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2EE61DE4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 xml:space="preserve">mpedimento Sr. </w:t>
            </w:r>
            <w:proofErr w:type="spellStart"/>
            <w:ins w:id="0" w:author="María_Nole" w:date="2023-08-10T11:37:00Z">
              <w:r w:rsidR="00504330">
                <w:rPr>
                  <w:rFonts w:asciiTheme="minorHAnsi" w:hAnsiTheme="minorHAnsi"/>
                  <w:color w:val="FF0000"/>
                </w:rPr>
                <w:t>Barrezueta</w:t>
              </w:r>
              <w:proofErr w:type="spellEnd"/>
              <w:r w:rsidR="00504330">
                <w:rPr>
                  <w:rFonts w:asciiTheme="minorHAnsi" w:hAnsiTheme="minorHAnsi"/>
                  <w:color w:val="FF0000"/>
                </w:rPr>
                <w:t xml:space="preserve"> </w:t>
              </w:r>
              <w:proofErr w:type="spellStart"/>
              <w:r w:rsidR="00504330">
                <w:rPr>
                  <w:rFonts w:asciiTheme="minorHAnsi" w:hAnsiTheme="minorHAnsi"/>
                  <w:color w:val="FF0000"/>
                </w:rPr>
                <w:t>Rodriguez</w:t>
              </w:r>
              <w:proofErr w:type="spellEnd"/>
              <w:r w:rsidR="00504330">
                <w:rPr>
                  <w:rFonts w:asciiTheme="minorHAnsi" w:hAnsiTheme="minorHAnsi"/>
                  <w:color w:val="FF0000"/>
                </w:rPr>
                <w:t xml:space="preserve"> Nelson Stalin</w:t>
              </w:r>
            </w:ins>
            <w:ins w:id="1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2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del w:id="3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r w:rsidR="0065622C" w:rsidDel="0065622C">
              <w:rPr>
                <w:rFonts w:asciiTheme="minorHAnsi" w:hAnsiTheme="minorHAnsi"/>
                <w:color w:val="FF0000"/>
              </w:rPr>
              <w:t xml:space="preserve"> </w:t>
            </w:r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</w:t>
            </w:r>
            <w:proofErr w:type="spellStart"/>
            <w:r w:rsidR="00BF4717">
              <w:rPr>
                <w:rFonts w:asciiTheme="minorHAnsi" w:hAnsiTheme="minorHAnsi"/>
                <w:color w:val="FF0000"/>
              </w:rPr>
              <w:t>Redmine</w:t>
            </w:r>
            <w:proofErr w:type="spellEnd"/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4" w:author="María_Nole" w:date="2023-06-20T12:15:00Z">
              <w:r w:rsidR="00504330">
                <w:rPr>
                  <w:rFonts w:asciiTheme="minorHAnsi" w:hAnsiTheme="minorHAnsi"/>
                  <w:color w:val="FF0000"/>
                </w:rPr>
                <w:t>42959</w:t>
              </w:r>
            </w:ins>
            <w:del w:id="5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763B72CA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6" w:author="María_Nole" w:date="2023-07-07T08:59:00Z">
              <w:r w:rsidR="00504330">
                <w:t>MDT-DPTSPOM-2023-3140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7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8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9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0" w:author="María_Nole" w:date="2023-06-20T12:15:00Z">
              <w:r w:rsidR="00504330">
                <w:rPr>
                  <w:rFonts w:asciiTheme="minorHAnsi" w:hAnsiTheme="minorHAnsi" w:cstheme="minorHAnsi"/>
                  <w:color w:val="FF0000"/>
                  <w:lang w:val="es-ES"/>
                </w:rPr>
                <w:t>17</w:t>
              </w:r>
            </w:ins>
            <w:del w:id="11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 de ju</w:t>
            </w:r>
            <w:ins w:id="12" w:author="María_Nole" w:date="2023-07-27T11:34:00Z">
              <w:r w:rsidR="006A323A">
                <w:rPr>
                  <w:rFonts w:asciiTheme="minorHAnsi" w:hAnsiTheme="minorHAnsi" w:cstheme="minorHAnsi"/>
                  <w:color w:val="FF0000"/>
                  <w:lang w:val="es-ES"/>
                </w:rPr>
                <w:t>l</w:t>
              </w:r>
            </w:ins>
            <w:del w:id="13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>io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14" w:author="María_Nole" w:date="2023-06-23T12:13:00Z">
              <w:r w:rsidR="00855496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b</w:t>
              </w:r>
            </w:ins>
            <w:del w:id="15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proofErr w:type="spellStart"/>
            <w:ins w:id="16" w:author="María_Nole" w:date="2023-06-20T12:16:00Z">
              <w:r w:rsidR="00CD382D" w:rsidRPr="00CD382D">
                <w:rPr>
                  <w:i/>
                  <w:rPrChange w:id="17" w:author="María_Nole" w:date="2023-06-20T12:16:00Z">
                    <w:rPr/>
                  </w:rPrChange>
                </w:rPr>
                <w:t>Registrese</w:t>
              </w:r>
              <w:proofErr w:type="spellEnd"/>
              <w:r w:rsidR="00CD382D" w:rsidRPr="00CD382D">
                <w:rPr>
                  <w:i/>
                  <w:rPrChange w:id="18" w:author="María_Nole" w:date="2023-06-20T12:16:00Z">
                    <w:rPr/>
                  </w:rPrChange>
                </w:rPr>
                <w:t xml:space="preserve">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19" w:author="María_Nole" w:date="2023-07-07T09:00:00Z">
              <w:r w:rsidR="00D100E7">
                <w:rPr>
                  <w:i/>
                </w:rPr>
                <w:t>el</w:t>
              </w:r>
            </w:ins>
            <w:ins w:id="20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1" w:author="María_Nole" w:date="2023-06-20T12:16:00Z">
                    <w:rPr/>
                  </w:rPrChange>
                </w:rPr>
                <w:t xml:space="preserve"> Señor</w:t>
              </w:r>
            </w:ins>
            <w:ins w:id="22" w:author="María_Nole" w:date="2023-06-23T12:13:00Z">
              <w:r w:rsidR="00B606C1">
                <w:rPr>
                  <w:i/>
                </w:rPr>
                <w:t xml:space="preserve"> </w:t>
              </w:r>
            </w:ins>
            <w:ins w:id="23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24" w:author="María_Nole" w:date="2023-08-10T11:38:00Z">
              <w:r w:rsidR="00504330">
                <w:t>BARREZUETA RODRIGUEZ NELSON STALIN</w:t>
              </w:r>
            </w:ins>
            <w:ins w:id="25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26" w:author="María_Nole" w:date="2023-06-20T12:16:00Z">
                    <w:rPr/>
                  </w:rPrChange>
                </w:rPr>
                <w:t xml:space="preserve">iudadanía </w:t>
              </w:r>
            </w:ins>
            <w:ins w:id="27" w:author="María_Nole" w:date="2023-07-07T09:00:00Z">
              <w:r w:rsidR="00504330">
                <w:t>0703160952</w:t>
              </w:r>
            </w:ins>
            <w:ins w:id="28" w:author="María_Nole" w:date="2023-06-23T12:23:00Z">
              <w:r w:rsidR="006E55D2">
                <w:rPr>
                  <w:i/>
                </w:rPr>
                <w:t>,</w:t>
              </w:r>
            </w:ins>
            <w:ins w:id="29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0" w:author="María_Nole" w:date="2023-06-20T12:16:00Z">
              <w:r w:rsidR="00CD382D" w:rsidRPr="00CD382D">
                <w:rPr>
                  <w:i/>
                  <w:rPrChange w:id="31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32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33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34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35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36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41C66BDE" w:rsidR="0054059E" w:rsidRPr="004A6218" w:rsidRDefault="00504330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37" w:author="María_Nole" w:date="2023-07-07T09:01:00Z">
                    <w:r>
                      <w:t>1295</w:t>
                    </w:r>
                    <w:r w:rsidR="00D100E7">
                      <w:t>-DPEO-J-2023</w:t>
                    </w:r>
                  </w:ins>
                  <w:del w:id="38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39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1DDD517A" w:rsidR="0054059E" w:rsidRPr="004A6218" w:rsidRDefault="00504330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0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16</w:t>
                    </w:r>
                  </w:ins>
                  <w:del w:id="41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42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43" w:author="María_Nole" w:date="2023-08-04T14:4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6</w:t>
                    </w:r>
                  </w:ins>
                  <w:del w:id="44" w:author="María_Nole" w:date="2023-08-04T14:42:00Z">
                    <w:r w:rsidR="00852ED9" w:rsidDel="00855496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45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76"/>
              <w:gridCol w:w="2552"/>
              <w:gridCol w:w="2454"/>
              <w:gridCol w:w="3534"/>
              <w:tblGridChange w:id="46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47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48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49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0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1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D866A7">
              <w:trPr>
                <w:tblCellSpacing w:w="0" w:type="dxa"/>
                <w:jc w:val="center"/>
                <w:trPrChange w:id="52" w:author="María_Nole" w:date="2023-06-20T12:45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3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54"/>
                  <w:commentRangeStart w:id="55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6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2A3ED48F" w:rsidR="009E53FC" w:rsidRPr="004A6218" w:rsidRDefault="00504330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proofErr w:type="spellStart"/>
                  <w:ins w:id="57" w:author="María_Nole" w:date="2023-08-10T11:39:00Z">
                    <w:r>
                      <w:rPr>
                        <w:rFonts w:asciiTheme="minorHAnsi" w:hAnsiTheme="minorHAnsi"/>
                        <w:color w:val="FF0000"/>
                      </w:rPr>
                      <w:t>Barrezueta</w:t>
                    </w:r>
                    <w:proofErr w:type="spellEnd"/>
                    <w:r>
                      <w:rPr>
                        <w:rFonts w:asciiTheme="minorHAnsi" w:hAnsiTheme="minorHAnsi"/>
                        <w:color w:val="FF0000"/>
                      </w:rPr>
                      <w:t xml:space="preserve"> </w:t>
                    </w:r>
                    <w:proofErr w:type="spellStart"/>
                    <w:r>
                      <w:rPr>
                        <w:rFonts w:asciiTheme="minorHAnsi" w:hAnsiTheme="minorHAnsi"/>
                        <w:color w:val="FF0000"/>
                      </w:rPr>
                      <w:t>Rodriguez</w:t>
                    </w:r>
                    <w:proofErr w:type="spellEnd"/>
                    <w:r>
                      <w:rPr>
                        <w:rFonts w:asciiTheme="minorHAnsi" w:hAnsiTheme="minorHAnsi"/>
                        <w:color w:val="FF0000"/>
                      </w:rPr>
                      <w:t xml:space="preserve"> Nelson Stalin  </w:t>
                    </w:r>
                    <w:r w:rsidDel="0065622C">
                      <w:rPr>
                        <w:rFonts w:asciiTheme="minorHAnsi" w:hAnsiTheme="minorHAnsi"/>
                        <w:color w:val="FF0000"/>
                      </w:rPr>
                      <w:t xml:space="preserve"> </w:t>
                    </w:r>
                  </w:ins>
                  <w:commentRangeStart w:id="58"/>
                  <w:del w:id="59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0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28F153DD" w:rsidR="009E53FC" w:rsidRPr="006E55D2" w:rsidRDefault="00504330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1" w:author="María_Nole" w:date="2023-08-04T14:43:00Z">
                    <w:r>
                      <w:t>07031609</w:t>
                    </w:r>
                  </w:ins>
                  <w:ins w:id="62" w:author="María_Nole" w:date="2023-08-10T11:42:00Z">
                    <w:r>
                      <w:t>52</w:t>
                    </w:r>
                  </w:ins>
                  <w:del w:id="63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4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5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6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58"/>
                    <w:r w:rsidR="00BF4717" w:rsidRPr="006E55D2" w:rsidDel="00CD382D">
                      <w:rPr>
                        <w:rStyle w:val="Refdecomentario"/>
                      </w:rPr>
                      <w:commentReference w:id="58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54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55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7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4EF64C6C" w:rsidR="009E53FC" w:rsidRPr="004A6218" w:rsidRDefault="00852ED9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del w:id="68" w:author="María_Nole" w:date="2023-07-07T09:02:00Z">
                    <w:r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69" w:author="María_Nole" w:date="2023-06-20T12:44:00Z">
                    <w:r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70" w:author="María_Nole" w:date="2023-06-20T12:18:00Z">
                    <w:r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71" w:author="María_Nole" w:date="2023-06-20T12:50:00Z">
                    <w:r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72" w:author="María_Nole" w:date="2023-07-07T09:02:00Z">
                    <w:r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73" w:author="María_Nole" w:date="2023-06-20T12:44:00Z">
                    <w:r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74" w:author="María_Nole" w:date="2023-06-20T12:18:00Z">
                    <w:r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75" w:author="María_Nole" w:date="2023-07-07T09:02:00Z">
                    <w:r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  <w:ins w:id="76" w:author="María_Nole" w:date="2023-07-07T09:02:00Z">
                    <w:r w:rsidR="00504330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0854-2021</w:t>
                    </w:r>
                    <w:r w:rsidR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-DPEO</w:t>
                    </w:r>
                  </w:ins>
                </w:p>
              </w:tc>
            </w:tr>
            <w:commentRangeEnd w:id="54"/>
            <w:commentRangeEnd w:id="55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  <w:bookmarkStart w:id="77" w:name="_GoBack"/>
            <w:bookmarkEnd w:id="77"/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8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54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55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115FFC"/>
    <w:rsid w:val="001233A0"/>
    <w:rsid w:val="00200C27"/>
    <w:rsid w:val="00221FA2"/>
    <w:rsid w:val="00262FA3"/>
    <w:rsid w:val="00282C4D"/>
    <w:rsid w:val="0029201E"/>
    <w:rsid w:val="00295AB7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04330"/>
    <w:rsid w:val="0054059E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55496"/>
    <w:rsid w:val="008C2E3E"/>
    <w:rsid w:val="00934170"/>
    <w:rsid w:val="00963AEB"/>
    <w:rsid w:val="00981821"/>
    <w:rsid w:val="009A16A2"/>
    <w:rsid w:val="009E53FC"/>
    <w:rsid w:val="00A14405"/>
    <w:rsid w:val="00A31B8A"/>
    <w:rsid w:val="00A54B67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D3A2F-2338-46B0-9672-7657C5646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2023-08-10T16:43:00Z</dcterms:created>
  <dcterms:modified xsi:type="dcterms:W3CDTF">2023-08-10T16:43:00Z</dcterms:modified>
</cp:coreProperties>
</file>