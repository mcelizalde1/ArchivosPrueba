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5B1C120E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 xml:space="preserve">mpedimento Sr. </w:t>
            </w:r>
            <w:ins w:id="0" w:author="María_Nole" w:date="2023-08-17T10:57:00Z">
              <w:r w:rsidR="001A48B1">
                <w:rPr>
                  <w:rFonts w:asciiTheme="minorHAnsi" w:hAnsiTheme="minorHAnsi"/>
                  <w:color w:val="FF0000"/>
                </w:rPr>
                <w:t xml:space="preserve">Vega Peña </w:t>
              </w:r>
              <w:proofErr w:type="spellStart"/>
              <w:r w:rsidR="001A48B1">
                <w:rPr>
                  <w:rFonts w:asciiTheme="minorHAnsi" w:hAnsiTheme="minorHAnsi"/>
                  <w:color w:val="FF0000"/>
                </w:rPr>
                <w:t>Felix</w:t>
              </w:r>
              <w:proofErr w:type="spellEnd"/>
              <w:r w:rsidR="001A48B1">
                <w:rPr>
                  <w:rFonts w:asciiTheme="minorHAnsi" w:hAnsiTheme="minorHAnsi"/>
                  <w:color w:val="FF0000"/>
                </w:rPr>
                <w:t xml:space="preserve"> Ernesto</w:t>
              </w:r>
            </w:ins>
            <w:ins w:id="1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del w:id="3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r w:rsidR="0065622C" w:rsidDel="0065622C">
              <w:rPr>
                <w:rFonts w:asciiTheme="minorHAnsi" w:hAnsiTheme="minorHAnsi"/>
                <w:color w:val="FF0000"/>
              </w:rPr>
              <w:t xml:space="preserve"> </w:t>
            </w:r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4" w:author="María_Nole" w:date="2023-06-20T12:15:00Z">
              <w:r w:rsidR="001A48B1">
                <w:rPr>
                  <w:rFonts w:asciiTheme="minorHAnsi" w:hAnsiTheme="minorHAnsi"/>
                  <w:color w:val="FF0000"/>
                </w:rPr>
                <w:t>44422</w:t>
              </w:r>
            </w:ins>
            <w:del w:id="5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2B479422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6" w:author="María_Nole" w:date="2023-07-07T08:59:00Z">
              <w:r w:rsidR="001A48B1">
                <w:t>MDT-DPTSPOM-2023-3324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7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8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9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0" w:author="María_Nole" w:date="2023-06-20T12:15:00Z"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27 </w:t>
              </w:r>
            </w:ins>
            <w:del w:id="11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2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de ju</w:t>
            </w:r>
            <w:ins w:id="13" w:author="María_Nole" w:date="2023-07-27T11:34:00Z">
              <w:r w:rsidR="006A323A">
                <w:rPr>
                  <w:rFonts w:asciiTheme="minorHAnsi" w:hAnsiTheme="minorHAnsi" w:cstheme="minorHAnsi"/>
                  <w:color w:val="FF0000"/>
                  <w:lang w:val="es-ES"/>
                </w:rPr>
                <w:t>l</w:t>
              </w:r>
            </w:ins>
            <w:del w:id="14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>io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15" w:author="María_Nole" w:date="2023-06-23T12:13:00Z">
              <w:r w:rsidR="006A323A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d</w:t>
              </w:r>
            </w:ins>
            <w:del w:id="16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17" w:author="María_Nole" w:date="2023-06-20T12:16:00Z">
              <w:r w:rsidR="00CD382D" w:rsidRPr="00CD382D">
                <w:rPr>
                  <w:i/>
                  <w:rPrChange w:id="18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19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0" w:author="María_Nole" w:date="2023-07-07T09:00:00Z">
              <w:r w:rsidR="00D100E7">
                <w:rPr>
                  <w:i/>
                </w:rPr>
                <w:t>el</w:t>
              </w:r>
            </w:ins>
            <w:ins w:id="21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2" w:author="María_Nole" w:date="2023-06-20T12:16:00Z">
                    <w:rPr/>
                  </w:rPrChange>
                </w:rPr>
                <w:t xml:space="preserve"> Señor</w:t>
              </w:r>
            </w:ins>
            <w:ins w:id="23" w:author="María_Nole" w:date="2023-06-23T12:13:00Z">
              <w:r w:rsidR="00B606C1">
                <w:rPr>
                  <w:i/>
                </w:rPr>
                <w:t xml:space="preserve"> </w:t>
              </w:r>
            </w:ins>
            <w:ins w:id="24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25" w:author="María_Nole" w:date="2023-08-17T10:58:00Z">
              <w:r w:rsidR="001A48B1">
                <w:t>VEGA PEÑA FELIX ERNESTO</w:t>
              </w:r>
            </w:ins>
            <w:ins w:id="26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27" w:author="María_Nole" w:date="2023-06-20T12:16:00Z">
                    <w:rPr/>
                  </w:rPrChange>
                </w:rPr>
                <w:t xml:space="preserve">iudadanía </w:t>
              </w:r>
            </w:ins>
            <w:ins w:id="28" w:author="María_Nole" w:date="2023-07-07T09:00:00Z">
              <w:r w:rsidR="001A48B1">
                <w:t>0700124431</w:t>
              </w:r>
            </w:ins>
            <w:ins w:id="29" w:author="María_Nole" w:date="2023-06-23T12:23:00Z">
              <w:r w:rsidR="006E55D2">
                <w:rPr>
                  <w:i/>
                </w:rPr>
                <w:t>,</w:t>
              </w:r>
            </w:ins>
            <w:ins w:id="30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1" w:author="María_Nole" w:date="2023-06-20T12:16:00Z">
              <w:r w:rsidR="00CD382D" w:rsidRPr="00CD382D">
                <w:rPr>
                  <w:i/>
                  <w:rPrChange w:id="32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33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34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35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36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37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6906F936" w:rsidR="0054059E" w:rsidRPr="004A6218" w:rsidRDefault="001A48B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38" w:author="María_Nole" w:date="2023-07-07T09:01:00Z">
                    <w:r>
                      <w:t>01546</w:t>
                    </w:r>
                    <w:r w:rsidR="00D100E7">
                      <w:t>-DPEO-J-2023</w:t>
                    </w:r>
                  </w:ins>
                  <w:del w:id="39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0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22FB7EC4" w:rsidR="0054059E" w:rsidRPr="004A6218" w:rsidRDefault="001A48B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1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20</w:t>
                    </w:r>
                  </w:ins>
                  <w:del w:id="42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43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44" w:author="María_Nole" w:date="2023-08-17T10:59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45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46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47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48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49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0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1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2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53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4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55"/>
                  <w:commentRangeStart w:id="56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7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7FC635D3" w:rsidR="009E53FC" w:rsidRPr="004A6218" w:rsidRDefault="001A48B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58" w:author="María_Nole" w:date="2023-08-17T11:00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Vega Peña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Felix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Ernesto  </w:t>
                    </w:r>
                    <w:r w:rsidDel="0065622C">
                      <w:rPr>
                        <w:rFonts w:asciiTheme="minorHAnsi" w:hAnsiTheme="minorHAnsi"/>
                        <w:color w:val="FF0000"/>
                      </w:rPr>
                      <w:t xml:space="preserve"> </w:t>
                    </w:r>
                  </w:ins>
                  <w:commentRangeStart w:id="59"/>
                  <w:del w:id="60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1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2C111EAB" w:rsidR="009E53FC" w:rsidRPr="006E55D2" w:rsidRDefault="001A48B1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2" w:author="María_Nole" w:date="2023-08-17T11:00:00Z">
                    <w:r>
                      <w:t>0700124431</w:t>
                    </w:r>
                  </w:ins>
                  <w:del w:id="63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4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5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66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59"/>
                    <w:r w:rsidR="00BF4717" w:rsidRPr="006E55D2" w:rsidDel="00CD382D">
                      <w:rPr>
                        <w:rStyle w:val="Refdecomentario"/>
                      </w:rPr>
                      <w:commentReference w:id="59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55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56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7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370F53CF" w:rsidR="009E53FC" w:rsidRPr="004A6218" w:rsidRDefault="001A48B1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68" w:author="María_Nole" w:date="2023-08-17T11:00:00Z">
                    <w:r>
                      <w:t>0103-2016-DPEO</w:t>
                    </w:r>
                  </w:ins>
                  <w:del w:id="69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0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71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72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73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74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5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76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  <w:bookmarkStart w:id="77" w:name="_GoBack"/>
                  <w:bookmarkEnd w:id="77"/>
                </w:p>
              </w:tc>
            </w:tr>
            <w:commentRangeEnd w:id="55"/>
            <w:commentRangeEnd w:id="56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9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55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56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1233A0"/>
    <w:rsid w:val="001A48B1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E53FC"/>
    <w:rsid w:val="00A14405"/>
    <w:rsid w:val="00A54B67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FD24C-89A7-4A47-B0D1-92C7CD405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2023-08-17T16:01:00Z</dcterms:created>
  <dcterms:modified xsi:type="dcterms:W3CDTF">2023-08-17T16:01:00Z</dcterms:modified>
</cp:coreProperties>
</file>