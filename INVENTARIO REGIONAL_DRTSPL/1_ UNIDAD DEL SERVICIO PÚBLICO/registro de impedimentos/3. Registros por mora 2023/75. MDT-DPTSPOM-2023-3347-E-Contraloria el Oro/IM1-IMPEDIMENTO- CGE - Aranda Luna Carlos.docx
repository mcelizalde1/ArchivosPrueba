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1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9587"/>
      </w:tblGrid>
      <w:tr w:rsidR="0054059E" w:rsidRPr="004A6218" w14:paraId="110B57DA" w14:textId="77777777" w:rsidTr="00484FA9">
        <w:trPr>
          <w:cantSplit/>
          <w:trHeight w:val="1134"/>
        </w:trPr>
        <w:tc>
          <w:tcPr>
            <w:tcW w:w="731" w:type="dxa"/>
            <w:textDirection w:val="btLr"/>
          </w:tcPr>
          <w:p w14:paraId="5DB8E1CF" w14:textId="77777777" w:rsidR="0054059E" w:rsidRPr="00A70D2A" w:rsidRDefault="00D8205B" w:rsidP="00050D52">
            <w:pPr>
              <w:ind w:left="113" w:right="113"/>
              <w:jc w:val="center"/>
              <w:rPr>
                <w:color w:val="2F5496" w:themeColor="accent5" w:themeShade="BF"/>
              </w:rPr>
            </w:pPr>
            <w:r w:rsidRPr="00CF4B7F">
              <w:rPr>
                <w:b/>
                <w:color w:val="00B0F0"/>
              </w:rPr>
              <w:t xml:space="preserve">QUIPUX  </w:t>
            </w:r>
          </w:p>
        </w:tc>
        <w:tc>
          <w:tcPr>
            <w:tcW w:w="9587" w:type="dxa"/>
          </w:tcPr>
          <w:p w14:paraId="18BBB824" w14:textId="77777777" w:rsidR="0054059E" w:rsidRDefault="0054059E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  <w:r w:rsidRPr="004F085F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FORMATO </w:t>
            </w:r>
            <w:r w:rsidR="004B54A9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REGISTRO </w:t>
            </w:r>
            <w:r w:rsidR="009A16A2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>DE IMPEDIMENTO</w:t>
            </w:r>
          </w:p>
          <w:p w14:paraId="7493ECCE" w14:textId="6B2C8972" w:rsidR="0054059E" w:rsidRPr="004D3974" w:rsidRDefault="0054059E" w:rsidP="00050D52">
            <w:pPr>
              <w:spacing w:after="0"/>
              <w:jc w:val="both"/>
              <w:rPr>
                <w:rFonts w:asciiTheme="minorHAnsi" w:hAnsiTheme="minorHAnsi" w:cstheme="minorHAnsi"/>
                <w:color w:val="2F5496" w:themeColor="accent5" w:themeShade="BF"/>
              </w:rPr>
            </w:pPr>
            <w:r w:rsidRPr="004A6218">
              <w:rPr>
                <w:rFonts w:asciiTheme="minorHAnsi" w:hAnsiTheme="minorHAnsi" w:cstheme="minorHAnsi"/>
                <w:b/>
                <w:color w:val="2F5496" w:themeColor="accent5" w:themeShade="BF"/>
              </w:rPr>
              <w:t xml:space="preserve">Asunto: </w:t>
            </w:r>
            <w:r w:rsidR="00295AB7">
              <w:rPr>
                <w:rFonts w:asciiTheme="minorHAnsi" w:hAnsiTheme="minorHAnsi"/>
                <w:color w:val="FF0000"/>
              </w:rPr>
              <w:t>I</w:t>
            </w:r>
            <w:r w:rsidR="00BF4717">
              <w:rPr>
                <w:rFonts w:asciiTheme="minorHAnsi" w:hAnsiTheme="minorHAnsi"/>
                <w:color w:val="FF0000"/>
              </w:rPr>
              <w:t>mpedimento Sr</w:t>
            </w:r>
            <w:ins w:id="0" w:author="María_Nole" w:date="2023-08-17T13:35:00Z">
              <w:r w:rsidR="009B3B7B">
                <w:rPr>
                  <w:rFonts w:asciiTheme="minorHAnsi" w:hAnsiTheme="minorHAnsi"/>
                  <w:color w:val="FF0000"/>
                </w:rPr>
                <w:t>.</w:t>
              </w:r>
            </w:ins>
            <w:del w:id="1" w:author="María_Nole" w:date="2023-08-17T13:35:00Z">
              <w:r w:rsidR="00BF4717" w:rsidDel="009B3B7B">
                <w:rPr>
                  <w:rFonts w:asciiTheme="minorHAnsi" w:hAnsiTheme="minorHAnsi"/>
                  <w:color w:val="FF0000"/>
                </w:rPr>
                <w:delText>.</w:delText>
              </w:r>
            </w:del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ins w:id="2" w:author="María_Nole" w:date="2023-08-17T14:28:00Z">
              <w:r w:rsidR="00A60641">
                <w:rPr>
                  <w:rFonts w:asciiTheme="minorHAnsi" w:hAnsiTheme="minorHAnsi"/>
                  <w:color w:val="FF0000"/>
                </w:rPr>
                <w:t>Aranda Luna Carlos Helio</w:t>
              </w:r>
            </w:ins>
            <w:ins w:id="3" w:author="María_Nole" w:date="2023-06-20T14:34:00Z">
              <w:r w:rsidR="00934170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4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del w:id="5" w:author="María_Nole" w:date="2023-06-20T12:14:00Z">
              <w:r w:rsidR="0065622C" w:rsidDel="00CD382D">
                <w:rPr>
                  <w:rFonts w:asciiTheme="minorHAnsi" w:hAnsiTheme="minorHAnsi" w:cstheme="minorHAnsi"/>
                  <w:i/>
                  <w:color w:val="FF0000"/>
                  <w:shd w:val="clear" w:color="auto" w:fill="FFFFFF"/>
                </w:rPr>
                <w:delText>FRANCO AGUILAR JOHN MILTON</w:delText>
              </w:r>
            </w:del>
            <w:del w:id="6" w:author="María_Nole" w:date="2023-08-17T13:35:00Z">
              <w:r w:rsidR="0065622C" w:rsidDel="009B3B7B">
                <w:rPr>
                  <w:rFonts w:asciiTheme="minorHAnsi" w:hAnsiTheme="minorHAnsi"/>
                  <w:color w:val="FF0000"/>
                </w:rPr>
                <w:delText xml:space="preserve"> </w:delText>
              </w:r>
            </w:del>
            <w:r w:rsidRPr="004D3974">
              <w:rPr>
                <w:rFonts w:asciiTheme="minorHAnsi" w:hAnsiTheme="minorHAnsi"/>
              </w:rPr>
              <w:t xml:space="preserve">– </w:t>
            </w:r>
            <w:r w:rsidR="00467A06">
              <w:rPr>
                <w:rFonts w:asciiTheme="minorHAnsi" w:hAnsiTheme="minorHAnsi"/>
                <w:color w:val="FF0000"/>
              </w:rPr>
              <w:t>CGE</w:t>
            </w:r>
            <w:r w:rsidR="00BF4717">
              <w:rPr>
                <w:rFonts w:asciiTheme="minorHAnsi" w:hAnsiTheme="minorHAnsi"/>
                <w:color w:val="FF0000"/>
              </w:rPr>
              <w:t xml:space="preserve"> – </w:t>
            </w:r>
            <w:proofErr w:type="spellStart"/>
            <w:r w:rsidR="00BF4717">
              <w:rPr>
                <w:rFonts w:asciiTheme="minorHAnsi" w:hAnsiTheme="minorHAnsi"/>
                <w:color w:val="FF0000"/>
              </w:rPr>
              <w:t>Redmine</w:t>
            </w:r>
            <w:proofErr w:type="spellEnd"/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ins w:id="7" w:author="María_Nole" w:date="2023-06-20T12:15:00Z">
              <w:r w:rsidR="00A60641">
                <w:rPr>
                  <w:rFonts w:asciiTheme="minorHAnsi" w:hAnsiTheme="minorHAnsi"/>
                  <w:color w:val="FF0000"/>
                </w:rPr>
                <w:t>44431</w:t>
              </w:r>
            </w:ins>
            <w:del w:id="8" w:author="María_Nole" w:date="2023-06-20T12:15:00Z">
              <w:r w:rsidR="0065622C" w:rsidDel="00CD382D">
                <w:rPr>
                  <w:rFonts w:asciiTheme="minorHAnsi" w:hAnsiTheme="minorHAnsi"/>
                  <w:color w:val="FF0000"/>
                </w:rPr>
                <w:delText>39243</w:delText>
              </w:r>
            </w:del>
            <w:r w:rsidRPr="004D3974">
              <w:rPr>
                <w:rFonts w:asciiTheme="minorHAnsi" w:hAnsiTheme="minorHAnsi"/>
              </w:rPr>
              <w:t>–</w:t>
            </w:r>
            <w:r w:rsidR="00667F18">
              <w:rPr>
                <w:rFonts w:asciiTheme="minorHAnsi" w:hAnsiTheme="minorHAnsi"/>
              </w:rPr>
              <w:t>MCNN</w:t>
            </w:r>
          </w:p>
          <w:p w14:paraId="69F08FB9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4CC693D5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 mi consideración:</w:t>
            </w:r>
          </w:p>
          <w:p w14:paraId="7922343B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303AC42E" w14:textId="6EB17A3B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En atención a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su</w:t>
            </w:r>
            <w:r w:rsidRPr="004A62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sz w:val="22"/>
                <w:szCs w:val="22"/>
              </w:rPr>
              <w:t>oficio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ingresado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 a esta C</w:t>
            </w:r>
            <w:r w:rsidR="00221FA2">
              <w:rPr>
                <w:rFonts w:asciiTheme="minorHAnsi" w:hAnsiTheme="minorHAnsi" w:cs="Calibri"/>
                <w:sz w:val="22"/>
                <w:szCs w:val="22"/>
              </w:rPr>
              <w:t>artera de Estado, a través del Sistema de Gestión D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ocumental Quipux </w:t>
            </w:r>
            <w:r w:rsidRPr="004A6218">
              <w:rPr>
                <w:rFonts w:asciiTheme="minorHAnsi" w:hAnsiTheme="minorHAnsi" w:cs="Calibri"/>
                <w:color w:val="222222"/>
                <w:sz w:val="22"/>
                <w:szCs w:val="22"/>
                <w:shd w:val="clear" w:color="auto" w:fill="FFFFFF"/>
              </w:rPr>
              <w:t xml:space="preserve">Nro. </w:t>
            </w:r>
            <w:ins w:id="9" w:author="María_Nole" w:date="2023-07-07T08:59:00Z">
              <w:r w:rsidR="00A60641">
                <w:t>MDT-DPTSPOM-2023-3347</w:t>
              </w:r>
              <w:r w:rsidR="00D100E7">
                <w:t>-E</w:t>
              </w:r>
              <w:r w:rsidR="00D100E7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t xml:space="preserve"> </w:t>
              </w:r>
            </w:ins>
            <w:del w:id="10" w:author="María_Nole" w:date="2023-07-07T08:59:00Z">
              <w:r w:rsidR="00852ED9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MDT-DPTSPOM-2023-2</w:delText>
              </w:r>
            </w:del>
            <w:del w:id="11" w:author="María_Nole" w:date="2023-06-20T12:15:00Z">
              <w:r w:rsidR="00852ED9" w:rsidDel="00CD382D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391</w:delText>
              </w:r>
            </w:del>
            <w:del w:id="12" w:author="María_Nole" w:date="2023-07-07T08:59:00Z">
              <w:r w:rsidR="00050D52" w:rsidRP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-M</w:delText>
              </w:r>
              <w:r w:rsid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 xml:space="preserve"> </w:delText>
              </w:r>
            </w:del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de </w:t>
            </w:r>
            <w:ins w:id="13" w:author="María_Nole" w:date="2023-06-20T12:15:00Z">
              <w:r w:rsidR="009B3B7B">
                <w:rPr>
                  <w:rFonts w:asciiTheme="minorHAnsi" w:hAnsiTheme="minorHAnsi" w:cstheme="minorHAnsi"/>
                  <w:color w:val="FF0000"/>
                  <w:lang w:val="es-ES"/>
                </w:rPr>
                <w:t>28</w:t>
              </w:r>
              <w:r w:rsidR="001A48B1">
                <w:rPr>
                  <w:rFonts w:asciiTheme="minorHAnsi" w:hAnsiTheme="minorHAnsi" w:cstheme="minorHAnsi"/>
                  <w:color w:val="FF0000"/>
                  <w:lang w:val="es-ES"/>
                </w:rPr>
                <w:t xml:space="preserve"> </w:t>
              </w:r>
            </w:ins>
            <w:del w:id="14" w:author="María_Nole" w:date="2023-06-20T12:15:00Z">
              <w:r w:rsidR="00667F18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0</w:delText>
              </w:r>
              <w:r w:rsidR="00BF4717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6</w:delText>
              </w:r>
            </w:del>
            <w:del w:id="15" w:author="María_Nole" w:date="2023-08-17T10:58:00Z">
              <w:r w:rsidR="00667F18" w:rsidDel="001A48B1">
                <w:rPr>
                  <w:rFonts w:asciiTheme="minorHAnsi" w:hAnsiTheme="minorHAnsi" w:cstheme="minorHAnsi"/>
                  <w:color w:val="FF0000"/>
                  <w:lang w:val="es-ES"/>
                </w:rPr>
                <w:delText xml:space="preserve"> 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>de ju</w:t>
            </w:r>
            <w:ins w:id="16" w:author="María_Nole" w:date="2023-07-27T11:34:00Z">
              <w:r w:rsidR="006A323A">
                <w:rPr>
                  <w:rFonts w:asciiTheme="minorHAnsi" w:hAnsiTheme="minorHAnsi" w:cstheme="minorHAnsi"/>
                  <w:color w:val="FF0000"/>
                  <w:lang w:val="es-ES"/>
                </w:rPr>
                <w:t>l</w:t>
              </w:r>
            </w:ins>
            <w:del w:id="17" w:author="María_Nole" w:date="2023-07-27T11:34:00Z">
              <w:r w:rsidR="00667F18" w:rsidDel="006A323A">
                <w:rPr>
                  <w:rFonts w:asciiTheme="minorHAnsi" w:hAnsiTheme="minorHAnsi" w:cstheme="minorHAnsi"/>
                  <w:color w:val="FF0000"/>
                  <w:lang w:val="es-ES"/>
                </w:rPr>
                <w:delText>n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>io de 2023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, </w:t>
            </w:r>
            <w:r w:rsidR="00852ED9">
              <w:rPr>
                <w:rStyle w:val="leidos"/>
                <w:rFonts w:asciiTheme="minorHAnsi" w:hAnsiTheme="minorHAnsi" w:cs="Calibri"/>
                <w:sz w:val="22"/>
                <w:szCs w:val="22"/>
              </w:rPr>
              <w:t>mediante el cual</w:t>
            </w:r>
            <w:r w:rsidRPr="004A6218">
              <w:rPr>
                <w:rStyle w:val="leidos"/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solicita: </w:t>
            </w:r>
            <w:r w:rsidRPr="004A6218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</w:rPr>
              <w:t>“</w:t>
            </w:r>
            <w:r w:rsidRPr="004A6218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</w:t>
            </w:r>
            <w:ins w:id="18" w:author="María_Nole" w:date="2023-06-23T12:13:00Z">
              <w:r w:rsidR="009B3B7B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t>b</w:t>
              </w:r>
            </w:ins>
            <w:del w:id="19" w:author="María_Nole" w:date="2023-06-23T12:13:00Z">
              <w:r w:rsidR="00BF4717" w:rsidDel="00B606C1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delText>c</w:delText>
              </w:r>
            </w:del>
            <w:r w:rsidR="00BF4717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): </w:t>
            </w:r>
            <w:proofErr w:type="spellStart"/>
            <w:ins w:id="20" w:author="María_Nole" w:date="2023-06-20T12:16:00Z">
              <w:r w:rsidR="00CD382D" w:rsidRPr="00CD382D">
                <w:rPr>
                  <w:i/>
                  <w:rPrChange w:id="21" w:author="María_Nole" w:date="2023-06-20T12:16:00Z">
                    <w:rPr/>
                  </w:rPrChange>
                </w:rPr>
                <w:t>Registrese</w:t>
              </w:r>
              <w:proofErr w:type="spellEnd"/>
              <w:r w:rsidR="00CD382D" w:rsidRPr="00CD382D">
                <w:rPr>
                  <w:i/>
                  <w:rPrChange w:id="22" w:author="María_Nole" w:date="2023-06-20T12:16:00Z">
                    <w:rPr/>
                  </w:rPrChange>
                </w:rPr>
                <w:t xml:space="preserve"> la I</w:t>
              </w:r>
              <w:r w:rsidR="00B606C1">
                <w:rPr>
                  <w:i/>
                </w:rPr>
                <w:t>nh</w:t>
              </w:r>
              <w:r w:rsidR="00D100E7">
                <w:rPr>
                  <w:i/>
                </w:rPr>
                <w:t>abilidad especial por mora d</w:t>
              </w:r>
            </w:ins>
            <w:ins w:id="23" w:author="María_Nole" w:date="2023-07-07T09:00:00Z">
              <w:r w:rsidR="00D100E7">
                <w:rPr>
                  <w:i/>
                </w:rPr>
                <w:t>el</w:t>
              </w:r>
            </w:ins>
            <w:ins w:id="24" w:author="María_Nole" w:date="2023-06-20T12:16:00Z">
              <w:r w:rsidR="00B606C1">
                <w:rPr>
                  <w:i/>
                </w:rPr>
                <w:t xml:space="preserve"> </w:t>
              </w:r>
              <w:r w:rsidR="00CD382D" w:rsidRPr="00CD382D">
                <w:rPr>
                  <w:i/>
                  <w:rPrChange w:id="25" w:author="María_Nole" w:date="2023-06-20T12:16:00Z">
                    <w:rPr/>
                  </w:rPrChange>
                </w:rPr>
                <w:t xml:space="preserve"> Señor</w:t>
              </w:r>
            </w:ins>
            <w:ins w:id="26" w:author="María_Nole" w:date="2023-06-23T12:13:00Z">
              <w:r w:rsidR="00B606C1">
                <w:rPr>
                  <w:i/>
                </w:rPr>
                <w:t xml:space="preserve"> </w:t>
              </w:r>
            </w:ins>
            <w:ins w:id="27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28" w:author="María_Nole" w:date="2023-08-17T13:36:00Z">
              <w:r w:rsidR="009B3B7B">
                <w:t>ROMERO LAINES MARCIA GUILLERMINA</w:t>
              </w:r>
            </w:ins>
            <w:ins w:id="29" w:author="María_Nole" w:date="2023-06-20T12:16:00Z">
              <w:r w:rsidR="006E55D2">
                <w:rPr>
                  <w:i/>
                </w:rPr>
                <w:t>, con cédula de c</w:t>
              </w:r>
              <w:r w:rsidR="00CD382D" w:rsidRPr="00CD382D">
                <w:rPr>
                  <w:i/>
                  <w:rPrChange w:id="30" w:author="María_Nole" w:date="2023-06-20T12:16:00Z">
                    <w:rPr/>
                  </w:rPrChange>
                </w:rPr>
                <w:t>iudadanía</w:t>
              </w:r>
            </w:ins>
            <w:ins w:id="31" w:author="María_Nole" w:date="2023-08-17T13:36:00Z">
              <w:r w:rsidR="009B3B7B">
                <w:rPr>
                  <w:i/>
                </w:rPr>
                <w:t xml:space="preserve"> </w:t>
              </w:r>
              <w:r w:rsidR="00A60641">
                <w:t>0701908311</w:t>
              </w:r>
            </w:ins>
            <w:ins w:id="32" w:author="María_Nole" w:date="2023-06-23T12:23:00Z">
              <w:r w:rsidR="006E55D2">
                <w:rPr>
                  <w:i/>
                </w:rPr>
                <w:t>,</w:t>
              </w:r>
            </w:ins>
            <w:ins w:id="33" w:author="María_Nole" w:date="2023-06-23T12:20:00Z">
              <w:r w:rsidR="006E55D2">
                <w:rPr>
                  <w:i/>
                </w:rPr>
                <w:t xml:space="preserve"> </w:t>
              </w:r>
            </w:ins>
            <w:ins w:id="34" w:author="María_Nole" w:date="2023-06-20T12:16:00Z">
              <w:r w:rsidR="00CD382D" w:rsidRPr="00CD382D">
                <w:rPr>
                  <w:i/>
                  <w:rPrChange w:id="35" w:author="María_Nole" w:date="2023-06-20T12:16:00Z">
                    <w:rPr/>
                  </w:rPrChange>
                </w:rPr>
                <w:t xml:space="preserve"> de conformidad al artículo 9 de la Ley Orgánica del Servicio Público</w:t>
              </w:r>
            </w:ins>
            <w:del w:id="36" w:author="María_Nole" w:date="2023-06-20T12:16:00Z"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Registrese la inhabilidad especial por mora del Señor FRANCO AGUILAR JOHN MILTON, con cedula de ciudadanía No. 07</w:delText>
              </w:r>
              <w:r w:rsidR="0029201E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0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2173709 de conformidad al artículo 9 de la Ley </w:delText>
              </w:r>
              <w:r w:rsidR="00D55E66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Orgánica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 de Servicio Público</w:delText>
              </w:r>
            </w:del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, sustituido 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por el A</w:t>
            </w:r>
            <w:ins w:id="37" w:author="María_Nole" w:date="2023-07-07T09:01:00Z">
              <w:r w:rsidR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t>rt</w:t>
              </w:r>
            </w:ins>
            <w:del w:id="38" w:author="María_Nole" w:date="2023-07-07T09:01:00Z">
              <w:r w:rsidR="00200C27" w:rsidDel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RT</w:delText>
              </w:r>
            </w:del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. </w:t>
            </w:r>
            <w:r w:rsidR="00DF58A1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Único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Ley s/n R.O 346-S, 9-XII-2020, para cuyo efecto oficiese al 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Ministerio de Trabajo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Provincia de El Oro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262FA3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…”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; del ciudadano contemplado</w:t>
            </w:r>
            <w:r w:rsidRPr="004A62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 xml:space="preserve">en el  siguiente </w:t>
            </w:r>
            <w:r w:rsidR="00D12C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documento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984DF38" w14:textId="77777777" w:rsidR="00D71582" w:rsidRPr="004A6218" w:rsidRDefault="00D71582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522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4234"/>
              <w:gridCol w:w="3235"/>
            </w:tblGrid>
            <w:tr w:rsidR="0054059E" w:rsidRPr="004A6218" w14:paraId="557C019C" w14:textId="77777777" w:rsidTr="00262FA3">
              <w:trPr>
                <w:trHeight w:val="200"/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9743E42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 w:rsidR="00262FA3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855ECA" w14:textId="77777777" w:rsidR="0054059E" w:rsidRPr="004A6218" w:rsidRDefault="008C2E3E" w:rsidP="003C19D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N</w:t>
                  </w:r>
                  <w:r>
                    <w:rPr>
                      <w:rFonts w:asciiTheme="minorHAnsi" w:hAnsiTheme="minorHAnsi" w:cstheme="minorHAnsi"/>
                      <w:b/>
                    </w:rPr>
                    <w:t>r</w:t>
                  </w:r>
                  <w:r w:rsidRPr="004A6218">
                    <w:rPr>
                      <w:rFonts w:asciiTheme="minorHAnsi" w:hAnsiTheme="minorHAnsi" w:cstheme="minorHAnsi"/>
                      <w:b/>
                    </w:rPr>
                    <w:t>o.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3C19D3">
                    <w:rPr>
                      <w:rFonts w:asciiTheme="minorHAnsi" w:hAnsiTheme="minorHAnsi" w:cstheme="minorHAnsi"/>
                      <w:b/>
                    </w:rPr>
                    <w:t>DE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D8205B" w:rsidRPr="004A6218">
                    <w:rPr>
                      <w:rFonts w:asciiTheme="minorHAnsi" w:hAnsiTheme="minorHAnsi" w:cstheme="minorHAnsi"/>
                      <w:b/>
                    </w:rPr>
                    <w:t>OFICIO</w:t>
                  </w:r>
                  <w:del w:id="39" w:author="María_Nole" w:date="2023-06-20T12:17:00Z">
                    <w:r w:rsidDel="00CD382D">
                      <w:rPr>
                        <w:rFonts w:asciiTheme="minorHAnsi" w:hAnsiTheme="minorHAnsi" w:cstheme="minorHAnsi"/>
                        <w:b/>
                      </w:rPr>
                      <w:delText>/CARTA CIUDADAN</w:delText>
                    </w:r>
                    <w:r w:rsidR="00262FA3" w:rsidDel="00CD382D">
                      <w:rPr>
                        <w:rFonts w:asciiTheme="minorHAnsi" w:hAnsiTheme="minorHAnsi" w:cstheme="minorHAnsi"/>
                        <w:b/>
                      </w:rPr>
                      <w:delText xml:space="preserve">O 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924C0B" w14:textId="600671CE" w:rsidR="0054059E" w:rsidRPr="004A6218" w:rsidRDefault="00D8205B" w:rsidP="006F1305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FECHA DE OFICIO</w:t>
                  </w:r>
                  <w:del w:id="40" w:author="María_Nole" w:date="2023-06-20T12:43:00Z">
                    <w:r w:rsidDel="00D866A7">
                      <w:rPr>
                        <w:rFonts w:asciiTheme="minorHAnsi" w:hAnsiTheme="minorHAnsi" w:cstheme="minorHAnsi"/>
                        <w:b/>
                      </w:rPr>
                      <w:delText>/</w:delText>
                    </w:r>
                    <w:r w:rsidR="008C2E3E" w:rsidDel="00D866A7">
                      <w:rPr>
                        <w:rFonts w:asciiTheme="minorHAnsi" w:hAnsiTheme="minorHAnsi" w:cstheme="minorHAnsi"/>
                        <w:b/>
                      </w:rPr>
                      <w:delText xml:space="preserve"> CARTA CIUDADANO</w:delText>
                    </w:r>
                  </w:del>
                </w:p>
              </w:tc>
            </w:tr>
            <w:tr w:rsidR="0054059E" w:rsidRPr="004A6218" w14:paraId="3FB3AF43" w14:textId="77777777" w:rsidTr="00262FA3">
              <w:trPr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569FAE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338A02A" w14:textId="31316628" w:rsidR="0054059E" w:rsidRPr="004A6218" w:rsidRDefault="00A60641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1" w:author="María_Nole" w:date="2023-07-07T09:01:00Z">
                    <w:r>
                      <w:t>1584</w:t>
                    </w:r>
                    <w:r w:rsidR="00D100E7">
                      <w:t>-DPEO-J-2023</w:t>
                    </w:r>
                  </w:ins>
                  <w:del w:id="42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1175</w:delText>
                    </w:r>
                  </w:del>
                  <w:del w:id="43" w:author="María_Nole" w:date="2023-07-07T09:01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-DPEO-J-2023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654FCF" w14:textId="63D16EBA" w:rsidR="0054059E" w:rsidRPr="004A6218" w:rsidRDefault="009B3B7B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4" w:author="María_Nole" w:date="2023-07-07T09:0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26</w:t>
                    </w:r>
                  </w:ins>
                  <w:del w:id="45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46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5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-0</w:t>
                  </w:r>
                  <w:ins w:id="47" w:author="María_Nole" w:date="2023-08-17T10:59:00Z">
                    <w:r w:rsidR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7</w:t>
                    </w:r>
                  </w:ins>
                  <w:del w:id="48" w:author="María_Nole" w:date="2023-08-17T10:59:00Z">
                    <w:r w:rsidR="00852ED9" w:rsidDel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6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-2023</w:t>
                  </w:r>
                </w:p>
              </w:tc>
            </w:tr>
          </w:tbl>
          <w:p w14:paraId="55104524" w14:textId="77777777" w:rsidR="00D71582" w:rsidRDefault="00D71582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6C396A5D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Al respecto, me permito indicar lo siguiente: </w:t>
            </w:r>
          </w:p>
          <w:p w14:paraId="71B26E63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</w:p>
          <w:p w14:paraId="6541CEDD" w14:textId="77777777" w:rsidR="00D8205B" w:rsidRPr="00106938" w:rsidRDefault="00D8205B" w:rsidP="00D8205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nfasis"/>
                <w:rFonts w:asciiTheme="minorHAnsi" w:hAnsiTheme="minorHAnsi" w:cs="Arial"/>
                <w:i w:val="0"/>
                <w:iCs w:val="0"/>
                <w:color w:val="000000"/>
              </w:rPr>
            </w:pP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El artículo 4 de la Ley del Sistema Nacional de Registro de Datos Públicos, </w:t>
            </w: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de manera taxativa manda que</w:t>
            </w: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: </w:t>
            </w:r>
            <w:r w:rsidRPr="004A6218">
              <w:rPr>
                <w:rStyle w:val="nfasis"/>
                <w:rFonts w:asciiTheme="minorHAnsi" w:hAnsiTheme="minorHAnsi" w:cstheme="minorHAnsi"/>
                <w:color w:val="222222"/>
              </w:rPr>
              <w:t>“…La responsabilidad sobre la veracidad y autenticidad de los datos registrados, es exclusiva de la o el declarante cuando esta o este provee toda la información…”</w:t>
            </w:r>
            <w:r>
              <w:rPr>
                <w:rStyle w:val="nfasis"/>
                <w:rFonts w:asciiTheme="minorHAnsi" w:hAnsiTheme="minorHAnsi" w:cstheme="minorHAnsi"/>
                <w:color w:val="222222"/>
              </w:rPr>
              <w:t>;</w:t>
            </w:r>
            <w:r>
              <w:rPr>
                <w:rStyle w:val="nfasis"/>
                <w:rFonts w:asciiTheme="minorHAnsi" w:hAnsiTheme="minorHAnsi" w:cstheme="minorHAnsi"/>
                <w:i w:val="0"/>
                <w:color w:val="222222"/>
              </w:rPr>
              <w:t xml:space="preserve"> en armonía con el </w:t>
            </w:r>
            <w:r w:rsidRPr="00106938">
              <w:rPr>
                <w:rFonts w:asciiTheme="minorHAnsi" w:hAnsiTheme="minorHAnsi" w:cs="Arial"/>
                <w:color w:val="000000"/>
              </w:rPr>
              <w:t>inciso</w:t>
            </w:r>
            <w:r>
              <w:rPr>
                <w:rFonts w:asciiTheme="minorHAnsi" w:hAnsiTheme="minorHAnsi" w:cs="Arial"/>
                <w:color w:val="000000"/>
              </w:rPr>
              <w:t xml:space="preserve"> final</w:t>
            </w:r>
            <w:r w:rsidRPr="00106938">
              <w:rPr>
                <w:rFonts w:asciiTheme="minorHAnsi" w:hAnsiTheme="minorHAnsi" w:cs="Arial"/>
                <w:color w:val="000000"/>
              </w:rPr>
              <w:t xml:space="preserve"> del artículo 21 del 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Reglamento General a la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LOSEP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que dispone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: </w:t>
            </w:r>
            <w:r w:rsidRPr="00106938">
              <w:rPr>
                <w:rFonts w:asciiTheme="minorHAnsi" w:eastAsia="Times New Roman" w:hAnsiTheme="minorHAnsi" w:cstheme="minorHAnsi"/>
                <w:i/>
                <w:lang w:eastAsia="es-EC"/>
              </w:rPr>
              <w:t>“</w:t>
            </w:r>
            <w:r w:rsidRPr="00106938">
              <w:rPr>
                <w:rFonts w:asciiTheme="minorHAnsi" w:hAnsiTheme="minorHAnsi" w:cs="Arial"/>
                <w:i/>
                <w:color w:val="000000"/>
              </w:rPr>
      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      </w:r>
          </w:p>
          <w:p w14:paraId="28A9DAB7" w14:textId="77777777" w:rsidR="00D8205B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7385D93" w14:textId="77777777" w:rsidR="00D8205B" w:rsidRDefault="00D1351C" w:rsidP="00D8205B">
            <w:pPr>
              <w:spacing w:after="0" w:line="240" w:lineRule="auto"/>
              <w:jc w:val="both"/>
              <w:rPr>
                <w:rFonts w:eastAsia="Times New Roman" w:cstheme="minorHAnsi"/>
                <w:i/>
                <w:lang w:eastAsia="es-EC"/>
              </w:rPr>
            </w:pPr>
            <w:r>
              <w:rPr>
                <w:rFonts w:asciiTheme="minorHAnsi" w:eastAsia="Times New Roman" w:hAnsiTheme="minorHAnsi" w:cstheme="minorHAnsi"/>
                <w:lang w:eastAsia="es-EC"/>
              </w:rPr>
              <w:t>El inciso final del artículo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 133 del Reglamento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a la LOSEP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dispone que la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información registrada en este sistema será responsabilidad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exclusiva y privativa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de las instituciones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;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y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la administración y consecuente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custodia de la misma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estará a cargo del Ministerio del Trabajo. La inobservancia y/o violación de las mencionadas disposiciones conllevará responsabilidades administrativas, civiles o penales a que hubiere lugar</w:t>
            </w:r>
            <w:r w:rsidR="00D8205B">
              <w:rPr>
                <w:rFonts w:asciiTheme="minorHAnsi" w:eastAsia="Times New Roman" w:hAnsiTheme="minorHAnsi" w:cstheme="minorHAnsi"/>
                <w:i/>
                <w:lang w:eastAsia="es-EC"/>
              </w:rPr>
              <w:t>.</w:t>
            </w:r>
          </w:p>
          <w:p w14:paraId="686A81A1" w14:textId="77777777" w:rsidR="0054059E" w:rsidRPr="004A6218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8FBE44A" w14:textId="77777777" w:rsidR="00C5664F" w:rsidRDefault="00C5664F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Por lo expuesto y conforme a su requerimiento, se procede con el registro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78374E">
              <w:rPr>
                <w:rFonts w:asciiTheme="minorHAnsi" w:hAnsiTheme="minorHAnsi"/>
                <w:sz w:val="22"/>
                <w:szCs w:val="22"/>
              </w:rPr>
              <w:t>del</w:t>
            </w:r>
            <w:r w:rsidR="00D954C7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IMPEDIMENTO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para el desempeño de un cargo, función o dignidad en el sector público, en el sistema administrado por el Ministerio del Trabajo, conforme al siguiente detalle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  <w:t>:</w:t>
            </w:r>
          </w:p>
          <w:p w14:paraId="5271CCD0" w14:textId="77777777" w:rsidR="0003275B" w:rsidRPr="00C5664F" w:rsidRDefault="0003275B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49" w:author="María_Nole" w:date="2023-06-20T12:45:00Z">
                <w:tblPr>
                  <w:tblW w:w="0" w:type="auto"/>
                  <w:jc w:val="center"/>
                  <w:tblCellSpacing w:w="0" w:type="dxa"/>
                  <w:tbl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blBorders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576"/>
              <w:gridCol w:w="2552"/>
              <w:gridCol w:w="2454"/>
              <w:gridCol w:w="3534"/>
              <w:tblGridChange w:id="50">
                <w:tblGrid>
                  <w:gridCol w:w="431"/>
                  <w:gridCol w:w="2697"/>
                  <w:gridCol w:w="2454"/>
                  <w:gridCol w:w="3534"/>
                </w:tblGrid>
              </w:tblGridChange>
            </w:tblGrid>
            <w:tr w:rsidR="009E53FC" w:rsidRPr="004A6218" w14:paraId="655273EE" w14:textId="77777777" w:rsidTr="00D866A7">
              <w:trPr>
                <w:trHeight w:val="200"/>
                <w:tblCellSpacing w:w="0" w:type="dxa"/>
                <w:jc w:val="center"/>
                <w:trPrChange w:id="51" w:author="María_Nole" w:date="2023-06-20T12:45:00Z">
                  <w:trPr>
                    <w:trHeight w:val="200"/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2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72CB30E9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3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78204351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APELLIDOS Y NOMBRES</w:t>
                  </w:r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4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08C37131" w14:textId="77777777" w:rsidR="009E53FC" w:rsidRPr="004A6218" w:rsidRDefault="009E53FC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 xml:space="preserve">CÉDULA 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DE IDENTIDAD</w:t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5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4CDA1488" w14:textId="77777777" w:rsidR="009E53FC" w:rsidRPr="004A6218" w:rsidRDefault="00F70285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Nro. DE</w:t>
                  </w:r>
                  <w:r w:rsidR="009E53FC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 xml:space="preserve"> </w:t>
                  </w:r>
                  <w:r w:rsidR="009E53FC" w:rsidRPr="004A6218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JUICIO, PROCESO COAC</w:t>
                  </w:r>
                  <w:r w:rsidR="003764A0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TIVO, T</w:t>
                  </w:r>
                  <w:r w:rsidR="00E973D5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ÍTULO DE CRÉDITO O CAUSA</w:t>
                  </w:r>
                </w:p>
              </w:tc>
            </w:tr>
            <w:tr w:rsidR="009E53FC" w:rsidRPr="004A6218" w14:paraId="07B16F55" w14:textId="77777777" w:rsidTr="00D866A7">
              <w:trPr>
                <w:tblCellSpacing w:w="0" w:type="dxa"/>
                <w:jc w:val="center"/>
                <w:trPrChange w:id="56" w:author="María_Nole" w:date="2023-06-20T12:45:00Z">
                  <w:trPr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7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365917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commentRangeStart w:id="58"/>
                  <w:commentRangeStart w:id="59"/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0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6B0482D9" w14:textId="4514D07B" w:rsidR="009E53FC" w:rsidRPr="004A6218" w:rsidRDefault="00A60641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1" w:author="María_Nole" w:date="2023-08-17T14:30:00Z">
                    <w:r>
                      <w:rPr>
                        <w:rFonts w:asciiTheme="minorHAnsi" w:hAnsiTheme="minorHAnsi"/>
                        <w:color w:val="FF0000"/>
                      </w:rPr>
                      <w:t xml:space="preserve">Aranda Luna Carlos Helio  </w:t>
                    </w:r>
                  </w:ins>
                  <w:commentRangeStart w:id="62"/>
                  <w:del w:id="63" w:author="María_Nole" w:date="2023-06-20T12:18:00Z">
                    <w:r w:rsidR="00852ED9" w:rsidDel="00CD382D">
                      <w:rPr>
                        <w:rFonts w:asciiTheme="minorHAnsi" w:hAnsiTheme="minorHAnsi" w:cstheme="minorHAnsi"/>
                        <w:i/>
                        <w:color w:val="FF0000"/>
                        <w:shd w:val="clear" w:color="auto" w:fill="FFFFFF"/>
                      </w:rPr>
                      <w:delText>FRANCO AGUILAR JOHN MILTON</w:delText>
                    </w:r>
                  </w:del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4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1CA137" w14:textId="149574D7" w:rsidR="009E53FC" w:rsidRPr="006E55D2" w:rsidRDefault="00A60641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5" w:author="María_Nole" w:date="2023-08-17T14:30:00Z">
                    <w:r>
                      <w:t>0701908311</w:t>
                    </w:r>
                  </w:ins>
                  <w:del w:id="66" w:author="María_Nole" w:date="2023-06-20T12:18:00Z"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7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07</w:delText>
                    </w:r>
                    <w:r w:rsidR="0029201E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8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</w:delText>
                    </w:r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9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2173709</w:delText>
                    </w:r>
                    <w:commentRangeEnd w:id="62"/>
                    <w:r w:rsidR="00BF4717" w:rsidRPr="006E55D2" w:rsidDel="00CD382D">
                      <w:rPr>
                        <w:rStyle w:val="Refdecomentario"/>
                      </w:rPr>
                      <w:commentReference w:id="62"/>
                    </w:r>
                    <w:r w:rsidR="00DF58A1" w:rsidRPr="006E55D2" w:rsidDel="00CD382D">
                      <w:rPr>
                        <w:rStyle w:val="Refdecomentario"/>
                      </w:rPr>
                      <w:commentReference w:id="58"/>
                    </w:r>
                  </w:del>
                  <w:r w:rsidR="00B606C1" w:rsidRPr="006E55D2">
                    <w:rPr>
                      <w:rStyle w:val="Refdecomentario"/>
                    </w:rPr>
                    <w:commentReference w:id="59"/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70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1061817E" w14:textId="6609004E" w:rsidR="009E53FC" w:rsidRPr="004A6218" w:rsidRDefault="00A60641" w:rsidP="003764A0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color w:val="FF0000"/>
                    </w:rPr>
                  </w:pPr>
                  <w:ins w:id="71" w:author="María_Nole" w:date="2023-08-17T11:00:00Z">
                    <w:r>
                      <w:t>0775</w:t>
                    </w:r>
                    <w:r w:rsidR="009B3B7B">
                      <w:t>-202</w:t>
                    </w:r>
                  </w:ins>
                  <w:ins w:id="72" w:author="María_Nole" w:date="2023-08-17T13:37:00Z">
                    <w:r>
                      <w:t>1</w:t>
                    </w:r>
                  </w:ins>
                  <w:ins w:id="73" w:author="María_Nole" w:date="2023-08-17T11:00:00Z">
                    <w:r w:rsidR="001A48B1">
                      <w:t>-DPEO</w:t>
                    </w:r>
                  </w:ins>
                  <w:del w:id="74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75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8</w:delText>
                    </w:r>
                  </w:del>
                  <w:del w:id="76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78</w:delText>
                    </w:r>
                  </w:del>
                  <w:del w:id="77" w:author="María_Nole" w:date="2023-06-20T12:50:00Z">
                    <w:r w:rsidR="00852ED9" w:rsidDel="006F1305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</w:delText>
                    </w:r>
                  </w:del>
                  <w:del w:id="78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20</w:delText>
                    </w:r>
                  </w:del>
                  <w:del w:id="79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0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1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</w:delText>
                    </w:r>
                  </w:del>
                </w:p>
              </w:tc>
            </w:tr>
            <w:commentRangeEnd w:id="58"/>
            <w:commentRangeEnd w:id="59"/>
          </w:tbl>
          <w:p w14:paraId="3411EA79" w14:textId="77777777" w:rsidR="00A86A60" w:rsidRDefault="00A86A60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</w:p>
          <w:p w14:paraId="2E5CF4A8" w14:textId="77777777" w:rsidR="00D8205B" w:rsidRPr="004A6218" w:rsidRDefault="00262FA3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>
              <w:rPr>
                <w:rFonts w:asciiTheme="minorHAnsi" w:eastAsia="Times New Roman" w:hAnsiTheme="minorHAnsi"/>
                <w:lang w:eastAsia="es-EC"/>
              </w:rPr>
              <w:t>Es necesario reiterar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 que el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Ministerio del Trabajo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>,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ad</w:t>
            </w:r>
            <w:r w:rsidR="0078374E">
              <w:rPr>
                <w:rFonts w:asciiTheme="minorHAnsi" w:eastAsia="Times New Roman" w:hAnsiTheme="minorHAnsi"/>
                <w:lang w:eastAsia="es-EC"/>
              </w:rPr>
              <w:t>ministra la información reportada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por las instituciones d</w:t>
            </w:r>
            <w:r>
              <w:rPr>
                <w:rFonts w:asciiTheme="minorHAnsi" w:eastAsia="Times New Roman" w:hAnsiTheme="minorHAnsi"/>
                <w:lang w:eastAsia="es-EC"/>
              </w:rPr>
              <w:t>el sector público, por lo que su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veracidad </w:t>
            </w:r>
            <w:r>
              <w:rPr>
                <w:rFonts w:asciiTheme="minorHAnsi" w:eastAsia="Times New Roman" w:hAnsiTheme="minorHAnsi"/>
                <w:lang w:eastAsia="es-EC"/>
              </w:rPr>
              <w:t>y oportunidad es de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responsabilid</w:t>
            </w:r>
            <w:bookmarkStart w:id="82" w:name="_GoBack"/>
            <w:bookmarkEnd w:id="82"/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ad 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privativa y exclusiva 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>de las instituciones declarantes.</w:t>
            </w:r>
          </w:p>
          <w:p w14:paraId="3F229C8F" w14:textId="77777777" w:rsidR="00D8205B" w:rsidRDefault="0054059E" w:rsidP="00CE7927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 w:rsidRPr="004A6218">
              <w:rPr>
                <w:rFonts w:asciiTheme="minorHAnsi" w:eastAsia="Times New Roman" w:hAnsiTheme="minorHAnsi"/>
                <w:lang w:eastAsia="es-EC"/>
              </w:rPr>
              <w:t>Con sentimientos de distinguida consideración.</w:t>
            </w:r>
          </w:p>
          <w:p w14:paraId="2DDCF763" w14:textId="77777777" w:rsidR="00D954C7" w:rsidRPr="004A6218" w:rsidRDefault="00D954C7" w:rsidP="00CE7927">
            <w:pPr>
              <w:jc w:val="both"/>
              <w:rPr>
                <w:rFonts w:asciiTheme="minorHAnsi" w:hAnsiTheme="minorHAnsi" w:cstheme="minorHAnsi"/>
                <w:b/>
                <w:color w:val="2F5496" w:themeColor="accent5" w:themeShade="BF"/>
              </w:rPr>
            </w:pPr>
          </w:p>
        </w:tc>
      </w:tr>
      <w:tr w:rsidR="00D8205B" w:rsidRPr="004A6218" w14:paraId="5FC0D847" w14:textId="77777777" w:rsidTr="00262FA3">
        <w:trPr>
          <w:cantSplit/>
          <w:trHeight w:val="434"/>
        </w:trPr>
        <w:tc>
          <w:tcPr>
            <w:tcW w:w="10318" w:type="dxa"/>
            <w:gridSpan w:val="2"/>
          </w:tcPr>
          <w:p w14:paraId="7B35F339" w14:textId="77777777" w:rsidR="00D8205B" w:rsidRPr="004F085F" w:rsidRDefault="00D8205B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</w:p>
        </w:tc>
      </w:tr>
      <w:tr w:rsidR="00CF24B6" w:rsidRPr="004A6218" w14:paraId="266A8A86" w14:textId="77777777" w:rsidTr="00CF24B6">
        <w:trPr>
          <w:cantSplit/>
          <w:trHeight w:val="608"/>
        </w:trPr>
        <w:tc>
          <w:tcPr>
            <w:tcW w:w="10318" w:type="dxa"/>
            <w:gridSpan w:val="2"/>
            <w:shd w:val="clear" w:color="auto" w:fill="D9D9D9" w:themeFill="background1" w:themeFillShade="D9"/>
          </w:tcPr>
          <w:p w14:paraId="0435FE54" w14:textId="6062E1E7" w:rsidR="00CF24B6" w:rsidRPr="00CF24B6" w:rsidRDefault="00CF24B6" w:rsidP="00CF24B6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CF24B6" w:rsidRPr="004A6218" w14:paraId="4825A521" w14:textId="77777777" w:rsidTr="00C054C8">
        <w:trPr>
          <w:cantSplit/>
          <w:trHeight w:val="1908"/>
        </w:trPr>
        <w:tc>
          <w:tcPr>
            <w:tcW w:w="731" w:type="dxa"/>
            <w:textDirection w:val="btLr"/>
          </w:tcPr>
          <w:p w14:paraId="6050FE62" w14:textId="77777777" w:rsidR="00CF24B6" w:rsidRDefault="00D954C7" w:rsidP="00D8205B">
            <w:pPr>
              <w:spacing w:after="0"/>
              <w:ind w:left="113" w:right="113"/>
              <w:jc w:val="center"/>
              <w:rPr>
                <w:rFonts w:cstheme="minorHAnsi"/>
                <w:b/>
                <w:color w:val="00B0F0"/>
                <w:sz w:val="20"/>
                <w:szCs w:val="20"/>
              </w:rPr>
            </w:pPr>
            <w:r>
              <w:rPr>
                <w:rFonts w:cstheme="minorHAnsi"/>
                <w:b/>
                <w:color w:val="00B0F0"/>
                <w:sz w:val="20"/>
                <w:szCs w:val="20"/>
              </w:rPr>
              <w:t xml:space="preserve">REGISTROS  DE </w:t>
            </w:r>
            <w:r w:rsidR="005032B6">
              <w:rPr>
                <w:rFonts w:cstheme="minorHAnsi"/>
                <w:b/>
                <w:color w:val="00B0F0"/>
                <w:sz w:val="20"/>
                <w:szCs w:val="20"/>
              </w:rPr>
              <w:t>IMPED</w:t>
            </w:r>
            <w:r>
              <w:rPr>
                <w:rFonts w:cstheme="minorHAnsi"/>
                <w:b/>
                <w:color w:val="00B0F0"/>
                <w:sz w:val="20"/>
                <w:szCs w:val="20"/>
              </w:rPr>
              <w:t>IMENTOS</w:t>
            </w:r>
          </w:p>
        </w:tc>
        <w:tc>
          <w:tcPr>
            <w:tcW w:w="9587" w:type="dxa"/>
          </w:tcPr>
          <w:p w14:paraId="7C579CC1" w14:textId="06CEE1FB" w:rsidR="00CF24B6" w:rsidRPr="00CF24B6" w:rsidRDefault="00CF24B6" w:rsidP="00D954C7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lang w:val="es-AR"/>
              </w:rPr>
            </w:pPr>
          </w:p>
        </w:tc>
      </w:tr>
    </w:tbl>
    <w:p w14:paraId="673CB721" w14:textId="77777777" w:rsidR="00C50425" w:rsidRDefault="00C50425"/>
    <w:sectPr w:rsidR="00C50425" w:rsidSect="0054059E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2" w:author="Usuario" w:date="2023-06-12T15:37:00Z" w:initials="U">
    <w:p w14:paraId="65F6BC54" w14:textId="77777777" w:rsidR="00BF4717" w:rsidRDefault="00BF4717">
      <w:pPr>
        <w:pStyle w:val="Textocomentario"/>
      </w:pPr>
      <w:r>
        <w:rPr>
          <w:rStyle w:val="Refdecomentario"/>
        </w:rPr>
        <w:annotationRef/>
      </w:r>
      <w:r w:rsidR="006A5318">
        <w:rPr>
          <w:noProof/>
        </w:rPr>
        <w:t>SIN LETRA CURSIVA</w:t>
      </w:r>
    </w:p>
  </w:comment>
  <w:comment w:id="58" w:author="María_Nole" w:date="2023-06-13T11:35:00Z" w:initials="M">
    <w:p w14:paraId="1BF5DB5D" w14:textId="41ED3722" w:rsidR="00DF58A1" w:rsidRDefault="00DF58A1">
      <w:pPr>
        <w:pStyle w:val="Textocomentario"/>
      </w:pPr>
      <w:r>
        <w:rPr>
          <w:rStyle w:val="Refdecomentario"/>
        </w:rPr>
        <w:annotationRef/>
      </w:r>
    </w:p>
  </w:comment>
  <w:comment w:id="59" w:author="María_Nole" w:date="2023-06-23T12:18:00Z" w:initials="M">
    <w:p w14:paraId="026607A7" w14:textId="1F40563B" w:rsidR="00B606C1" w:rsidRDefault="00B606C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F6BC54" w15:done="0"/>
  <w15:commentEx w15:paraId="1BF5DB5D" w15:paraIdParent="65F6BC54" w15:done="0"/>
  <w15:commentEx w15:paraId="026607A7" w15:paraIdParent="65F6BC5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F4B8E"/>
    <w:multiLevelType w:val="hybridMultilevel"/>
    <w:tmpl w:val="674C6976"/>
    <w:lvl w:ilvl="0" w:tplc="3F1C8A4E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9E"/>
    <w:rsid w:val="0000684B"/>
    <w:rsid w:val="0003275B"/>
    <w:rsid w:val="00050D52"/>
    <w:rsid w:val="0007466C"/>
    <w:rsid w:val="000D5CB4"/>
    <w:rsid w:val="001233A0"/>
    <w:rsid w:val="001A48B1"/>
    <w:rsid w:val="00200C27"/>
    <w:rsid w:val="00221FA2"/>
    <w:rsid w:val="00262FA3"/>
    <w:rsid w:val="00282C4D"/>
    <w:rsid w:val="0029201E"/>
    <w:rsid w:val="00295AB7"/>
    <w:rsid w:val="002B4D7D"/>
    <w:rsid w:val="00313F2C"/>
    <w:rsid w:val="003764A0"/>
    <w:rsid w:val="003C19D3"/>
    <w:rsid w:val="00417E8B"/>
    <w:rsid w:val="00466C9A"/>
    <w:rsid w:val="00467A06"/>
    <w:rsid w:val="00480921"/>
    <w:rsid w:val="00484FA9"/>
    <w:rsid w:val="004B54A9"/>
    <w:rsid w:val="005032B6"/>
    <w:rsid w:val="0054059E"/>
    <w:rsid w:val="00643F30"/>
    <w:rsid w:val="0065622C"/>
    <w:rsid w:val="0065716A"/>
    <w:rsid w:val="00667F18"/>
    <w:rsid w:val="006A323A"/>
    <w:rsid w:val="006A5318"/>
    <w:rsid w:val="006E55D2"/>
    <w:rsid w:val="006F06FF"/>
    <w:rsid w:val="006F1305"/>
    <w:rsid w:val="00730275"/>
    <w:rsid w:val="0074304A"/>
    <w:rsid w:val="0078374E"/>
    <w:rsid w:val="00850250"/>
    <w:rsid w:val="00852ED9"/>
    <w:rsid w:val="008C2E3E"/>
    <w:rsid w:val="00934170"/>
    <w:rsid w:val="00963AEB"/>
    <w:rsid w:val="00981821"/>
    <w:rsid w:val="009A16A2"/>
    <w:rsid w:val="009B3B7B"/>
    <w:rsid w:val="009E53FC"/>
    <w:rsid w:val="00A14405"/>
    <w:rsid w:val="00A54B67"/>
    <w:rsid w:val="00A60641"/>
    <w:rsid w:val="00A86A60"/>
    <w:rsid w:val="00B21C50"/>
    <w:rsid w:val="00B606C1"/>
    <w:rsid w:val="00BB18B6"/>
    <w:rsid w:val="00BF4717"/>
    <w:rsid w:val="00C054C8"/>
    <w:rsid w:val="00C40175"/>
    <w:rsid w:val="00C50425"/>
    <w:rsid w:val="00C5664F"/>
    <w:rsid w:val="00CD382D"/>
    <w:rsid w:val="00CE7927"/>
    <w:rsid w:val="00CF24B6"/>
    <w:rsid w:val="00D100E7"/>
    <w:rsid w:val="00D12CDC"/>
    <w:rsid w:val="00D1351C"/>
    <w:rsid w:val="00D55E66"/>
    <w:rsid w:val="00D71582"/>
    <w:rsid w:val="00D8205B"/>
    <w:rsid w:val="00D866A7"/>
    <w:rsid w:val="00D925B7"/>
    <w:rsid w:val="00D954C7"/>
    <w:rsid w:val="00DF58A1"/>
    <w:rsid w:val="00E461D1"/>
    <w:rsid w:val="00E973D5"/>
    <w:rsid w:val="00EC43C5"/>
    <w:rsid w:val="00EC60EA"/>
    <w:rsid w:val="00F100C5"/>
    <w:rsid w:val="00F6795F"/>
    <w:rsid w:val="00F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AD36"/>
  <w15:docId w15:val="{BA117091-F79A-43EF-BBE3-D33A9105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9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59E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4059E"/>
    <w:pPr>
      <w:spacing w:after="160" w:line="256" w:lineRule="auto"/>
      <w:ind w:left="720"/>
      <w:contextualSpacing/>
    </w:pPr>
  </w:style>
  <w:style w:type="character" w:customStyle="1" w:styleId="leidos">
    <w:name w:val="leidos"/>
    <w:basedOn w:val="Fuentedeprrafopredeter"/>
    <w:rsid w:val="0054059E"/>
  </w:style>
  <w:style w:type="table" w:styleId="Tablaconcuadrcula">
    <w:name w:val="Table Grid"/>
    <w:basedOn w:val="Tablanormal"/>
    <w:uiPriority w:val="59"/>
    <w:rsid w:val="005405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uiPriority w:val="20"/>
    <w:qFormat/>
    <w:rsid w:val="0054059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6FF"/>
    <w:rPr>
      <w:rFonts w:ascii="Segoe UI" w:eastAsia="Calibr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8205B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F24B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47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47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4717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17"/>
    <w:rPr>
      <w:rFonts w:ascii="Calibri" w:eastAsia="Calibri" w:hAnsi="Calibri" w:cs="Times New Roman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F471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BDC42-EBEE-41AD-B389-F5ED66D42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PS</dc:creator>
  <cp:keywords/>
  <dc:description/>
  <cp:lastModifiedBy>María_Nole</cp:lastModifiedBy>
  <cp:revision>2</cp:revision>
  <cp:lastPrinted>2022-08-30T16:39:00Z</cp:lastPrinted>
  <dcterms:created xsi:type="dcterms:W3CDTF">2023-08-17T19:31:00Z</dcterms:created>
  <dcterms:modified xsi:type="dcterms:W3CDTF">2023-08-17T19:31:00Z</dcterms:modified>
</cp:coreProperties>
</file>