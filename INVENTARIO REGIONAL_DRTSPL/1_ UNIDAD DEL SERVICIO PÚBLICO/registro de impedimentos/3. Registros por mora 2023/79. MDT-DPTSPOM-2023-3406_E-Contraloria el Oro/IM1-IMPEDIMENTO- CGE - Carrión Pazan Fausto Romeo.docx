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7F9638BD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17T13:35:00Z">
              <w:r w:rsidR="009B3B7B">
                <w:rPr>
                  <w:rFonts w:asciiTheme="minorHAnsi" w:hAnsiTheme="minorHAnsi"/>
                  <w:color w:val="FF0000"/>
                </w:rPr>
                <w:t>.</w:t>
              </w:r>
            </w:ins>
            <w:del w:id="1" w:author="María_Nole" w:date="2023-08-17T13:35:00Z">
              <w:r w:rsidR="00BF4717" w:rsidDel="009B3B7B">
                <w:rPr>
                  <w:rFonts w:asciiTheme="minorHAnsi" w:hAnsiTheme="minorHAnsi"/>
                  <w:color w:val="FF0000"/>
                </w:rPr>
                <w:delText>.</w:delText>
              </w:r>
            </w:del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bookmarkStart w:id="2" w:name="_GoBack"/>
            <w:ins w:id="3" w:author="María_Nole" w:date="2023-08-17T21:14:00Z">
              <w:r w:rsidR="009C17F4">
                <w:rPr>
                  <w:rFonts w:asciiTheme="minorHAnsi" w:hAnsiTheme="minorHAnsi"/>
                  <w:color w:val="FF0000"/>
                </w:rPr>
                <w:t>Carri</w:t>
              </w:r>
            </w:ins>
            <w:ins w:id="4" w:author="María_Nole" w:date="2023-08-17T21:15:00Z">
              <w:r w:rsidR="009C17F4">
                <w:rPr>
                  <w:rFonts w:asciiTheme="minorHAnsi" w:hAnsiTheme="minorHAnsi"/>
                  <w:color w:val="FF0000"/>
                </w:rPr>
                <w:t xml:space="preserve">ón </w:t>
              </w:r>
              <w:proofErr w:type="spellStart"/>
              <w:r w:rsidR="009C17F4">
                <w:rPr>
                  <w:rFonts w:asciiTheme="minorHAnsi" w:hAnsiTheme="minorHAnsi"/>
                  <w:color w:val="FF0000"/>
                </w:rPr>
                <w:t>Pazan</w:t>
              </w:r>
              <w:proofErr w:type="spellEnd"/>
              <w:r w:rsidR="009C17F4">
                <w:rPr>
                  <w:rFonts w:asciiTheme="minorHAnsi" w:hAnsiTheme="minorHAnsi"/>
                  <w:color w:val="FF0000"/>
                </w:rPr>
                <w:t xml:space="preserve"> Fausto Romeo</w:t>
              </w:r>
            </w:ins>
            <w:ins w:id="5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6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bookmarkEnd w:id="2"/>
            <w:del w:id="7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del w:id="8" w:author="María_Nole" w:date="2023-08-17T13:35:00Z">
              <w:r w:rsidR="0065622C" w:rsidDel="009B3B7B">
                <w:rPr>
                  <w:rFonts w:asciiTheme="minorHAnsi" w:hAnsiTheme="minorHAnsi"/>
                  <w:color w:val="FF0000"/>
                </w:rPr>
                <w:delText xml:space="preserve"> </w:delText>
              </w:r>
            </w:del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9" w:author="María_Nole" w:date="2023-06-20T12:15:00Z">
              <w:r w:rsidR="009C17F4">
                <w:rPr>
                  <w:rFonts w:asciiTheme="minorHAnsi" w:hAnsiTheme="minorHAnsi"/>
                  <w:color w:val="FF0000"/>
                </w:rPr>
                <w:t>44990</w:t>
              </w:r>
            </w:ins>
            <w:del w:id="10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4E6AA57D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11" w:author="María_Nole" w:date="2023-07-07T08:59:00Z">
              <w:r w:rsidR="009C17F4">
                <w:t>MDT-DPTSPOM-2023-3406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12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3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4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5" w:author="María_Nole" w:date="2023-06-20T12:15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01</w:t>
              </w:r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 </w:t>
              </w:r>
            </w:ins>
            <w:del w:id="16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7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de </w:t>
            </w:r>
            <w:ins w:id="18" w:author="María_Nole" w:date="2023-08-17T21:10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agosto</w:t>
              </w:r>
            </w:ins>
            <w:del w:id="19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ju</w:delText>
              </w:r>
            </w:del>
            <w:del w:id="20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del w:id="21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io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22" w:author="María_Nole" w:date="2023-06-23T12:13:00Z">
              <w:r w:rsidR="000F4C23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d</w:t>
              </w:r>
            </w:ins>
            <w:del w:id="23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24" w:author="María_Nole" w:date="2023-06-20T12:16:00Z">
              <w:r w:rsidR="00CD382D" w:rsidRPr="00CD382D">
                <w:rPr>
                  <w:i/>
                  <w:rPrChange w:id="25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26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7" w:author="María_Nole" w:date="2023-07-07T09:00:00Z">
              <w:r w:rsidR="00D100E7">
                <w:rPr>
                  <w:i/>
                </w:rPr>
                <w:t>el</w:t>
              </w:r>
            </w:ins>
            <w:ins w:id="28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9" w:author="María_Nole" w:date="2023-06-20T12:16:00Z">
                    <w:rPr/>
                  </w:rPrChange>
                </w:rPr>
                <w:t xml:space="preserve"> Señor</w:t>
              </w:r>
            </w:ins>
            <w:ins w:id="30" w:author="María_Nole" w:date="2023-08-17T21:10:00Z">
              <w:r w:rsidR="009C17F4">
                <w:rPr>
                  <w:i/>
                </w:rPr>
                <w:t xml:space="preserve"> CARRION PAZAN FAUSTO ROMEO</w:t>
              </w:r>
            </w:ins>
            <w:ins w:id="31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32" w:author="María_Nole" w:date="2023-06-20T12:16:00Z">
                    <w:rPr/>
                  </w:rPrChange>
                </w:rPr>
                <w:t>iudadanía</w:t>
              </w:r>
            </w:ins>
            <w:ins w:id="33" w:author="María_Nole" w:date="2023-08-17T13:36:00Z">
              <w:r w:rsidR="009B3B7B">
                <w:rPr>
                  <w:i/>
                </w:rPr>
                <w:t xml:space="preserve"> </w:t>
              </w:r>
              <w:r w:rsidR="009C17F4">
                <w:t>07014</w:t>
              </w:r>
            </w:ins>
            <w:ins w:id="34" w:author="María_Nole" w:date="2023-08-17T21:14:00Z">
              <w:r w:rsidR="009C17F4">
                <w:t>00178</w:t>
              </w:r>
            </w:ins>
            <w:ins w:id="35" w:author="María_Nole" w:date="2023-06-23T12:23:00Z">
              <w:r w:rsidR="006E55D2">
                <w:rPr>
                  <w:i/>
                </w:rPr>
                <w:t>,</w:t>
              </w:r>
            </w:ins>
            <w:ins w:id="36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7" w:author="María_Nole" w:date="2023-06-20T12:16:00Z">
              <w:r w:rsidR="00CD382D" w:rsidRPr="00CD382D">
                <w:rPr>
                  <w:i/>
                  <w:rPrChange w:id="38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9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40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41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42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43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344E5808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4" w:author="María_Nole" w:date="2023-07-07T09:01:00Z">
                    <w:r>
                      <w:t>16</w:t>
                    </w:r>
                    <w:r w:rsidR="009C17F4">
                      <w:t>80</w:t>
                    </w:r>
                    <w:r w:rsidR="00D100E7">
                      <w:t>-DPEO-J-2023</w:t>
                    </w:r>
                  </w:ins>
                  <w:del w:id="45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6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5A983087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7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28</w:t>
                    </w:r>
                  </w:ins>
                  <w:del w:id="4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9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50" w:author="María_Nole" w:date="2023-08-17T10:59:00Z">
                    <w:r w:rsidR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51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2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53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54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5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6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7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8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59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0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61"/>
                  <w:commentRangeStart w:id="62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3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155FC1A1" w:rsidR="009E53FC" w:rsidRPr="004A6218" w:rsidRDefault="009C17F4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4" w:author="María_Nole" w:date="2023-08-17T21:15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Carrión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Pazan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Fausto Romeo  </w:t>
                    </w:r>
                  </w:ins>
                  <w:commentRangeStart w:id="65"/>
                  <w:del w:id="66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7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6DFC0FDC" w:rsidR="009E53FC" w:rsidRPr="006E55D2" w:rsidRDefault="009C17F4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8" w:author="María_Nole" w:date="2023-08-17T21:15:00Z">
                    <w:r>
                      <w:t>0701400178</w:t>
                    </w:r>
                  </w:ins>
                  <w:del w:id="69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0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1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2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5"/>
                    <w:r w:rsidR="00BF4717" w:rsidRPr="006E55D2" w:rsidDel="00CD382D">
                      <w:rPr>
                        <w:rStyle w:val="Refdecomentario"/>
                      </w:rPr>
                      <w:commentReference w:id="65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61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62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73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6BC65307" w:rsidR="009E53FC" w:rsidRPr="004A6218" w:rsidRDefault="009C17F4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74" w:author="María_Nole" w:date="2023-08-17T21:15:00Z">
                    <w:r>
                      <w:t>0735</w:t>
                    </w:r>
                  </w:ins>
                  <w:ins w:id="75" w:author="María_Nole" w:date="2023-08-17T11:00:00Z">
                    <w:r w:rsidR="009B3B7B">
                      <w:t>-202</w:t>
                    </w:r>
                  </w:ins>
                  <w:ins w:id="76" w:author="María_Nole" w:date="2023-08-17T13:37:00Z">
                    <w:r w:rsidR="00A60641">
                      <w:t>1</w:t>
                    </w:r>
                  </w:ins>
                  <w:ins w:id="77" w:author="María_Nole" w:date="2023-08-17T11:00:00Z">
                    <w:r w:rsidR="001A48B1">
                      <w:t>-DPEO</w:t>
                    </w:r>
                  </w:ins>
                  <w:del w:id="7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9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80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81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82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83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4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5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</w:p>
              </w:tc>
            </w:tr>
            <w:commentRangeEnd w:id="61"/>
            <w:commentRangeEnd w:id="62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5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61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62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0F4C23"/>
    <w:rsid w:val="001233A0"/>
    <w:rsid w:val="001A48B1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B3B7B"/>
    <w:rsid w:val="009C17F4"/>
    <w:rsid w:val="009E53FC"/>
    <w:rsid w:val="00A14405"/>
    <w:rsid w:val="00A54B67"/>
    <w:rsid w:val="00A60641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C3D14-91F4-4C40-A82A-14A013A79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2023-08-18T02:16:00Z</dcterms:created>
  <dcterms:modified xsi:type="dcterms:W3CDTF">2023-08-18T02:16:00Z</dcterms:modified>
</cp:coreProperties>
</file>