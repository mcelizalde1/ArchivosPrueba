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34CF3BB4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>mpedimento Sr</w:t>
            </w:r>
            <w:ins w:id="0" w:author="María_Nole" w:date="2023-08-04T14:40:00Z">
              <w:r w:rsidR="00855496">
                <w:rPr>
                  <w:rFonts w:asciiTheme="minorHAnsi" w:hAnsiTheme="minorHAnsi"/>
                  <w:color w:val="FF0000"/>
                </w:rPr>
                <w:t>a</w:t>
              </w:r>
            </w:ins>
            <w:r w:rsidR="00BF4717">
              <w:rPr>
                <w:rFonts w:asciiTheme="minorHAnsi" w:hAnsiTheme="minorHAnsi"/>
                <w:color w:val="FF0000"/>
              </w:rPr>
              <w:t xml:space="preserve">. </w:t>
            </w:r>
            <w:ins w:id="1" w:author="María_Nole" w:date="2023-08-04T14:40:00Z">
              <w:r w:rsidR="00855496">
                <w:rPr>
                  <w:rFonts w:asciiTheme="minorHAnsi" w:hAnsiTheme="minorHAnsi"/>
                  <w:color w:val="FF0000"/>
                </w:rPr>
                <w:t xml:space="preserve">Granda Cruz </w:t>
              </w:r>
              <w:proofErr w:type="spellStart"/>
              <w:r w:rsidR="00855496">
                <w:rPr>
                  <w:rFonts w:asciiTheme="minorHAnsi" w:hAnsiTheme="minorHAnsi"/>
                  <w:color w:val="FF0000"/>
                </w:rPr>
                <w:t>Jackeline</w:t>
              </w:r>
              <w:proofErr w:type="spellEnd"/>
              <w:r w:rsidR="00855496">
                <w:rPr>
                  <w:rFonts w:asciiTheme="minorHAnsi" w:hAnsiTheme="minorHAnsi"/>
                  <w:color w:val="FF0000"/>
                </w:rPr>
                <w:t xml:space="preserve"> Alexandra</w:t>
              </w:r>
            </w:ins>
            <w:ins w:id="2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3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del w:id="4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r w:rsidR="0065622C" w:rsidDel="0065622C">
              <w:rPr>
                <w:rFonts w:asciiTheme="minorHAnsi" w:hAnsiTheme="minorHAnsi"/>
                <w:color w:val="FF0000"/>
              </w:rPr>
              <w:t xml:space="preserve"> </w:t>
            </w:r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</w:t>
            </w:r>
            <w:proofErr w:type="spellStart"/>
            <w:r w:rsidR="00BF4717">
              <w:rPr>
                <w:rFonts w:asciiTheme="minorHAnsi" w:hAnsiTheme="minorHAnsi"/>
                <w:color w:val="FF0000"/>
              </w:rPr>
              <w:t>Redmine</w:t>
            </w:r>
            <w:proofErr w:type="spellEnd"/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5" w:author="María_Nole" w:date="2023-06-20T12:15:00Z">
              <w:r w:rsidR="00A31B8A">
                <w:rPr>
                  <w:rFonts w:asciiTheme="minorHAnsi" w:hAnsiTheme="minorHAnsi"/>
                  <w:color w:val="FF0000"/>
                </w:rPr>
                <w:t>42921</w:t>
              </w:r>
            </w:ins>
            <w:del w:id="6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  <w:bookmarkStart w:id="7" w:name="_GoBack"/>
            <w:bookmarkEnd w:id="7"/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0BDAF6C4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8" w:author="María_Nole" w:date="2023-07-07T08:59:00Z">
              <w:r w:rsidR="00855496">
                <w:t>MDT-DPTSPOM-2023-3034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9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10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11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2" w:author="María_Nole" w:date="2023-06-20T12:15:00Z">
              <w:r w:rsidR="00855496">
                <w:rPr>
                  <w:rFonts w:asciiTheme="minorHAnsi" w:hAnsiTheme="minorHAnsi" w:cstheme="minorHAnsi"/>
                  <w:color w:val="FF0000"/>
                  <w:lang w:val="es-ES"/>
                </w:rPr>
                <w:t>11</w:t>
              </w:r>
            </w:ins>
            <w:del w:id="13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 de ju</w:t>
            </w:r>
            <w:ins w:id="14" w:author="María_Nole" w:date="2023-07-27T11:34:00Z">
              <w:r w:rsidR="006A323A">
                <w:rPr>
                  <w:rFonts w:asciiTheme="minorHAnsi" w:hAnsiTheme="minorHAnsi" w:cstheme="minorHAnsi"/>
                  <w:color w:val="FF0000"/>
                  <w:lang w:val="es-ES"/>
                </w:rPr>
                <w:t>l</w:t>
              </w:r>
            </w:ins>
            <w:del w:id="15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>io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16" w:author="María_Nole" w:date="2023-06-23T12:13:00Z">
              <w:r w:rsidR="00855496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b</w:t>
              </w:r>
            </w:ins>
            <w:del w:id="17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proofErr w:type="spellStart"/>
            <w:ins w:id="18" w:author="María_Nole" w:date="2023-06-20T12:16:00Z">
              <w:r w:rsidR="00CD382D" w:rsidRPr="00CD382D">
                <w:rPr>
                  <w:i/>
                  <w:rPrChange w:id="19" w:author="María_Nole" w:date="2023-06-20T12:16:00Z">
                    <w:rPr/>
                  </w:rPrChange>
                </w:rPr>
                <w:t>Registrese</w:t>
              </w:r>
              <w:proofErr w:type="spellEnd"/>
              <w:r w:rsidR="00CD382D" w:rsidRPr="00CD382D">
                <w:rPr>
                  <w:i/>
                  <w:rPrChange w:id="20" w:author="María_Nole" w:date="2023-06-20T12:16:00Z">
                    <w:rPr/>
                  </w:rPrChange>
                </w:rPr>
                <w:t xml:space="preserve">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21" w:author="María_Nole" w:date="2023-07-07T09:00:00Z">
              <w:r w:rsidR="00D100E7">
                <w:rPr>
                  <w:i/>
                </w:rPr>
                <w:t>el</w:t>
              </w:r>
            </w:ins>
            <w:ins w:id="22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3" w:author="María_Nole" w:date="2023-06-20T12:16:00Z">
                    <w:rPr/>
                  </w:rPrChange>
                </w:rPr>
                <w:t xml:space="preserve"> Señor</w:t>
              </w:r>
            </w:ins>
            <w:ins w:id="24" w:author="María_Nole" w:date="2023-06-23T12:13:00Z">
              <w:r w:rsidR="00B606C1">
                <w:rPr>
                  <w:i/>
                </w:rPr>
                <w:t xml:space="preserve"> </w:t>
              </w:r>
            </w:ins>
            <w:ins w:id="25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26" w:author="María_Nole" w:date="2023-08-04T14:42:00Z">
              <w:r w:rsidR="00855496">
                <w:t>GRANDA CRUZ JACKELINE ALEXANDRA</w:t>
              </w:r>
            </w:ins>
            <w:ins w:id="27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28" w:author="María_Nole" w:date="2023-06-20T12:16:00Z">
                    <w:rPr/>
                  </w:rPrChange>
                </w:rPr>
                <w:t xml:space="preserve">iudadanía </w:t>
              </w:r>
            </w:ins>
            <w:ins w:id="29" w:author="María_Nole" w:date="2023-07-07T09:00:00Z">
              <w:r w:rsidR="00855496">
                <w:t>0704455500</w:t>
              </w:r>
            </w:ins>
            <w:ins w:id="30" w:author="María_Nole" w:date="2023-06-23T12:23:00Z">
              <w:r w:rsidR="006E55D2">
                <w:rPr>
                  <w:i/>
                </w:rPr>
                <w:t>,</w:t>
              </w:r>
            </w:ins>
            <w:ins w:id="31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2" w:author="María_Nole" w:date="2023-06-20T12:16:00Z">
              <w:r w:rsidR="00CD382D" w:rsidRPr="00CD382D">
                <w:rPr>
                  <w:i/>
                  <w:rPrChange w:id="33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34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35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36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37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38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4ADA6D2D" w:rsidR="0054059E" w:rsidRPr="004A6218" w:rsidRDefault="00A31B8A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39" w:author="María_Nole" w:date="2023-07-07T09:01:00Z">
                    <w:r>
                      <w:t>1467</w:t>
                    </w:r>
                    <w:r w:rsidR="00D100E7">
                      <w:t>-DPEO-J-2023</w:t>
                    </w:r>
                  </w:ins>
                  <w:del w:id="40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41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7A4815E1" w:rsidR="0054059E" w:rsidRPr="004A6218" w:rsidRDefault="00855496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2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05</w:t>
                    </w:r>
                  </w:ins>
                  <w:del w:id="43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44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45" w:author="María_Nole" w:date="2023-08-04T14:4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7</w:t>
                    </w:r>
                  </w:ins>
                  <w:del w:id="46" w:author="María_Nole" w:date="2023-08-04T14:42:00Z">
                    <w:r w:rsidR="00852ED9" w:rsidDel="00855496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47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59"/>
              <w:gridCol w:w="2375"/>
              <w:gridCol w:w="3174"/>
              <w:gridCol w:w="3247"/>
              <w:tblGridChange w:id="48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49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0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1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2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3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D866A7">
              <w:trPr>
                <w:tblCellSpacing w:w="0" w:type="dxa"/>
                <w:jc w:val="center"/>
                <w:trPrChange w:id="54" w:author="María_Nole" w:date="2023-06-20T12:45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5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56"/>
                  <w:commentRangeStart w:id="57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8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20D32B1D" w:rsidR="009E53FC" w:rsidRPr="004A6218" w:rsidRDefault="00855496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59" w:author="María_Nole" w:date="2023-08-04T14:42:00Z">
                    <w:r>
                      <w:rPr>
                        <w:rFonts w:asciiTheme="minorHAnsi" w:hAnsiTheme="minorHAnsi"/>
                        <w:color w:val="FF0000"/>
                      </w:rPr>
                      <w:t xml:space="preserve">Granda Cruz </w:t>
                    </w:r>
                    <w:proofErr w:type="spellStart"/>
                    <w:r>
                      <w:rPr>
                        <w:rFonts w:asciiTheme="minorHAnsi" w:hAnsiTheme="minorHAnsi"/>
                        <w:color w:val="FF0000"/>
                      </w:rPr>
                      <w:t>Jackeline</w:t>
                    </w:r>
                    <w:proofErr w:type="spellEnd"/>
                    <w:r>
                      <w:rPr>
                        <w:rFonts w:asciiTheme="minorHAnsi" w:hAnsiTheme="minorHAnsi"/>
                        <w:color w:val="FF0000"/>
                      </w:rPr>
                      <w:t xml:space="preserve"> Alexandra  </w:t>
                    </w:r>
                    <w:r w:rsidDel="0065622C">
                      <w:rPr>
                        <w:rFonts w:asciiTheme="minorHAnsi" w:hAnsiTheme="minorHAnsi"/>
                        <w:color w:val="FF0000"/>
                      </w:rPr>
                      <w:t xml:space="preserve"> </w:t>
                    </w:r>
                  </w:ins>
                  <w:commentRangeStart w:id="60"/>
                  <w:del w:id="61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2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698BF20D" w:rsidR="009E53FC" w:rsidRPr="006E55D2" w:rsidRDefault="00855496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3" w:author="María_Nole" w:date="2023-08-04T14:43:00Z">
                    <w:r>
                      <w:t>0704455500</w:t>
                    </w:r>
                  </w:ins>
                  <w:del w:id="64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5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6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7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60"/>
                    <w:r w:rsidR="00BF4717" w:rsidRPr="006E55D2" w:rsidDel="00CD382D">
                      <w:rPr>
                        <w:rStyle w:val="Refdecomentario"/>
                      </w:rPr>
                      <w:commentReference w:id="60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56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57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8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19A63787" w:rsidR="009E53FC" w:rsidRPr="004A6218" w:rsidRDefault="00852ED9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del w:id="69" w:author="María_Nole" w:date="2023-07-07T09:02:00Z">
                    <w:r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70" w:author="María_Nole" w:date="2023-06-20T12:44:00Z">
                    <w:r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71" w:author="María_Nole" w:date="2023-06-20T12:18:00Z">
                    <w:r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72" w:author="María_Nole" w:date="2023-06-20T12:50:00Z">
                    <w:r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73" w:author="María_Nole" w:date="2023-07-07T09:02:00Z">
                    <w:r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74" w:author="María_Nole" w:date="2023-06-20T12:44:00Z">
                    <w:r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75" w:author="María_Nole" w:date="2023-06-20T12:18:00Z">
                    <w:r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76" w:author="María_Nole" w:date="2023-07-07T09:02:00Z">
                    <w:r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  <w:ins w:id="77" w:author="María_Nole" w:date="2023-07-07T09:02:00Z">
                    <w:r w:rsidR="00A31B8A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0063</w:t>
                    </w:r>
                    <w:r w:rsidR="00855496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-2022</w:t>
                    </w:r>
                    <w:r w:rsidR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-DPEO</w:t>
                    </w:r>
                  </w:ins>
                  <w:ins w:id="78" w:author="María_Nole" w:date="2023-08-04T14:43:00Z">
                    <w:r w:rsidR="00855496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-A</w:t>
                    </w:r>
                  </w:ins>
                </w:p>
              </w:tc>
            </w:tr>
            <w:commentRangeEnd w:id="56"/>
            <w:commentRangeEnd w:id="57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0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56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57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1233A0"/>
    <w:rsid w:val="00200C27"/>
    <w:rsid w:val="00221FA2"/>
    <w:rsid w:val="00262FA3"/>
    <w:rsid w:val="00282C4D"/>
    <w:rsid w:val="0029201E"/>
    <w:rsid w:val="00295AB7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4059E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55496"/>
    <w:rsid w:val="008C2E3E"/>
    <w:rsid w:val="00934170"/>
    <w:rsid w:val="00963AEB"/>
    <w:rsid w:val="00981821"/>
    <w:rsid w:val="009A16A2"/>
    <w:rsid w:val="009E53FC"/>
    <w:rsid w:val="00A14405"/>
    <w:rsid w:val="00A31B8A"/>
    <w:rsid w:val="00A54B67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2E518-846B-4EA1-8D88-BC99FD01A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2023-08-10T16:27:00Z</dcterms:created>
  <dcterms:modified xsi:type="dcterms:W3CDTF">2023-08-10T16:27:00Z</dcterms:modified>
</cp:coreProperties>
</file>