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6D77B1F0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>mpedimento Sr</w:t>
            </w:r>
            <w:ins w:id="0" w:author="María_Nole" w:date="2023-08-17T13:35:00Z">
              <w:r w:rsidR="009B3B7B">
                <w:rPr>
                  <w:rFonts w:asciiTheme="minorHAnsi" w:hAnsiTheme="minorHAnsi"/>
                  <w:color w:val="FF0000"/>
                </w:rPr>
                <w:t>.</w:t>
              </w:r>
            </w:ins>
            <w:del w:id="1" w:author="María_Nole" w:date="2023-08-17T13:35:00Z">
              <w:r w:rsidR="00BF4717" w:rsidDel="009B3B7B">
                <w:rPr>
                  <w:rFonts w:asciiTheme="minorHAnsi" w:hAnsiTheme="minorHAnsi"/>
                  <w:color w:val="FF0000"/>
                </w:rPr>
                <w:delText>.</w:delText>
              </w:r>
            </w:del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bookmarkStart w:id="2" w:name="_GoBack"/>
            <w:ins w:id="3" w:author="María_Nole" w:date="2023-08-17T21:19:00Z">
              <w:r w:rsidR="00585179">
                <w:rPr>
                  <w:rFonts w:asciiTheme="minorHAnsi" w:hAnsiTheme="minorHAnsi"/>
                  <w:color w:val="FF0000"/>
                </w:rPr>
                <w:t>Castillo Cordova Edgar Stalin</w:t>
              </w:r>
            </w:ins>
            <w:ins w:id="4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5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bookmarkEnd w:id="2"/>
            <w:del w:id="6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del w:id="7" w:author="María_Nole" w:date="2023-08-17T13:35:00Z">
              <w:r w:rsidR="0065622C" w:rsidDel="009B3B7B">
                <w:rPr>
                  <w:rFonts w:asciiTheme="minorHAnsi" w:hAnsiTheme="minorHAnsi"/>
                  <w:color w:val="FF0000"/>
                </w:rPr>
                <w:delText xml:space="preserve"> </w:delText>
              </w:r>
            </w:del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Redmine </w:t>
            </w:r>
            <w:ins w:id="8" w:author="María_Nole" w:date="2023-06-20T12:15:00Z">
              <w:r w:rsidR="00585179">
                <w:rPr>
                  <w:rFonts w:asciiTheme="minorHAnsi" w:hAnsiTheme="minorHAnsi"/>
                  <w:color w:val="FF0000"/>
                </w:rPr>
                <w:t>44994</w:t>
              </w:r>
            </w:ins>
            <w:del w:id="9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6A471BF3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10" w:author="María_Nole" w:date="2023-07-07T08:59:00Z">
              <w:r w:rsidR="00585179">
                <w:t>MDT-DPTSPOM-2023-3458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11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12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13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4" w:author="María_Nole" w:date="2023-06-20T12:15:00Z">
              <w:r w:rsidR="002A6FAB">
                <w:rPr>
                  <w:rFonts w:asciiTheme="minorHAnsi" w:hAnsiTheme="minorHAnsi" w:cstheme="minorHAnsi"/>
                  <w:color w:val="FF0000"/>
                  <w:lang w:val="es-ES"/>
                </w:rPr>
                <w:t>03</w:t>
              </w:r>
              <w:r w:rsidR="001A48B1">
                <w:rPr>
                  <w:rFonts w:asciiTheme="minorHAnsi" w:hAnsiTheme="minorHAnsi" w:cstheme="minorHAnsi"/>
                  <w:color w:val="FF0000"/>
                  <w:lang w:val="es-ES"/>
                </w:rPr>
                <w:t xml:space="preserve"> </w:t>
              </w:r>
            </w:ins>
            <w:del w:id="15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del w:id="16" w:author="María_Nole" w:date="2023-08-17T10:58:00Z">
              <w:r w:rsidR="00667F18" w:rsidDel="001A48B1">
                <w:rPr>
                  <w:rFonts w:asciiTheme="minorHAnsi" w:hAnsiTheme="minorHAnsi" w:cstheme="minorHAnsi"/>
                  <w:color w:val="FF0000"/>
                  <w:lang w:val="es-ES"/>
                </w:rPr>
                <w:delText xml:space="preserve"> 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de </w:t>
            </w:r>
            <w:ins w:id="17" w:author="María_Nole" w:date="2023-08-17T21:10:00Z">
              <w:r w:rsidR="000F4C23">
                <w:rPr>
                  <w:rFonts w:asciiTheme="minorHAnsi" w:hAnsiTheme="minorHAnsi" w:cstheme="minorHAnsi"/>
                  <w:color w:val="FF0000"/>
                  <w:lang w:val="es-ES"/>
                </w:rPr>
                <w:t>agosto</w:t>
              </w:r>
            </w:ins>
            <w:del w:id="18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ju</w:delText>
              </w:r>
            </w:del>
            <w:del w:id="19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del w:id="20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io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21" w:author="María_Nole" w:date="2023-06-23T12:13:00Z">
              <w:r w:rsidR="000F4C23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d</w:t>
              </w:r>
            </w:ins>
            <w:del w:id="22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ins w:id="23" w:author="María_Nole" w:date="2023-06-20T12:16:00Z">
              <w:r w:rsidR="00CD382D" w:rsidRPr="00CD382D">
                <w:rPr>
                  <w:i/>
                  <w:rPrChange w:id="24" w:author="María_Nole" w:date="2023-06-20T12:16:00Z">
                    <w:rPr/>
                  </w:rPrChange>
                </w:rPr>
                <w:t>Registrese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25" w:author="María_Nole" w:date="2023-07-07T09:00:00Z">
              <w:r w:rsidR="00D100E7">
                <w:rPr>
                  <w:i/>
                </w:rPr>
                <w:t>el</w:t>
              </w:r>
            </w:ins>
            <w:ins w:id="26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7" w:author="María_Nole" w:date="2023-06-20T12:16:00Z">
                    <w:rPr/>
                  </w:rPrChange>
                </w:rPr>
                <w:t xml:space="preserve"> Señor</w:t>
              </w:r>
            </w:ins>
            <w:ins w:id="28" w:author="María_Nole" w:date="2023-08-17T21:10:00Z">
              <w:r w:rsidR="009C17F4">
                <w:rPr>
                  <w:i/>
                </w:rPr>
                <w:t xml:space="preserve"> </w:t>
              </w:r>
            </w:ins>
            <w:ins w:id="29" w:author="María_Nole" w:date="2023-08-17T21:20:00Z">
              <w:r w:rsidR="00585179">
                <w:rPr>
                  <w:i/>
                </w:rPr>
                <w:t>CASTILLO CORDOVA ESGAR STALIN</w:t>
              </w:r>
            </w:ins>
            <w:ins w:id="30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31" w:author="María_Nole" w:date="2023-06-20T12:16:00Z">
                    <w:rPr/>
                  </w:rPrChange>
                </w:rPr>
                <w:t>iudadanía</w:t>
              </w:r>
            </w:ins>
            <w:ins w:id="32" w:author="María_Nole" w:date="2023-08-17T13:36:00Z">
              <w:r w:rsidR="009B3B7B">
                <w:rPr>
                  <w:i/>
                </w:rPr>
                <w:t xml:space="preserve"> </w:t>
              </w:r>
            </w:ins>
            <w:ins w:id="33" w:author="María_Nole" w:date="2023-08-17T21:20:00Z">
              <w:r w:rsidR="00585179">
                <w:t>07038</w:t>
              </w:r>
            </w:ins>
            <w:ins w:id="34" w:author="María_Nole" w:date="2023-08-17T21:21:00Z">
              <w:r w:rsidR="00585179">
                <w:t>93560</w:t>
              </w:r>
            </w:ins>
            <w:ins w:id="35" w:author="María_Nole" w:date="2023-06-23T12:23:00Z">
              <w:r w:rsidR="006E55D2">
                <w:rPr>
                  <w:i/>
                </w:rPr>
                <w:t>,</w:t>
              </w:r>
            </w:ins>
            <w:ins w:id="36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7" w:author="María_Nole" w:date="2023-06-20T12:16:00Z">
              <w:r w:rsidR="00CD382D" w:rsidRPr="00CD382D">
                <w:rPr>
                  <w:i/>
                  <w:rPrChange w:id="38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39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40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41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42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43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63E0D55A" w:rsidR="0054059E" w:rsidRPr="004A6218" w:rsidRDefault="00585179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4" w:author="María_Nole" w:date="2023-07-07T09:01:00Z">
                    <w:r>
                      <w:t>1705</w:t>
                    </w:r>
                    <w:r w:rsidR="00D100E7">
                      <w:t>-DPEO-J-2023</w:t>
                    </w:r>
                  </w:ins>
                  <w:del w:id="45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46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2ADA821C" w:rsidR="0054059E" w:rsidRPr="004A6218" w:rsidRDefault="00585179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7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31</w:t>
                    </w:r>
                  </w:ins>
                  <w:del w:id="48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49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50" w:author="María_Nole" w:date="2023-08-17T10:59:00Z">
                    <w:r w:rsidR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7</w:t>
                    </w:r>
                  </w:ins>
                  <w:del w:id="51" w:author="María_Nole" w:date="2023-08-17T10:59:00Z">
                    <w:r w:rsidR="00852ED9" w:rsidDel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52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76"/>
              <w:gridCol w:w="2552"/>
              <w:gridCol w:w="2454"/>
              <w:gridCol w:w="3534"/>
              <w:tblGridChange w:id="53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54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5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6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7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8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2A6FAB">
              <w:trPr>
                <w:trHeight w:val="268"/>
                <w:tblCellSpacing w:w="0" w:type="dxa"/>
                <w:jc w:val="center"/>
                <w:trPrChange w:id="59" w:author="María_Nole" w:date="2023-08-17T21:18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0" w:author="María_Nole" w:date="2023-08-17T21:18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61"/>
                  <w:commentRangeStart w:id="62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3" w:author="María_Nole" w:date="2023-08-17T21:18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5A34D9FC" w:rsidR="009E53FC" w:rsidRPr="004A6218" w:rsidRDefault="00585179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4" w:author="María_Nole" w:date="2023-08-17T21:21:00Z">
                    <w:r>
                      <w:rPr>
                        <w:rFonts w:asciiTheme="minorHAnsi" w:hAnsiTheme="minorHAnsi"/>
                        <w:color w:val="FF0000"/>
                      </w:rPr>
                      <w:t xml:space="preserve">Castillo Cordova Edgar Stalin  </w:t>
                    </w:r>
                  </w:ins>
                  <w:commentRangeStart w:id="65"/>
                  <w:del w:id="66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7" w:author="María_Nole" w:date="2023-08-17T21:18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46791598" w:rsidR="009E53FC" w:rsidRPr="006E55D2" w:rsidRDefault="00585179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8" w:author="María_Nole" w:date="2023-08-17T21:21:00Z">
                    <w:r>
                      <w:t>0703893560</w:t>
                    </w:r>
                  </w:ins>
                  <w:del w:id="69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0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1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2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65"/>
                    <w:r w:rsidR="00BF4717" w:rsidRPr="006E55D2" w:rsidDel="00CD382D">
                      <w:rPr>
                        <w:rStyle w:val="Refdecomentario"/>
                      </w:rPr>
                      <w:commentReference w:id="65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61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62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73" w:author="María_Nole" w:date="2023-08-17T21:18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47C39D7B" w:rsidR="009E53FC" w:rsidRPr="004A6218" w:rsidRDefault="00585179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ins w:id="74" w:author="María_Nole" w:date="2023-08-17T21:15:00Z">
                    <w:r>
                      <w:t>1095</w:t>
                    </w:r>
                  </w:ins>
                  <w:ins w:id="75" w:author="María_Nole" w:date="2023-08-17T11:00:00Z">
                    <w:r w:rsidR="009B3B7B">
                      <w:t>-202</w:t>
                    </w:r>
                  </w:ins>
                  <w:ins w:id="76" w:author="María_Nole" w:date="2023-08-17T13:37:00Z">
                    <w:r>
                      <w:t>3</w:t>
                    </w:r>
                  </w:ins>
                  <w:ins w:id="77" w:author="María_Nole" w:date="2023-08-17T11:00:00Z">
                    <w:r w:rsidR="001A48B1">
                      <w:t>-DPEO</w:t>
                    </w:r>
                  </w:ins>
                  <w:del w:id="78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79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80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81" w:author="María_Nole" w:date="2023-06-20T12:50:00Z">
                    <w:r w:rsidR="00852ED9"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82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83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4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5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</w:p>
              </w:tc>
            </w:tr>
            <w:commentRangeEnd w:id="61"/>
            <w:commentRangeEnd w:id="62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5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61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62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0F4C23"/>
    <w:rsid w:val="001233A0"/>
    <w:rsid w:val="001A48B1"/>
    <w:rsid w:val="00200C27"/>
    <w:rsid w:val="00221FA2"/>
    <w:rsid w:val="00262FA3"/>
    <w:rsid w:val="00282C4D"/>
    <w:rsid w:val="0029201E"/>
    <w:rsid w:val="00295AB7"/>
    <w:rsid w:val="002A6FAB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4059E"/>
    <w:rsid w:val="00585179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C2E3E"/>
    <w:rsid w:val="00934170"/>
    <w:rsid w:val="00963AEB"/>
    <w:rsid w:val="00981821"/>
    <w:rsid w:val="009A16A2"/>
    <w:rsid w:val="009B3B7B"/>
    <w:rsid w:val="009C17F4"/>
    <w:rsid w:val="009E53FC"/>
    <w:rsid w:val="00A14405"/>
    <w:rsid w:val="00A54B67"/>
    <w:rsid w:val="00A60641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D348C-7872-4FDE-A30F-DA711A7F8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2023-08-18T02:22:00Z</dcterms:created>
  <dcterms:modified xsi:type="dcterms:W3CDTF">2023-08-18T02:22:00Z</dcterms:modified>
</cp:coreProperties>
</file>