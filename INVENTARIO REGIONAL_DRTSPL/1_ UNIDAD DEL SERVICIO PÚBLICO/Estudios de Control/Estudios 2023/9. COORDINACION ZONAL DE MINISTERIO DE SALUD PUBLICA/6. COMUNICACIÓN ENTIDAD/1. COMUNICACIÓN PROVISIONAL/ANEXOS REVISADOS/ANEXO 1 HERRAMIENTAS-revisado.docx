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B89353" w14:textId="1C9B054C" w:rsidR="007700A2" w:rsidRPr="006C6A04" w:rsidRDefault="00693105" w:rsidP="006C6A04">
      <w:pPr>
        <w:jc w:val="center"/>
        <w:rPr>
          <w:b/>
        </w:rPr>
      </w:pPr>
      <w:r>
        <w:rPr>
          <w:noProof/>
          <w:lang w:eastAsia="es-EC"/>
        </w:rPr>
        <mc:AlternateContent>
          <mc:Choice Requires="wps">
            <w:drawing>
              <wp:anchor distT="0" distB="0" distL="114300" distR="114300" simplePos="0" relativeHeight="251659264" behindDoc="0" locked="0" layoutInCell="1" allowOverlap="1" wp14:anchorId="2DA3C9C1" wp14:editId="03B40196">
                <wp:simplePos x="0" y="0"/>
                <wp:positionH relativeFrom="column">
                  <wp:posOffset>-631190</wp:posOffset>
                </wp:positionH>
                <wp:positionV relativeFrom="paragraph">
                  <wp:posOffset>9015359</wp:posOffset>
                </wp:positionV>
                <wp:extent cx="4199466" cy="524934"/>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4199466" cy="524934"/>
                        </a:xfrm>
                        <a:prstGeom prst="rect">
                          <a:avLst/>
                        </a:prstGeom>
                        <a:noFill/>
                        <a:ln w="6350">
                          <a:noFill/>
                        </a:ln>
                      </wps:spPr>
                      <wps:txbx>
                        <w:txbxContent>
                          <w:p w14:paraId="2DECF8D0" w14:textId="0E9B01C8" w:rsidR="000D75EF" w:rsidRPr="00693105" w:rsidRDefault="000D75EF"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Dirección:</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Bolívar y Rocafuerte (Edif. GEOMIL)</w:t>
                            </w:r>
                          </w:p>
                          <w:p w14:paraId="64BA5264" w14:textId="53995214" w:rsidR="000D75EF" w:rsidRPr="00693105" w:rsidRDefault="000D75EF"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Código Postal:</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110108</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Loja-</w:t>
                            </w:r>
                            <w:r w:rsidRPr="00693105">
                              <w:rPr>
                                <w:rFonts w:ascii="Arial" w:hAnsi="Arial" w:cs="Arial"/>
                                <w:color w:val="767171" w:themeColor="background2" w:themeShade="80"/>
                                <w:sz w:val="18"/>
                                <w:szCs w:val="18"/>
                              </w:rPr>
                              <w:t xml:space="preserve"> Ecuador </w:t>
                            </w:r>
                            <w:r w:rsidRPr="00693105">
                              <w:rPr>
                                <w:rFonts w:ascii="Arial" w:hAnsi="Arial" w:cs="Arial"/>
                                <w:b/>
                                <w:bCs/>
                                <w:color w:val="767171" w:themeColor="background2" w:themeShade="80"/>
                                <w:sz w:val="18"/>
                                <w:szCs w:val="18"/>
                              </w:rPr>
                              <w:t>Teléfono:</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072571503</w:t>
                            </w:r>
                          </w:p>
                          <w:p w14:paraId="6C9EF50A" w14:textId="0738A93F" w:rsidR="000D75EF" w:rsidRPr="00693105" w:rsidRDefault="000D75EF" w:rsidP="00693105">
                            <w:pPr>
                              <w:pStyle w:val="Sinespaciado"/>
                              <w:rPr>
                                <w:rFonts w:ascii="Arial" w:hAnsi="Arial" w:cs="Arial"/>
                                <w:color w:val="767171" w:themeColor="background2" w:themeShade="80"/>
                                <w:sz w:val="18"/>
                                <w:szCs w:val="18"/>
                              </w:rPr>
                            </w:pPr>
                            <w:r w:rsidRPr="00693105">
                              <w:rPr>
                                <w:rFonts w:ascii="Arial" w:hAnsi="Arial" w:cs="Arial"/>
                                <w:color w:val="767171" w:themeColor="background2" w:themeShade="80"/>
                                <w:sz w:val="18"/>
                                <w:szCs w:val="18"/>
                              </w:rPr>
                              <w:t>www.trabajo.gob.ec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3C9C1" id="_x0000_t202" coordsize="21600,21600" o:spt="202" path="m,l,21600r21600,l21600,xe">
                <v:stroke joinstyle="miter"/>
                <v:path gradientshapeok="t" o:connecttype="rect"/>
              </v:shapetype>
              <v:shape id="Cuadro de texto 1" o:spid="_x0000_s1026" type="#_x0000_t202" style="position:absolute;left:0;text-align:left;margin-left:-49.7pt;margin-top:709.85pt;width:330.65pt;height:4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" filled="f" stroked="f" strokeweight=".5pt">
                <v:textbox>
                  <w:txbxContent>
                    <w:p w14:paraId="2DECF8D0" w14:textId="0E9B01C8" w:rsidR="000D75EF" w:rsidRPr="00693105" w:rsidRDefault="000D75EF"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Dirección:</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Bolívar y Rocafuerte (Edif. GEOMIL)</w:t>
                      </w:r>
                    </w:p>
                    <w:p w14:paraId="64BA5264" w14:textId="53995214" w:rsidR="000D75EF" w:rsidRPr="00693105" w:rsidRDefault="000D75EF"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Código Postal:</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110108</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Loja-</w:t>
                      </w:r>
                      <w:r w:rsidRPr="00693105">
                        <w:rPr>
                          <w:rFonts w:ascii="Arial" w:hAnsi="Arial" w:cs="Arial"/>
                          <w:color w:val="767171" w:themeColor="background2" w:themeShade="80"/>
                          <w:sz w:val="18"/>
                          <w:szCs w:val="18"/>
                        </w:rPr>
                        <w:t xml:space="preserve"> Ecuador </w:t>
                      </w:r>
                      <w:r w:rsidRPr="00693105">
                        <w:rPr>
                          <w:rFonts w:ascii="Arial" w:hAnsi="Arial" w:cs="Arial"/>
                          <w:b/>
                          <w:bCs/>
                          <w:color w:val="767171" w:themeColor="background2" w:themeShade="80"/>
                          <w:sz w:val="18"/>
                          <w:szCs w:val="18"/>
                        </w:rPr>
                        <w:t>Teléfono:</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072571503</w:t>
                      </w:r>
                    </w:p>
                    <w:p w14:paraId="6C9EF50A" w14:textId="0738A93F" w:rsidR="000D75EF" w:rsidRPr="00693105" w:rsidRDefault="000D75EF" w:rsidP="00693105">
                      <w:pPr>
                        <w:pStyle w:val="Sinespaciado"/>
                        <w:rPr>
                          <w:rFonts w:ascii="Arial" w:hAnsi="Arial" w:cs="Arial"/>
                          <w:color w:val="767171" w:themeColor="background2" w:themeShade="80"/>
                          <w:sz w:val="18"/>
                          <w:szCs w:val="18"/>
                        </w:rPr>
                      </w:pPr>
                      <w:r w:rsidRPr="00693105">
                        <w:rPr>
                          <w:rFonts w:ascii="Arial" w:hAnsi="Arial" w:cs="Arial"/>
                          <w:color w:val="767171" w:themeColor="background2" w:themeShade="80"/>
                          <w:sz w:val="18"/>
                          <w:szCs w:val="18"/>
                        </w:rPr>
                        <w:t>www.trabajo.gob.ec</w:t>
                      </w:r>
                    </w:p>
                  </w:txbxContent>
                </v:textbox>
              </v:shape>
            </w:pict>
          </mc:Fallback>
        </mc:AlternateContent>
      </w:r>
      <w:r w:rsidR="000D347C" w:rsidRPr="006C6A04">
        <w:rPr>
          <w:b/>
        </w:rPr>
        <w:t>ANEXO 1</w:t>
      </w:r>
    </w:p>
    <w:p w14:paraId="4274AB68" w14:textId="22957299" w:rsidR="00A370EC" w:rsidRPr="00A370EC" w:rsidRDefault="00A370EC" w:rsidP="006C6A04">
      <w:pPr>
        <w:pStyle w:val="Prrafodelista"/>
        <w:numPr>
          <w:ilvl w:val="0"/>
          <w:numId w:val="1"/>
        </w:numPr>
        <w:spacing w:before="32"/>
        <w:ind w:right="349"/>
        <w:jc w:val="both"/>
        <w:rPr>
          <w:rFonts w:ascii="Arial" w:eastAsia="Arial" w:hAnsi="Arial" w:cs="Arial"/>
          <w:b/>
          <w:spacing w:val="-6"/>
        </w:rPr>
      </w:pPr>
      <w:r w:rsidRPr="00A370EC">
        <w:rPr>
          <w:rFonts w:ascii="Arial" w:eastAsia="Arial" w:hAnsi="Arial" w:cs="Arial"/>
          <w:b/>
          <w:spacing w:val="-6"/>
        </w:rPr>
        <w:t>APROBACIÓN E IMPLEMENTACIÓN DE LAS HERRAMIENTAS DE INSTITUCIONAL</w:t>
      </w:r>
      <w:ins w:id="0" w:author="María_Nole" w:date="2023-06-15T08:33:00Z">
        <w:r w:rsidR="00125F9F">
          <w:rPr>
            <w:rFonts w:ascii="Arial" w:eastAsia="Arial" w:hAnsi="Arial" w:cs="Arial"/>
            <w:b/>
            <w:spacing w:val="-6"/>
          </w:rPr>
          <w:t>ES</w:t>
        </w:r>
      </w:ins>
      <w:bookmarkStart w:id="1" w:name="_GoBack"/>
      <w:bookmarkEnd w:id="1"/>
      <w:del w:id="2" w:author="María_Nole" w:date="2023-06-15T08:33:00Z">
        <w:r w:rsidRPr="00A370EC" w:rsidDel="00125F9F">
          <w:rPr>
            <w:rFonts w:ascii="Arial" w:eastAsia="Arial" w:hAnsi="Arial" w:cs="Arial"/>
            <w:b/>
            <w:spacing w:val="-6"/>
          </w:rPr>
          <w:delText>IDAD</w:delText>
        </w:r>
      </w:del>
    </w:p>
    <w:tbl>
      <w:tblPr>
        <w:tblStyle w:val="Tablaconcuadrcula"/>
        <w:tblW w:w="0" w:type="auto"/>
        <w:tblLook w:val="04A0" w:firstRow="1" w:lastRow="0" w:firstColumn="1" w:lastColumn="0" w:noHBand="0" w:noVBand="1"/>
        <w:tblPrChange w:id="3" w:author="María_Nole" w:date="2023-06-14T13:32:00Z">
          <w:tblPr>
            <w:tblStyle w:val="Tablaconcuadrcula"/>
            <w:tblW w:w="0" w:type="auto"/>
            <w:tblInd w:w="720" w:type="dxa"/>
            <w:tblLook w:val="04A0" w:firstRow="1" w:lastRow="0" w:firstColumn="1" w:lastColumn="0" w:noHBand="0" w:noVBand="1"/>
          </w:tblPr>
        </w:tblPrChange>
      </w:tblPr>
      <w:tblGrid>
        <w:gridCol w:w="2394"/>
        <w:gridCol w:w="5380"/>
        <w:tblGridChange w:id="4">
          <w:tblGrid>
            <w:gridCol w:w="607"/>
            <w:gridCol w:w="1787"/>
            <w:gridCol w:w="2100"/>
            <w:gridCol w:w="3280"/>
            <w:gridCol w:w="607"/>
          </w:tblGrid>
        </w:tblGridChange>
      </w:tblGrid>
      <w:tr w:rsidR="000D75EF" w:rsidRPr="000D75EF" w14:paraId="5635C4A0" w14:textId="77777777" w:rsidTr="000D75EF">
        <w:trPr>
          <w:ins w:id="5" w:author="María_Nole" w:date="2023-06-14T13:30:00Z"/>
          <w:trPrChange w:id="6" w:author="María_Nole" w:date="2023-06-14T13:32:00Z">
            <w:trPr>
              <w:gridBefore w:val="1"/>
            </w:trPr>
          </w:trPrChange>
        </w:trPr>
        <w:tc>
          <w:tcPr>
            <w:tcW w:w="2394" w:type="dxa"/>
            <w:vAlign w:val="center"/>
            <w:tcPrChange w:id="7" w:author="María_Nole" w:date="2023-06-14T13:32:00Z">
              <w:tcPr>
                <w:tcW w:w="4247" w:type="dxa"/>
                <w:gridSpan w:val="2"/>
              </w:tcPr>
            </w:tcPrChange>
          </w:tcPr>
          <w:p w14:paraId="6AF67372" w14:textId="77777777" w:rsidR="000D75EF" w:rsidRPr="000D75EF" w:rsidRDefault="000D75EF">
            <w:pPr>
              <w:jc w:val="center"/>
              <w:rPr>
                <w:ins w:id="8" w:author="María_Nole" w:date="2023-06-14T13:30:00Z"/>
                <w:sz w:val="20"/>
                <w:szCs w:val="20"/>
                <w:rPrChange w:id="9" w:author="María_Nole" w:date="2023-06-14T13:32:00Z">
                  <w:rPr>
                    <w:ins w:id="10" w:author="María_Nole" w:date="2023-06-14T13:30:00Z"/>
                  </w:rPr>
                </w:rPrChange>
              </w:rPr>
              <w:pPrChange w:id="11" w:author="María_Nole" w:date="2023-06-14T13:32:00Z">
                <w:pPr/>
              </w:pPrChange>
            </w:pPr>
            <w:ins w:id="12" w:author="María_Nole" w:date="2023-06-14T13:30:00Z">
              <w:r w:rsidRPr="000D75EF">
                <w:rPr>
                  <w:sz w:val="20"/>
                  <w:szCs w:val="20"/>
                  <w:rPrChange w:id="13" w:author="María_Nole" w:date="2023-06-14T13:32:00Z">
                    <w:rPr/>
                  </w:rPrChange>
                </w:rPr>
                <w:t>VARIABLE</w:t>
              </w:r>
            </w:ins>
          </w:p>
          <w:p w14:paraId="7E1F213C" w14:textId="77777777" w:rsidR="000D75EF" w:rsidRPr="000D75EF" w:rsidRDefault="000D75EF">
            <w:pPr>
              <w:pStyle w:val="Prrafodelista"/>
              <w:spacing w:before="32"/>
              <w:ind w:left="0" w:right="349"/>
              <w:jc w:val="center"/>
              <w:rPr>
                <w:ins w:id="14" w:author="María_Nole" w:date="2023-06-14T13:30:00Z"/>
                <w:rFonts w:ascii="Arial" w:eastAsia="Arial" w:hAnsi="Arial" w:cs="Arial"/>
                <w:b/>
                <w:sz w:val="20"/>
                <w:szCs w:val="20"/>
                <w:rPrChange w:id="15" w:author="María_Nole" w:date="2023-06-14T13:32:00Z">
                  <w:rPr>
                    <w:ins w:id="16" w:author="María_Nole" w:date="2023-06-14T13:30:00Z"/>
                    <w:rFonts w:ascii="Arial" w:eastAsia="Arial" w:hAnsi="Arial" w:cs="Arial"/>
                    <w:b/>
                  </w:rPr>
                </w:rPrChange>
              </w:rPr>
              <w:pPrChange w:id="17" w:author="María_Nole" w:date="2023-06-14T13:32:00Z">
                <w:pPr>
                  <w:pStyle w:val="Prrafodelista"/>
                  <w:spacing w:before="32"/>
                  <w:ind w:left="0" w:right="349"/>
                </w:pPr>
              </w:pPrChange>
            </w:pPr>
          </w:p>
        </w:tc>
        <w:tc>
          <w:tcPr>
            <w:tcW w:w="5380" w:type="dxa"/>
            <w:vAlign w:val="center"/>
            <w:tcPrChange w:id="18" w:author="María_Nole" w:date="2023-06-14T13:32:00Z">
              <w:tcPr>
                <w:tcW w:w="4247" w:type="dxa"/>
                <w:gridSpan w:val="2"/>
              </w:tcPr>
            </w:tcPrChange>
          </w:tcPr>
          <w:p w14:paraId="0B4AF8C1" w14:textId="0BB7CEE8" w:rsidR="000D75EF" w:rsidRPr="000D75EF" w:rsidRDefault="000D75EF">
            <w:pPr>
              <w:pStyle w:val="Prrafodelista"/>
              <w:spacing w:before="32"/>
              <w:ind w:left="0" w:right="349"/>
              <w:jc w:val="center"/>
              <w:rPr>
                <w:ins w:id="19" w:author="María_Nole" w:date="2023-06-14T13:30:00Z"/>
                <w:rFonts w:ascii="Arial" w:eastAsia="Arial" w:hAnsi="Arial" w:cs="Arial"/>
                <w:b/>
                <w:sz w:val="20"/>
                <w:szCs w:val="20"/>
                <w:rPrChange w:id="20" w:author="María_Nole" w:date="2023-06-14T13:32:00Z">
                  <w:rPr>
                    <w:ins w:id="21" w:author="María_Nole" w:date="2023-06-14T13:30:00Z"/>
                    <w:rFonts w:ascii="Arial" w:eastAsia="Arial" w:hAnsi="Arial" w:cs="Arial"/>
                    <w:b/>
                  </w:rPr>
                </w:rPrChange>
              </w:rPr>
              <w:pPrChange w:id="22" w:author="María_Nole" w:date="2023-06-14T13:32:00Z">
                <w:pPr>
                  <w:pStyle w:val="Prrafodelista"/>
                  <w:spacing w:before="32"/>
                  <w:ind w:left="0" w:right="349"/>
                </w:pPr>
              </w:pPrChange>
            </w:pPr>
            <w:ins w:id="23" w:author="María_Nole" w:date="2023-06-14T13:30:00Z">
              <w:r w:rsidRPr="000D75EF">
                <w:rPr>
                  <w:sz w:val="20"/>
                  <w:szCs w:val="20"/>
                  <w:rPrChange w:id="24" w:author="María_Nole" w:date="2023-06-14T13:32:00Z">
                    <w:rPr/>
                  </w:rPrChange>
                </w:rPr>
                <w:t>OBSERVACIONES</w:t>
              </w:r>
            </w:ins>
          </w:p>
        </w:tc>
      </w:tr>
      <w:tr w:rsidR="000D75EF" w:rsidRPr="000D75EF" w14:paraId="1FFB4CD5" w14:textId="77777777" w:rsidTr="000D75EF">
        <w:trPr>
          <w:ins w:id="25" w:author="María_Nole" w:date="2023-06-14T13:30:00Z"/>
          <w:trPrChange w:id="26" w:author="María_Nole" w:date="2023-06-14T13:32:00Z">
            <w:trPr>
              <w:gridBefore w:val="1"/>
            </w:trPr>
          </w:trPrChange>
        </w:trPr>
        <w:tc>
          <w:tcPr>
            <w:tcW w:w="2394" w:type="dxa"/>
            <w:vAlign w:val="center"/>
            <w:tcPrChange w:id="27" w:author="María_Nole" w:date="2023-06-14T13:32:00Z">
              <w:tcPr>
                <w:tcW w:w="3887" w:type="dxa"/>
                <w:gridSpan w:val="2"/>
              </w:tcPr>
            </w:tcPrChange>
          </w:tcPr>
          <w:p w14:paraId="67C51706" w14:textId="229DB8F0" w:rsidR="000D75EF" w:rsidRPr="000D75EF" w:rsidRDefault="000D75EF">
            <w:pPr>
              <w:pStyle w:val="Prrafodelista"/>
              <w:spacing w:before="32"/>
              <w:ind w:left="0" w:right="349"/>
              <w:jc w:val="center"/>
              <w:rPr>
                <w:ins w:id="28" w:author="María_Nole" w:date="2023-06-14T13:30:00Z"/>
                <w:rFonts w:ascii="Arial" w:eastAsia="Arial" w:hAnsi="Arial" w:cs="Arial"/>
                <w:b/>
                <w:sz w:val="20"/>
                <w:szCs w:val="20"/>
                <w:rPrChange w:id="29" w:author="María_Nole" w:date="2023-06-14T13:32:00Z">
                  <w:rPr>
                    <w:ins w:id="30" w:author="María_Nole" w:date="2023-06-14T13:30:00Z"/>
                    <w:rFonts w:ascii="Arial" w:eastAsia="Arial" w:hAnsi="Arial" w:cs="Arial"/>
                    <w:b/>
                  </w:rPr>
                </w:rPrChange>
              </w:rPr>
              <w:pPrChange w:id="31" w:author="María_Nole" w:date="2023-06-14T13:32:00Z">
                <w:pPr>
                  <w:pStyle w:val="Prrafodelista"/>
                  <w:spacing w:before="32"/>
                  <w:ind w:left="0" w:right="349"/>
                </w:pPr>
              </w:pPrChange>
            </w:pPr>
            <w:ins w:id="32" w:author="María_Nole" w:date="2023-06-14T13:30:00Z">
              <w:r w:rsidRPr="000D75EF">
                <w:rPr>
                  <w:sz w:val="20"/>
                  <w:szCs w:val="20"/>
                  <w:rPrChange w:id="33" w:author="María_Nole" w:date="2023-06-14T13:32:00Z">
                    <w:rPr/>
                  </w:rPrChange>
                </w:rPr>
                <w:t>Aprobación   e   implementación   del Modelo de Gestión</w:t>
              </w:r>
            </w:ins>
          </w:p>
        </w:tc>
        <w:tc>
          <w:tcPr>
            <w:tcW w:w="5380" w:type="dxa"/>
            <w:vAlign w:val="center"/>
            <w:tcPrChange w:id="34" w:author="María_Nole" w:date="2023-06-14T13:32:00Z">
              <w:tcPr>
                <w:tcW w:w="3887" w:type="dxa"/>
                <w:gridSpan w:val="2"/>
              </w:tcPr>
            </w:tcPrChange>
          </w:tcPr>
          <w:p w14:paraId="0F112669" w14:textId="6A1B4C31" w:rsidR="000D75EF" w:rsidRPr="000D75EF" w:rsidRDefault="000D75EF">
            <w:pPr>
              <w:pStyle w:val="Prrafodelista"/>
              <w:spacing w:before="32"/>
              <w:ind w:left="0" w:right="349"/>
              <w:jc w:val="both"/>
              <w:rPr>
                <w:ins w:id="35" w:author="María_Nole" w:date="2023-06-14T13:30:00Z"/>
                <w:rFonts w:ascii="Arial" w:eastAsia="Arial" w:hAnsi="Arial" w:cs="Arial"/>
                <w:b/>
                <w:sz w:val="20"/>
                <w:szCs w:val="20"/>
                <w:rPrChange w:id="36" w:author="María_Nole" w:date="2023-06-14T13:32:00Z">
                  <w:rPr>
                    <w:ins w:id="37" w:author="María_Nole" w:date="2023-06-14T13:30:00Z"/>
                    <w:rFonts w:ascii="Arial" w:eastAsia="Arial" w:hAnsi="Arial" w:cs="Arial"/>
                    <w:b/>
                  </w:rPr>
                </w:rPrChange>
              </w:rPr>
              <w:pPrChange w:id="38" w:author="María_Nole" w:date="2023-06-14T13:32:00Z">
                <w:pPr>
                  <w:pStyle w:val="Prrafodelista"/>
                  <w:spacing w:before="32"/>
                  <w:ind w:left="0" w:right="349"/>
                </w:pPr>
              </w:pPrChange>
            </w:pPr>
            <w:ins w:id="39" w:author="María_Nole" w:date="2023-06-14T13:30:00Z">
              <w:r w:rsidRPr="000D75EF">
                <w:rPr>
                  <w:sz w:val="20"/>
                  <w:szCs w:val="20"/>
                  <w:rPrChange w:id="40" w:author="María_Nole" w:date="2023-06-14T13:32:00Z">
                    <w:rPr/>
                  </w:rPrChange>
                </w:rPr>
                <w:t>Conforme lo estipulado en los artículos 5 y 6 del Estatuto Orgánico de Gestión Organizacional de Procesos, determina al Ministerio de Salud con un modelo de gestión de desconcentración administrativa; y, un nivel de descentralización técnica, que contempla una distribución administrativa territorial conformada Las Coordinaciones Zonales del Ministerio de Salud Pública disponen de las facultades de coordinación, planificación, control y gestión, y tienen bajo su responsabilidad las Direcciones Distritales de Salud y los establecimientos de salud de Cuarto, Tercero y los del tipo C del Segundo Nivel de Atención de su jurisdicción.</w:t>
              </w:r>
            </w:ins>
            <w:ins w:id="41" w:author="María_Nole" w:date="2023-06-14T13:38:00Z">
              <w:r w:rsidR="00754364">
                <w:rPr>
                  <w:sz w:val="20"/>
                  <w:szCs w:val="20"/>
                </w:rPr>
                <w:t xml:space="preserve"> </w:t>
              </w:r>
            </w:ins>
            <w:ins w:id="42" w:author="María_Nole" w:date="2023-06-14T13:30:00Z">
              <w:r w:rsidRPr="000D75EF">
                <w:rPr>
                  <w:sz w:val="20"/>
                  <w:szCs w:val="20"/>
                  <w:rPrChange w:id="43" w:author="María_Nole" w:date="2023-06-14T13:32:00Z">
                    <w:rPr/>
                  </w:rPrChange>
                </w:rPr>
                <w:t>El Ministerio de Salud mantiene un modelo de gestión aprobado, el mismo que contiene las unidades desconcentradas en zonas, distritos, establecimientos de salud de Cuarto, Tercero y los del tipo C del Segundo Nivel de Atención. De la revisión de realizada, se verifica la implementación del modelo de gestión en la Coordinación Zona 7 de acuerdo a lo constante en las Acción Personal y/o Contrato de Trabajo y Distributivo Marzo 2023, de una muestra de cinco (5) servidores.</w:t>
              </w:r>
            </w:ins>
          </w:p>
        </w:tc>
      </w:tr>
      <w:tr w:rsidR="000D75EF" w:rsidRPr="000D75EF" w14:paraId="19CA40DF" w14:textId="77777777" w:rsidTr="000D75EF">
        <w:trPr>
          <w:ins w:id="44" w:author="María_Nole" w:date="2023-06-14T13:30:00Z"/>
          <w:trPrChange w:id="45" w:author="María_Nole" w:date="2023-06-14T13:32:00Z">
            <w:trPr>
              <w:gridBefore w:val="1"/>
            </w:trPr>
          </w:trPrChange>
        </w:trPr>
        <w:tc>
          <w:tcPr>
            <w:tcW w:w="2394" w:type="dxa"/>
            <w:vAlign w:val="center"/>
            <w:tcPrChange w:id="46" w:author="María_Nole" w:date="2023-06-14T13:32:00Z">
              <w:tcPr>
                <w:tcW w:w="3887" w:type="dxa"/>
                <w:gridSpan w:val="2"/>
              </w:tcPr>
            </w:tcPrChange>
          </w:tcPr>
          <w:p w14:paraId="63BF7315" w14:textId="77777777" w:rsidR="000D75EF" w:rsidRPr="000D75EF" w:rsidRDefault="000D75EF">
            <w:pPr>
              <w:jc w:val="center"/>
              <w:rPr>
                <w:ins w:id="47" w:author="María_Nole" w:date="2023-06-14T13:30:00Z"/>
                <w:sz w:val="20"/>
                <w:szCs w:val="20"/>
                <w:rPrChange w:id="48" w:author="María_Nole" w:date="2023-06-14T13:32:00Z">
                  <w:rPr>
                    <w:ins w:id="49" w:author="María_Nole" w:date="2023-06-14T13:30:00Z"/>
                  </w:rPr>
                </w:rPrChange>
              </w:rPr>
              <w:pPrChange w:id="50" w:author="María_Nole" w:date="2023-06-14T13:32:00Z">
                <w:pPr/>
              </w:pPrChange>
            </w:pPr>
            <w:ins w:id="51" w:author="María_Nole" w:date="2023-06-14T13:30:00Z">
              <w:r w:rsidRPr="000D75EF">
                <w:rPr>
                  <w:sz w:val="20"/>
                  <w:szCs w:val="20"/>
                  <w:rPrChange w:id="52" w:author="María_Nole" w:date="2023-06-14T13:32:00Z">
                    <w:rPr/>
                  </w:rPrChange>
                </w:rPr>
                <w:t>Implementación  de  Estructura Orgánica establecida en el Estatuto Orgánico de Gestión Organizacional por procesos.</w:t>
              </w:r>
            </w:ins>
          </w:p>
          <w:p w14:paraId="06BF542F" w14:textId="77777777" w:rsidR="000D75EF" w:rsidRPr="000D75EF" w:rsidRDefault="000D75EF">
            <w:pPr>
              <w:pStyle w:val="Prrafodelista"/>
              <w:spacing w:before="32"/>
              <w:ind w:left="0" w:right="349"/>
              <w:jc w:val="center"/>
              <w:rPr>
                <w:ins w:id="53" w:author="María_Nole" w:date="2023-06-14T13:30:00Z"/>
                <w:rFonts w:ascii="Arial" w:eastAsia="Arial" w:hAnsi="Arial" w:cs="Arial"/>
                <w:b/>
                <w:sz w:val="20"/>
                <w:szCs w:val="20"/>
                <w:rPrChange w:id="54" w:author="María_Nole" w:date="2023-06-14T13:32:00Z">
                  <w:rPr>
                    <w:ins w:id="55" w:author="María_Nole" w:date="2023-06-14T13:30:00Z"/>
                    <w:rFonts w:ascii="Arial" w:eastAsia="Arial" w:hAnsi="Arial" w:cs="Arial"/>
                    <w:b/>
                  </w:rPr>
                </w:rPrChange>
              </w:rPr>
              <w:pPrChange w:id="56" w:author="María_Nole" w:date="2023-06-14T13:32:00Z">
                <w:pPr>
                  <w:pStyle w:val="Prrafodelista"/>
                  <w:spacing w:before="32"/>
                  <w:ind w:left="0" w:right="349"/>
                </w:pPr>
              </w:pPrChange>
            </w:pPr>
          </w:p>
        </w:tc>
        <w:tc>
          <w:tcPr>
            <w:tcW w:w="5380" w:type="dxa"/>
            <w:vAlign w:val="center"/>
            <w:tcPrChange w:id="57" w:author="María_Nole" w:date="2023-06-14T13:32:00Z">
              <w:tcPr>
                <w:tcW w:w="3887" w:type="dxa"/>
                <w:gridSpan w:val="2"/>
              </w:tcPr>
            </w:tcPrChange>
          </w:tcPr>
          <w:p w14:paraId="446AB483" w14:textId="77777777" w:rsidR="000D75EF" w:rsidRDefault="000D75EF">
            <w:pPr>
              <w:jc w:val="both"/>
              <w:rPr>
                <w:ins w:id="58" w:author="María_Nole" w:date="2023-06-14T13:43:00Z"/>
                <w:sz w:val="20"/>
                <w:szCs w:val="20"/>
              </w:rPr>
              <w:pPrChange w:id="59" w:author="María_Nole" w:date="2023-06-14T13:32:00Z">
                <w:pPr/>
              </w:pPrChange>
            </w:pPr>
            <w:ins w:id="60" w:author="María_Nole" w:date="2023-06-14T13:31:00Z">
              <w:r w:rsidRPr="000D75EF">
                <w:rPr>
                  <w:sz w:val="20"/>
                  <w:szCs w:val="20"/>
                  <w:rPrChange w:id="61" w:author="María_Nole" w:date="2023-06-14T13:32:00Z">
                    <w:rPr/>
                  </w:rPrChange>
                </w:rPr>
                <w:t>Se comparó las unidades administrativas del Estatuto Orgánico de Gestión Organizacional por Procesos del Ministerio de Salud vigente con las registradas en el distributivo marzo 2023 de la Coordinación Zonal 7 Salud, determinando lo siguiente:</w:t>
              </w:r>
            </w:ins>
          </w:p>
          <w:p w14:paraId="11FBAC0D" w14:textId="77777777" w:rsidR="0065655E" w:rsidRPr="000D75EF" w:rsidRDefault="0065655E">
            <w:pPr>
              <w:jc w:val="both"/>
              <w:rPr>
                <w:ins w:id="62" w:author="María_Nole" w:date="2023-06-14T13:31:00Z"/>
                <w:sz w:val="20"/>
                <w:szCs w:val="20"/>
                <w:rPrChange w:id="63" w:author="María_Nole" w:date="2023-06-14T13:32:00Z">
                  <w:rPr>
                    <w:ins w:id="64" w:author="María_Nole" w:date="2023-06-14T13:31:00Z"/>
                  </w:rPr>
                </w:rPrChange>
              </w:rPr>
              <w:pPrChange w:id="65" w:author="María_Nole" w:date="2023-06-14T13:32:00Z">
                <w:pPr/>
              </w:pPrChange>
            </w:pPr>
          </w:p>
          <w:p w14:paraId="4C9BEA85" w14:textId="77777777" w:rsidR="000D75EF" w:rsidRDefault="000D75EF">
            <w:pPr>
              <w:jc w:val="both"/>
              <w:rPr>
                <w:ins w:id="66" w:author="María_Nole" w:date="2023-06-14T13:44:00Z"/>
                <w:sz w:val="20"/>
                <w:szCs w:val="20"/>
              </w:rPr>
              <w:pPrChange w:id="67" w:author="María_Nole" w:date="2023-06-14T13:32:00Z">
                <w:pPr/>
              </w:pPrChange>
            </w:pPr>
            <w:ins w:id="68" w:author="María_Nole" w:date="2023-06-14T13:31:00Z">
              <w:r w:rsidRPr="000D75EF">
                <w:rPr>
                  <w:sz w:val="20"/>
                  <w:szCs w:val="20"/>
                  <w:rPrChange w:id="69" w:author="María_Nole" w:date="2023-06-14T13:32:00Z">
                    <w:rPr/>
                  </w:rPrChange>
                </w:rPr>
                <w:t>La Estructura institucional correspondiente a la zona 7 no se encuentra acorde al Estatuto de Gestión Organizacional por Procesos aprobado al año 2022, el Ministerio de Salud se encuentra reformando las herramientas institucionales conforme el Estatuto reformado. Es importante indicar que se revisó el Estatuto 2022, con las herramientas institucionales vigentes.</w:t>
              </w:r>
            </w:ins>
          </w:p>
          <w:p w14:paraId="7F042485" w14:textId="77777777" w:rsidR="0065655E" w:rsidRPr="000D75EF" w:rsidRDefault="0065655E">
            <w:pPr>
              <w:jc w:val="both"/>
              <w:rPr>
                <w:ins w:id="70" w:author="María_Nole" w:date="2023-06-14T13:31:00Z"/>
                <w:sz w:val="20"/>
                <w:szCs w:val="20"/>
                <w:rPrChange w:id="71" w:author="María_Nole" w:date="2023-06-14T13:32:00Z">
                  <w:rPr>
                    <w:ins w:id="72" w:author="María_Nole" w:date="2023-06-14T13:31:00Z"/>
                  </w:rPr>
                </w:rPrChange>
              </w:rPr>
              <w:pPrChange w:id="73" w:author="María_Nole" w:date="2023-06-14T13:32:00Z">
                <w:pPr/>
              </w:pPrChange>
            </w:pPr>
          </w:p>
          <w:p w14:paraId="5CF9EC30" w14:textId="77777777" w:rsidR="0065655E" w:rsidRDefault="000D75EF">
            <w:pPr>
              <w:jc w:val="both"/>
              <w:rPr>
                <w:ins w:id="74" w:author="María_Nole" w:date="2023-06-14T13:44:00Z"/>
                <w:sz w:val="20"/>
                <w:szCs w:val="20"/>
              </w:rPr>
              <w:pPrChange w:id="75" w:author="María_Nole" w:date="2023-06-14T13:32:00Z">
                <w:pPr/>
              </w:pPrChange>
            </w:pPr>
            <w:ins w:id="76" w:author="María_Nole" w:date="2023-06-14T13:31:00Z">
              <w:r w:rsidRPr="000D75EF">
                <w:rPr>
                  <w:sz w:val="20"/>
                  <w:szCs w:val="20"/>
                  <w:rPrChange w:id="77" w:author="María_Nole" w:date="2023-06-14T13:32:00Z">
                    <w:rPr/>
                  </w:rPrChange>
                </w:rPr>
                <w:t xml:space="preserve">De la revisión de la información, se verifica que la Gestión Zonal de Estadística y </w:t>
              </w:r>
            </w:ins>
            <w:ins w:id="78" w:author="María_Nole" w:date="2023-06-14T13:38:00Z">
              <w:r w:rsidR="00754364" w:rsidRPr="000D75EF">
                <w:rPr>
                  <w:sz w:val="20"/>
                  <w:szCs w:val="20"/>
                </w:rPr>
                <w:t>Análisis</w:t>
              </w:r>
            </w:ins>
            <w:ins w:id="79" w:author="María_Nole" w:date="2023-06-14T13:31:00Z">
              <w:r w:rsidRPr="000D75EF">
                <w:rPr>
                  <w:sz w:val="20"/>
                  <w:szCs w:val="20"/>
                  <w:rPrChange w:id="80" w:author="María_Nole" w:date="2023-06-14T13:32:00Z">
                    <w:rPr/>
                  </w:rPrChange>
                </w:rPr>
                <w:t xml:space="preserve"> de la Información del Sistema Nacional de Salud no se encuentra implementada conforme distributivo marzo 2023, solamente consta en Estatuto. Y la Dirección Zonal de Gobernanza de la Salud se encuentra implementada en distributivo marzo 2023, sin embargo no se encuentra en Estatuto. </w:t>
              </w:r>
            </w:ins>
          </w:p>
          <w:p w14:paraId="064354C2" w14:textId="77777777" w:rsidR="0065655E" w:rsidRDefault="000D75EF">
            <w:pPr>
              <w:jc w:val="both"/>
              <w:rPr>
                <w:ins w:id="81" w:author="María_Nole" w:date="2023-06-14T13:45:00Z"/>
                <w:sz w:val="20"/>
                <w:szCs w:val="20"/>
              </w:rPr>
              <w:pPrChange w:id="82" w:author="María_Nole" w:date="2023-06-14T13:32:00Z">
                <w:pPr/>
              </w:pPrChange>
            </w:pPr>
            <w:ins w:id="83" w:author="María_Nole" w:date="2023-06-14T13:31:00Z">
              <w:r w:rsidRPr="000D75EF">
                <w:rPr>
                  <w:sz w:val="20"/>
                  <w:szCs w:val="20"/>
                  <w:rPrChange w:id="84" w:author="María_Nole" w:date="2023-06-14T13:32:00Z">
                    <w:rPr/>
                  </w:rPrChange>
                </w:rPr>
                <w:t xml:space="preserve">De acuerdo a lo establecido en el Estatuto Orgánico con la información registrada en el Distributivo a marzo 2023 de la Coordinación Zonal 7 Salud, se registra la implementación de cinco (5) unidades administrativas y cuatro (4) unidades de gestión interna, las mismas que presentan inconsistencias. </w:t>
              </w:r>
            </w:ins>
          </w:p>
          <w:p w14:paraId="76A57C85" w14:textId="77777777" w:rsidR="0065655E" w:rsidRDefault="0065655E">
            <w:pPr>
              <w:jc w:val="both"/>
              <w:rPr>
                <w:ins w:id="85" w:author="María_Nole" w:date="2023-06-14T13:45:00Z"/>
                <w:sz w:val="20"/>
                <w:szCs w:val="20"/>
              </w:rPr>
              <w:pPrChange w:id="86" w:author="María_Nole" w:date="2023-06-14T13:32:00Z">
                <w:pPr/>
              </w:pPrChange>
            </w:pPr>
          </w:p>
          <w:p w14:paraId="45A6EB62" w14:textId="77777777" w:rsidR="0065655E" w:rsidRDefault="000D75EF">
            <w:pPr>
              <w:jc w:val="both"/>
              <w:rPr>
                <w:ins w:id="87" w:author="María_Nole" w:date="2023-06-14T13:46:00Z"/>
                <w:sz w:val="20"/>
                <w:szCs w:val="20"/>
              </w:rPr>
              <w:pPrChange w:id="88" w:author="María_Nole" w:date="2023-06-14T13:32:00Z">
                <w:pPr/>
              </w:pPrChange>
            </w:pPr>
            <w:ins w:id="89" w:author="María_Nole" w:date="2023-06-14T13:31:00Z">
              <w:r w:rsidRPr="000D75EF">
                <w:rPr>
                  <w:sz w:val="20"/>
                  <w:szCs w:val="20"/>
                  <w:rPrChange w:id="90" w:author="María_Nole" w:date="2023-06-14T13:32:00Z">
                    <w:rPr/>
                  </w:rPrChange>
                </w:rPr>
                <w:t xml:space="preserve">Estatuto Orgánico por procesos: De acuerdo a distributivo marzo 2023, se observa que la Gestión zonal administrativa mantienen dos gestiones internas de la misma unidad, esto es: </w:t>
              </w:r>
              <w:r w:rsidRPr="000D75EF">
                <w:rPr>
                  <w:sz w:val="20"/>
                  <w:szCs w:val="20"/>
                  <w:rPrChange w:id="91" w:author="María_Nole" w:date="2023-06-14T13:32:00Z">
                    <w:rPr/>
                  </w:rPrChange>
                </w:rPr>
                <w:lastRenderedPageBreak/>
                <w:t xml:space="preserve">Gestión  Administrativa y Administrativa;  Gestión del Talento Humano y Talento Humano;  Gestión de atención al Usuario y Atención al Usuario.  </w:t>
              </w:r>
            </w:ins>
          </w:p>
          <w:p w14:paraId="4B91C242" w14:textId="77777777" w:rsidR="0065655E" w:rsidRDefault="0065655E">
            <w:pPr>
              <w:jc w:val="both"/>
              <w:rPr>
                <w:ins w:id="92" w:author="María_Nole" w:date="2023-06-14T13:46:00Z"/>
                <w:sz w:val="20"/>
                <w:szCs w:val="20"/>
              </w:rPr>
              <w:pPrChange w:id="93" w:author="María_Nole" w:date="2023-06-14T13:32:00Z">
                <w:pPr/>
              </w:pPrChange>
            </w:pPr>
          </w:p>
          <w:p w14:paraId="1480BD7F" w14:textId="2FA0EC30" w:rsidR="000D75EF" w:rsidRDefault="000D75EF">
            <w:pPr>
              <w:jc w:val="both"/>
              <w:rPr>
                <w:ins w:id="94" w:author="María_Nole" w:date="2023-06-14T13:46:00Z"/>
                <w:sz w:val="20"/>
                <w:szCs w:val="20"/>
              </w:rPr>
              <w:pPrChange w:id="95" w:author="María_Nole" w:date="2023-06-14T13:32:00Z">
                <w:pPr/>
              </w:pPrChange>
            </w:pPr>
            <w:ins w:id="96" w:author="María_Nole" w:date="2023-06-14T13:31:00Z">
              <w:r w:rsidRPr="000D75EF">
                <w:rPr>
                  <w:sz w:val="20"/>
                  <w:szCs w:val="20"/>
                  <w:rPrChange w:id="97" w:author="María_Nole" w:date="2023-06-14T13:32:00Z">
                    <w:rPr/>
                  </w:rPrChange>
                </w:rPr>
                <w:t>Se consideró una muestra de siete (7) expedientes para la implementación de la estructura orgánica, sin embargo, la entidad entregó extemporáneamente la documentación solicitada. Con información proporcionada, se verifica inconsistencias en la Implementación de la Estructura Orgánica con la información registrada en el Distributivo enero 2023 y acción de personal y/o contrato de servicios ocasionales.</w:t>
              </w:r>
            </w:ins>
          </w:p>
          <w:p w14:paraId="31D62921" w14:textId="77777777" w:rsidR="0065655E" w:rsidRPr="000D75EF" w:rsidRDefault="0065655E">
            <w:pPr>
              <w:jc w:val="both"/>
              <w:rPr>
                <w:ins w:id="98" w:author="María_Nole" w:date="2023-06-14T13:31:00Z"/>
                <w:sz w:val="20"/>
                <w:szCs w:val="20"/>
                <w:rPrChange w:id="99" w:author="María_Nole" w:date="2023-06-14T13:32:00Z">
                  <w:rPr>
                    <w:ins w:id="100" w:author="María_Nole" w:date="2023-06-14T13:31:00Z"/>
                  </w:rPr>
                </w:rPrChange>
              </w:rPr>
              <w:pPrChange w:id="101" w:author="María_Nole" w:date="2023-06-14T13:32:00Z">
                <w:pPr/>
              </w:pPrChange>
            </w:pPr>
          </w:p>
          <w:p w14:paraId="29F26810" w14:textId="77777777" w:rsidR="000D75EF" w:rsidRPr="000D75EF" w:rsidRDefault="000D75EF">
            <w:pPr>
              <w:jc w:val="both"/>
              <w:rPr>
                <w:ins w:id="102" w:author="María_Nole" w:date="2023-06-14T13:31:00Z"/>
                <w:sz w:val="20"/>
                <w:szCs w:val="20"/>
                <w:rPrChange w:id="103" w:author="María_Nole" w:date="2023-06-14T13:32:00Z">
                  <w:rPr>
                    <w:ins w:id="104" w:author="María_Nole" w:date="2023-06-14T13:31:00Z"/>
                  </w:rPr>
                </w:rPrChange>
              </w:rPr>
              <w:pPrChange w:id="105" w:author="María_Nole" w:date="2023-06-14T13:32:00Z">
                <w:pPr/>
              </w:pPrChange>
            </w:pPr>
            <w:ins w:id="106" w:author="María_Nole" w:date="2023-06-14T13:31:00Z">
              <w:r w:rsidRPr="000D75EF">
                <w:rPr>
                  <w:sz w:val="20"/>
                  <w:szCs w:val="20"/>
                  <w:rPrChange w:id="107" w:author="María_Nole" w:date="2023-06-14T13:32:00Z">
                    <w:rPr/>
                  </w:rPrChange>
                </w:rPr>
                <w:t xml:space="preserve">Así mismo,  de la muestra revisada, se verificó que las acciones de personal de los servidores (as) Ontaneda </w:t>
              </w:r>
              <w:proofErr w:type="spellStart"/>
              <w:r w:rsidRPr="000D75EF">
                <w:rPr>
                  <w:sz w:val="20"/>
                  <w:szCs w:val="20"/>
                  <w:rPrChange w:id="108" w:author="María_Nole" w:date="2023-06-14T13:32:00Z">
                    <w:rPr/>
                  </w:rPrChange>
                </w:rPr>
                <w:t>Guarnizo</w:t>
              </w:r>
              <w:proofErr w:type="spellEnd"/>
              <w:r w:rsidRPr="000D75EF">
                <w:rPr>
                  <w:sz w:val="20"/>
                  <w:szCs w:val="20"/>
                  <w:rPrChange w:id="109" w:author="María_Nole" w:date="2023-06-14T13:32:00Z">
                    <w:rPr/>
                  </w:rPrChange>
                </w:rPr>
                <w:t xml:space="preserve"> </w:t>
              </w:r>
              <w:proofErr w:type="spellStart"/>
              <w:r w:rsidRPr="000D75EF">
                <w:rPr>
                  <w:sz w:val="20"/>
                  <w:szCs w:val="20"/>
                  <w:rPrChange w:id="110" w:author="María_Nole" w:date="2023-06-14T13:32:00Z">
                    <w:rPr/>
                  </w:rPrChange>
                </w:rPr>
                <w:t>Eufracia</w:t>
              </w:r>
              <w:proofErr w:type="spellEnd"/>
              <w:r w:rsidRPr="000D75EF">
                <w:rPr>
                  <w:sz w:val="20"/>
                  <w:szCs w:val="20"/>
                  <w:rPrChange w:id="111" w:author="María_Nole" w:date="2023-06-14T13:32:00Z">
                    <w:rPr/>
                  </w:rPrChange>
                </w:rPr>
                <w:t xml:space="preserve"> </w:t>
              </w:r>
              <w:proofErr w:type="spellStart"/>
              <w:r w:rsidRPr="000D75EF">
                <w:rPr>
                  <w:sz w:val="20"/>
                  <w:szCs w:val="20"/>
                  <w:rPrChange w:id="112" w:author="María_Nole" w:date="2023-06-14T13:32:00Z">
                    <w:rPr/>
                  </w:rPrChange>
                </w:rPr>
                <w:t>Guicela</w:t>
              </w:r>
              <w:proofErr w:type="spellEnd"/>
              <w:r w:rsidRPr="000D75EF">
                <w:rPr>
                  <w:sz w:val="20"/>
                  <w:szCs w:val="20"/>
                  <w:rPrChange w:id="113" w:author="María_Nole" w:date="2023-06-14T13:32:00Z">
                    <w:rPr/>
                  </w:rPrChange>
                </w:rPr>
                <w:t>; Rojas Jaramillo Gladys Patricia, y contrato de la Sra. Espinosa Armijos Andrea Susana, no coinciden con la denominación del puesto constante en Estatuto y en Distributivo Marzo 2023.</w:t>
              </w:r>
            </w:ins>
          </w:p>
          <w:p w14:paraId="750D4984" w14:textId="77777777" w:rsidR="000D75EF" w:rsidRPr="000D75EF" w:rsidRDefault="000D75EF">
            <w:pPr>
              <w:pStyle w:val="Prrafodelista"/>
              <w:spacing w:before="32"/>
              <w:ind w:left="0" w:right="349"/>
              <w:jc w:val="center"/>
              <w:rPr>
                <w:ins w:id="114" w:author="María_Nole" w:date="2023-06-14T13:30:00Z"/>
                <w:rFonts w:ascii="Arial" w:eastAsia="Arial" w:hAnsi="Arial" w:cs="Arial"/>
                <w:b/>
                <w:sz w:val="20"/>
                <w:szCs w:val="20"/>
                <w:rPrChange w:id="115" w:author="María_Nole" w:date="2023-06-14T13:32:00Z">
                  <w:rPr>
                    <w:ins w:id="116" w:author="María_Nole" w:date="2023-06-14T13:30:00Z"/>
                    <w:rFonts w:ascii="Arial" w:eastAsia="Arial" w:hAnsi="Arial" w:cs="Arial"/>
                    <w:b/>
                  </w:rPr>
                </w:rPrChange>
              </w:rPr>
              <w:pPrChange w:id="117" w:author="María_Nole" w:date="2023-06-14T13:32:00Z">
                <w:pPr>
                  <w:pStyle w:val="Prrafodelista"/>
                  <w:spacing w:before="32"/>
                  <w:ind w:left="0" w:right="349"/>
                </w:pPr>
              </w:pPrChange>
            </w:pPr>
          </w:p>
        </w:tc>
      </w:tr>
      <w:tr w:rsidR="00754364" w:rsidRPr="000D75EF" w14:paraId="01182D88" w14:textId="77777777" w:rsidTr="000D75EF">
        <w:trPr>
          <w:ins w:id="118" w:author="María_Nole" w:date="2023-06-14T13:36:00Z"/>
        </w:trPr>
        <w:tc>
          <w:tcPr>
            <w:tcW w:w="2394" w:type="dxa"/>
            <w:vAlign w:val="center"/>
          </w:tcPr>
          <w:p w14:paraId="3C331F97" w14:textId="77777777" w:rsidR="00754364" w:rsidRDefault="00754364" w:rsidP="00754364">
            <w:pPr>
              <w:spacing w:line="200" w:lineRule="exact"/>
              <w:rPr>
                <w:ins w:id="119" w:author="María_Nole" w:date="2023-06-14T13:37:00Z"/>
              </w:rPr>
            </w:pPr>
            <w:ins w:id="120" w:author="María_Nole" w:date="2023-06-14T13:37:00Z">
              <w:r>
                <w:rPr>
                  <w:rFonts w:ascii="Arial" w:eastAsia="Arial" w:hAnsi="Arial" w:cs="Arial"/>
                  <w:sz w:val="18"/>
                  <w:szCs w:val="18"/>
                </w:rPr>
                <w:lastRenderedPageBreak/>
                <w:t>I</w:t>
              </w:r>
              <w:r>
                <w:rPr>
                  <w:rFonts w:ascii="Arial" w:eastAsia="Arial" w:hAnsi="Arial" w:cs="Arial"/>
                  <w:spacing w:val="1"/>
                  <w:sz w:val="18"/>
                  <w:szCs w:val="18"/>
                </w:rPr>
                <w:t>mp</w:t>
              </w:r>
              <w:r>
                <w:rPr>
                  <w:rFonts w:ascii="Arial" w:eastAsia="Arial" w:hAnsi="Arial" w:cs="Arial"/>
                  <w:spacing w:val="-2"/>
                  <w:sz w:val="18"/>
                  <w:szCs w:val="18"/>
                </w:rPr>
                <w:t>l</w:t>
              </w:r>
              <w:r>
                <w:rPr>
                  <w:rFonts w:ascii="Arial" w:eastAsia="Arial" w:hAnsi="Arial" w:cs="Arial"/>
                  <w:spacing w:val="1"/>
                  <w:sz w:val="18"/>
                  <w:szCs w:val="18"/>
                </w:rPr>
                <w:t>em</w:t>
              </w:r>
              <w:r>
                <w:rPr>
                  <w:rFonts w:ascii="Arial" w:eastAsia="Arial" w:hAnsi="Arial" w:cs="Arial"/>
                  <w:spacing w:val="-2"/>
                  <w:sz w:val="18"/>
                  <w:szCs w:val="18"/>
                </w:rPr>
                <w:t>e</w:t>
              </w:r>
              <w:r>
                <w:rPr>
                  <w:rFonts w:ascii="Arial" w:eastAsia="Arial" w:hAnsi="Arial" w:cs="Arial"/>
                  <w:spacing w:val="1"/>
                  <w:sz w:val="18"/>
                  <w:szCs w:val="18"/>
                </w:rPr>
                <w:t>n</w:t>
              </w:r>
              <w:r>
                <w:rPr>
                  <w:rFonts w:ascii="Arial" w:eastAsia="Arial" w:hAnsi="Arial" w:cs="Arial"/>
                  <w:sz w:val="18"/>
                  <w:szCs w:val="18"/>
                </w:rPr>
                <w:t>t</w:t>
              </w:r>
              <w:r>
                <w:rPr>
                  <w:rFonts w:ascii="Arial" w:eastAsia="Arial" w:hAnsi="Arial" w:cs="Arial"/>
                  <w:spacing w:val="-1"/>
                  <w:sz w:val="18"/>
                  <w:szCs w:val="18"/>
                </w:rPr>
                <w:t>a</w:t>
              </w:r>
              <w:r>
                <w:rPr>
                  <w:rFonts w:ascii="Arial" w:eastAsia="Arial" w:hAnsi="Arial" w:cs="Arial"/>
                  <w:spacing w:val="1"/>
                  <w:sz w:val="18"/>
                  <w:szCs w:val="18"/>
                </w:rPr>
                <w:t>ci</w:t>
              </w:r>
              <w:r>
                <w:rPr>
                  <w:rFonts w:ascii="Arial" w:eastAsia="Arial" w:hAnsi="Arial" w:cs="Arial"/>
                  <w:spacing w:val="-2"/>
                  <w:sz w:val="18"/>
                  <w:szCs w:val="18"/>
                </w:rPr>
                <w:t>ó</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pacing w:val="-2"/>
                  <w:sz w:val="18"/>
                  <w:szCs w:val="18"/>
                </w:rPr>
                <w:t>d</w:t>
              </w:r>
              <w:r>
                <w:rPr>
                  <w:rFonts w:ascii="Arial" w:eastAsia="Arial" w:hAnsi="Arial" w:cs="Arial"/>
                  <w:sz w:val="18"/>
                  <w:szCs w:val="18"/>
                </w:rPr>
                <w:t>e Pr</w:t>
              </w:r>
              <w:r>
                <w:rPr>
                  <w:rFonts w:ascii="Arial" w:eastAsia="Arial" w:hAnsi="Arial" w:cs="Arial"/>
                  <w:spacing w:val="-2"/>
                  <w:sz w:val="18"/>
                  <w:szCs w:val="18"/>
                </w:rPr>
                <w:t>o</w:t>
              </w:r>
              <w:r>
                <w:rPr>
                  <w:rFonts w:ascii="Arial" w:eastAsia="Arial" w:hAnsi="Arial" w:cs="Arial"/>
                  <w:spacing w:val="1"/>
                  <w:sz w:val="18"/>
                  <w:szCs w:val="18"/>
                </w:rPr>
                <w:t>du</w:t>
              </w:r>
              <w:r>
                <w:rPr>
                  <w:rFonts w:ascii="Arial" w:eastAsia="Arial" w:hAnsi="Arial" w:cs="Arial"/>
                  <w:spacing w:val="-1"/>
                  <w:sz w:val="18"/>
                  <w:szCs w:val="18"/>
                </w:rPr>
                <w:t>c</w:t>
              </w:r>
              <w:r>
                <w:rPr>
                  <w:rFonts w:ascii="Arial" w:eastAsia="Arial" w:hAnsi="Arial" w:cs="Arial"/>
                  <w:sz w:val="18"/>
                  <w:szCs w:val="18"/>
                </w:rPr>
                <w:t>t</w:t>
              </w:r>
              <w:r>
                <w:rPr>
                  <w:rFonts w:ascii="Arial" w:eastAsia="Arial" w:hAnsi="Arial" w:cs="Arial"/>
                  <w:spacing w:val="1"/>
                  <w:sz w:val="18"/>
                  <w:szCs w:val="18"/>
                </w:rPr>
                <w:t>o</w:t>
              </w:r>
              <w:r>
                <w:rPr>
                  <w:rFonts w:ascii="Arial" w:eastAsia="Arial" w:hAnsi="Arial" w:cs="Arial"/>
                  <w:sz w:val="18"/>
                  <w:szCs w:val="18"/>
                </w:rPr>
                <w:t>s</w:t>
              </w:r>
              <w:r>
                <w:rPr>
                  <w:rFonts w:ascii="Arial" w:eastAsia="Arial" w:hAnsi="Arial" w:cs="Arial"/>
                  <w:spacing w:val="1"/>
                  <w:sz w:val="18"/>
                  <w:szCs w:val="18"/>
                </w:rPr>
                <w:t xml:space="preserve"> </w:t>
              </w:r>
              <w:r>
                <w:rPr>
                  <w:rFonts w:ascii="Arial" w:eastAsia="Arial" w:hAnsi="Arial" w:cs="Arial"/>
                  <w:spacing w:val="-1"/>
                  <w:sz w:val="18"/>
                  <w:szCs w:val="18"/>
                </w:rPr>
                <w:t>y</w:t>
              </w:r>
              <w:r>
                <w:rPr>
                  <w:rFonts w:ascii="Arial" w:eastAsia="Arial" w:hAnsi="Arial" w:cs="Arial"/>
                  <w:sz w:val="18"/>
                  <w:szCs w:val="18"/>
                </w:rPr>
                <w:t>/o S</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v</w:t>
              </w:r>
              <w:r>
                <w:rPr>
                  <w:rFonts w:ascii="Arial" w:eastAsia="Arial" w:hAnsi="Arial" w:cs="Arial"/>
                  <w:spacing w:val="1"/>
                  <w:sz w:val="18"/>
                  <w:szCs w:val="18"/>
                </w:rPr>
                <w:t>ici</w:t>
              </w:r>
              <w:r>
                <w:rPr>
                  <w:rFonts w:ascii="Arial" w:eastAsia="Arial" w:hAnsi="Arial" w:cs="Arial"/>
                  <w:spacing w:val="-2"/>
                  <w:sz w:val="18"/>
                  <w:szCs w:val="18"/>
                </w:rPr>
                <w:t>o</w:t>
              </w:r>
              <w:r>
                <w:rPr>
                  <w:rFonts w:ascii="Arial" w:eastAsia="Arial" w:hAnsi="Arial" w:cs="Arial"/>
                  <w:sz w:val="18"/>
                  <w:szCs w:val="18"/>
                </w:rPr>
                <w:t>s</w:t>
              </w:r>
              <w:r>
                <w:rPr>
                  <w:rFonts w:ascii="Arial" w:eastAsia="Arial" w:hAnsi="Arial" w:cs="Arial"/>
                  <w:spacing w:val="3"/>
                  <w:sz w:val="18"/>
                  <w:szCs w:val="18"/>
                </w:rPr>
                <w:t xml:space="preserve"> </w:t>
              </w:r>
              <w:r>
                <w:rPr>
                  <w:rFonts w:ascii="Arial" w:eastAsia="Arial" w:hAnsi="Arial" w:cs="Arial"/>
                  <w:spacing w:val="1"/>
                  <w:sz w:val="18"/>
                  <w:szCs w:val="18"/>
                </w:rPr>
                <w:t>es</w:t>
              </w:r>
              <w:r>
                <w:rPr>
                  <w:rFonts w:ascii="Arial" w:eastAsia="Arial" w:hAnsi="Arial" w:cs="Arial"/>
                  <w:sz w:val="18"/>
                  <w:szCs w:val="18"/>
                </w:rPr>
                <w:t>t</w:t>
              </w:r>
              <w:r>
                <w:rPr>
                  <w:rFonts w:ascii="Arial" w:eastAsia="Arial" w:hAnsi="Arial" w:cs="Arial"/>
                  <w:spacing w:val="-1"/>
                  <w:sz w:val="18"/>
                  <w:szCs w:val="18"/>
                </w:rPr>
                <w:t>a</w:t>
              </w:r>
              <w:r>
                <w:rPr>
                  <w:rFonts w:ascii="Arial" w:eastAsia="Arial" w:hAnsi="Arial" w:cs="Arial"/>
                  <w:spacing w:val="1"/>
                  <w:sz w:val="18"/>
                  <w:szCs w:val="18"/>
                </w:rPr>
                <w:t>bl</w:t>
              </w:r>
              <w:r>
                <w:rPr>
                  <w:rFonts w:ascii="Arial" w:eastAsia="Arial" w:hAnsi="Arial" w:cs="Arial"/>
                  <w:spacing w:val="-2"/>
                  <w:sz w:val="18"/>
                  <w:szCs w:val="18"/>
                </w:rPr>
                <w:t>e</w:t>
              </w:r>
              <w:r>
                <w:rPr>
                  <w:rFonts w:ascii="Arial" w:eastAsia="Arial" w:hAnsi="Arial" w:cs="Arial"/>
                  <w:spacing w:val="1"/>
                  <w:sz w:val="18"/>
                  <w:szCs w:val="18"/>
                </w:rPr>
                <w:t>ci</w:t>
              </w:r>
              <w:r>
                <w:rPr>
                  <w:rFonts w:ascii="Arial" w:eastAsia="Arial" w:hAnsi="Arial" w:cs="Arial"/>
                  <w:spacing w:val="-2"/>
                  <w:sz w:val="18"/>
                  <w:szCs w:val="18"/>
                </w:rPr>
                <w:t>d</w:t>
              </w:r>
              <w:r>
                <w:rPr>
                  <w:rFonts w:ascii="Arial" w:eastAsia="Arial" w:hAnsi="Arial" w:cs="Arial"/>
                  <w:spacing w:val="1"/>
                  <w:sz w:val="18"/>
                  <w:szCs w:val="18"/>
                </w:rPr>
                <w:t>o</w:t>
              </w:r>
              <w:r>
                <w:rPr>
                  <w:rFonts w:ascii="Arial" w:eastAsia="Arial" w:hAnsi="Arial" w:cs="Arial"/>
                  <w:sz w:val="18"/>
                  <w:szCs w:val="18"/>
                </w:rPr>
                <w:t>s</w:t>
              </w:r>
              <w:r>
                <w:rPr>
                  <w:rFonts w:ascii="Arial" w:eastAsia="Arial" w:hAnsi="Arial" w:cs="Arial"/>
                  <w:spacing w:val="4"/>
                  <w:sz w:val="18"/>
                  <w:szCs w:val="18"/>
                </w:rPr>
                <w:t xml:space="preserve"> </w:t>
              </w:r>
              <w:r>
                <w:rPr>
                  <w:rFonts w:ascii="Arial" w:eastAsia="Arial" w:hAnsi="Arial" w:cs="Arial"/>
                  <w:spacing w:val="1"/>
                  <w:sz w:val="18"/>
                  <w:szCs w:val="18"/>
                </w:rPr>
                <w:t>e</w:t>
              </w:r>
              <w:r>
                <w:rPr>
                  <w:rFonts w:ascii="Arial" w:eastAsia="Arial" w:hAnsi="Arial" w:cs="Arial"/>
                  <w:sz w:val="18"/>
                  <w:szCs w:val="18"/>
                </w:rPr>
                <w:t>n</w:t>
              </w:r>
              <w:r>
                <w:rPr>
                  <w:rFonts w:ascii="Arial" w:eastAsia="Arial" w:hAnsi="Arial" w:cs="Arial"/>
                  <w:spacing w:val="2"/>
                  <w:sz w:val="18"/>
                  <w:szCs w:val="18"/>
                </w:rPr>
                <w:t xml:space="preserve"> </w:t>
              </w:r>
              <w:r>
                <w:rPr>
                  <w:rFonts w:ascii="Arial" w:eastAsia="Arial" w:hAnsi="Arial" w:cs="Arial"/>
                  <w:spacing w:val="1"/>
                  <w:sz w:val="18"/>
                  <w:szCs w:val="18"/>
                </w:rPr>
                <w:t>e</w:t>
              </w:r>
              <w:r>
                <w:rPr>
                  <w:rFonts w:ascii="Arial" w:eastAsia="Arial" w:hAnsi="Arial" w:cs="Arial"/>
                  <w:sz w:val="18"/>
                  <w:szCs w:val="18"/>
                </w:rPr>
                <w:t>l E</w:t>
              </w:r>
              <w:r>
                <w:rPr>
                  <w:rFonts w:ascii="Arial" w:eastAsia="Arial" w:hAnsi="Arial" w:cs="Arial"/>
                  <w:spacing w:val="1"/>
                  <w:sz w:val="18"/>
                  <w:szCs w:val="18"/>
                </w:rPr>
                <w:t>s</w:t>
              </w:r>
              <w:r>
                <w:rPr>
                  <w:rFonts w:ascii="Arial" w:eastAsia="Arial" w:hAnsi="Arial" w:cs="Arial"/>
                  <w:sz w:val="18"/>
                  <w:szCs w:val="18"/>
                </w:rPr>
                <w:t>t</w:t>
              </w:r>
              <w:r>
                <w:rPr>
                  <w:rFonts w:ascii="Arial" w:eastAsia="Arial" w:hAnsi="Arial" w:cs="Arial"/>
                  <w:spacing w:val="1"/>
                  <w:sz w:val="18"/>
                  <w:szCs w:val="18"/>
                </w:rPr>
                <w:t>a</w:t>
              </w:r>
              <w:r>
                <w:rPr>
                  <w:rFonts w:ascii="Arial" w:eastAsia="Arial" w:hAnsi="Arial" w:cs="Arial"/>
                  <w:sz w:val="18"/>
                  <w:szCs w:val="18"/>
                </w:rPr>
                <w:t>t</w:t>
              </w:r>
              <w:r>
                <w:rPr>
                  <w:rFonts w:ascii="Arial" w:eastAsia="Arial" w:hAnsi="Arial" w:cs="Arial"/>
                  <w:spacing w:val="-1"/>
                  <w:sz w:val="18"/>
                  <w:szCs w:val="18"/>
                </w:rPr>
                <w:t>u</w:t>
              </w:r>
              <w:r>
                <w:rPr>
                  <w:rFonts w:ascii="Arial" w:eastAsia="Arial" w:hAnsi="Arial" w:cs="Arial"/>
                  <w:sz w:val="18"/>
                  <w:szCs w:val="18"/>
                </w:rPr>
                <w:t xml:space="preserve">to </w:t>
              </w:r>
              <w:r>
                <w:rPr>
                  <w:rFonts w:ascii="Arial" w:eastAsia="Arial" w:hAnsi="Arial" w:cs="Arial"/>
                  <w:spacing w:val="-1"/>
                  <w:sz w:val="18"/>
                  <w:szCs w:val="18"/>
                </w:rPr>
                <w:t>O</w:t>
              </w:r>
              <w:r>
                <w:rPr>
                  <w:rFonts w:ascii="Arial" w:eastAsia="Arial" w:hAnsi="Arial" w:cs="Arial"/>
                  <w:sz w:val="18"/>
                  <w:szCs w:val="18"/>
                </w:rPr>
                <w:t>r</w:t>
              </w:r>
              <w:r>
                <w:rPr>
                  <w:rFonts w:ascii="Arial" w:eastAsia="Arial" w:hAnsi="Arial" w:cs="Arial"/>
                  <w:spacing w:val="1"/>
                  <w:sz w:val="18"/>
                  <w:szCs w:val="18"/>
                </w:rPr>
                <w:t>gáni</w:t>
              </w:r>
              <w:r>
                <w:rPr>
                  <w:rFonts w:ascii="Arial" w:eastAsia="Arial" w:hAnsi="Arial" w:cs="Arial"/>
                  <w:spacing w:val="-1"/>
                  <w:sz w:val="18"/>
                  <w:szCs w:val="18"/>
                </w:rPr>
                <w:t>c</w:t>
              </w:r>
              <w:r>
                <w:rPr>
                  <w:rFonts w:ascii="Arial" w:eastAsia="Arial" w:hAnsi="Arial" w:cs="Arial"/>
                  <w:sz w:val="18"/>
                  <w:szCs w:val="18"/>
                </w:rPr>
                <w:t xml:space="preserve">o </w:t>
              </w:r>
              <w:r>
                <w:rPr>
                  <w:rFonts w:ascii="Arial" w:eastAsia="Arial" w:hAnsi="Arial" w:cs="Arial"/>
                  <w:spacing w:val="-2"/>
                  <w:sz w:val="18"/>
                  <w:szCs w:val="18"/>
                </w:rPr>
                <w:t>d</w:t>
              </w:r>
              <w:r>
                <w:rPr>
                  <w:rFonts w:ascii="Arial" w:eastAsia="Arial" w:hAnsi="Arial" w:cs="Arial"/>
                  <w:sz w:val="18"/>
                  <w:szCs w:val="18"/>
                </w:rPr>
                <w:t xml:space="preserve">e </w:t>
              </w:r>
              <w:r>
                <w:rPr>
                  <w:rFonts w:ascii="Arial" w:eastAsia="Arial" w:hAnsi="Arial" w:cs="Arial"/>
                  <w:spacing w:val="-1"/>
                  <w:sz w:val="18"/>
                  <w:szCs w:val="18"/>
                </w:rPr>
                <w:t>G</w:t>
              </w:r>
              <w:r>
                <w:rPr>
                  <w:rFonts w:ascii="Arial" w:eastAsia="Arial" w:hAnsi="Arial" w:cs="Arial"/>
                  <w:spacing w:val="-2"/>
                  <w:sz w:val="18"/>
                  <w:szCs w:val="18"/>
                </w:rPr>
                <w:t>e</w:t>
              </w:r>
              <w:r>
                <w:rPr>
                  <w:rFonts w:ascii="Arial" w:eastAsia="Arial" w:hAnsi="Arial" w:cs="Arial"/>
                  <w:spacing w:val="1"/>
                  <w:sz w:val="18"/>
                  <w:szCs w:val="18"/>
                </w:rPr>
                <w:t>s</w:t>
              </w:r>
              <w:r>
                <w:rPr>
                  <w:rFonts w:ascii="Arial" w:eastAsia="Arial" w:hAnsi="Arial" w:cs="Arial"/>
                  <w:sz w:val="18"/>
                  <w:szCs w:val="18"/>
                </w:rPr>
                <w:t>t</w:t>
              </w:r>
              <w:r>
                <w:rPr>
                  <w:rFonts w:ascii="Arial" w:eastAsia="Arial" w:hAnsi="Arial" w:cs="Arial"/>
                  <w:spacing w:val="1"/>
                  <w:sz w:val="18"/>
                  <w:szCs w:val="18"/>
                </w:rPr>
                <w:t>i</w:t>
              </w:r>
              <w:r>
                <w:rPr>
                  <w:rFonts w:ascii="Arial" w:eastAsia="Arial" w:hAnsi="Arial" w:cs="Arial"/>
                  <w:spacing w:val="-2"/>
                  <w:sz w:val="18"/>
                  <w:szCs w:val="18"/>
                </w:rPr>
                <w:t>ó</w:t>
              </w:r>
              <w:r>
                <w:rPr>
                  <w:rFonts w:ascii="Arial" w:eastAsia="Arial" w:hAnsi="Arial" w:cs="Arial"/>
                  <w:sz w:val="18"/>
                  <w:szCs w:val="18"/>
                </w:rPr>
                <w:t xml:space="preserve">n </w:t>
              </w:r>
              <w:r>
                <w:rPr>
                  <w:rFonts w:ascii="Arial" w:eastAsia="Arial" w:hAnsi="Arial" w:cs="Arial"/>
                  <w:spacing w:val="-1"/>
                  <w:sz w:val="18"/>
                  <w:szCs w:val="18"/>
                </w:rPr>
                <w:t>O</w:t>
              </w:r>
              <w:r>
                <w:rPr>
                  <w:rFonts w:ascii="Arial" w:eastAsia="Arial" w:hAnsi="Arial" w:cs="Arial"/>
                  <w:sz w:val="18"/>
                  <w:szCs w:val="18"/>
                </w:rPr>
                <w:t>r</w:t>
              </w:r>
              <w:r>
                <w:rPr>
                  <w:rFonts w:ascii="Arial" w:eastAsia="Arial" w:hAnsi="Arial" w:cs="Arial"/>
                  <w:spacing w:val="1"/>
                  <w:sz w:val="18"/>
                  <w:szCs w:val="18"/>
                </w:rPr>
                <w:t>g</w:t>
              </w:r>
              <w:r>
                <w:rPr>
                  <w:rFonts w:ascii="Arial" w:eastAsia="Arial" w:hAnsi="Arial" w:cs="Arial"/>
                  <w:spacing w:val="-2"/>
                  <w:sz w:val="18"/>
                  <w:szCs w:val="18"/>
                </w:rPr>
                <w:t>a</w:t>
              </w:r>
              <w:r>
                <w:rPr>
                  <w:rFonts w:ascii="Arial" w:eastAsia="Arial" w:hAnsi="Arial" w:cs="Arial"/>
                  <w:spacing w:val="1"/>
                  <w:sz w:val="18"/>
                  <w:szCs w:val="18"/>
                </w:rPr>
                <w:t>n</w:t>
              </w:r>
              <w:r>
                <w:rPr>
                  <w:rFonts w:ascii="Arial" w:eastAsia="Arial" w:hAnsi="Arial" w:cs="Arial"/>
                  <w:spacing w:val="-2"/>
                  <w:sz w:val="18"/>
                  <w:szCs w:val="18"/>
                </w:rPr>
                <w:t>i</w:t>
              </w:r>
              <w:r>
                <w:rPr>
                  <w:rFonts w:ascii="Arial" w:eastAsia="Arial" w:hAnsi="Arial" w:cs="Arial"/>
                  <w:spacing w:val="-1"/>
                  <w:sz w:val="18"/>
                  <w:szCs w:val="18"/>
                </w:rPr>
                <w:t>z</w:t>
              </w:r>
              <w:r>
                <w:rPr>
                  <w:rFonts w:ascii="Arial" w:eastAsia="Arial" w:hAnsi="Arial" w:cs="Arial"/>
                  <w:spacing w:val="1"/>
                  <w:sz w:val="18"/>
                  <w:szCs w:val="18"/>
                </w:rPr>
                <w:t>acion</w:t>
              </w:r>
              <w:r>
                <w:rPr>
                  <w:rFonts w:ascii="Arial" w:eastAsia="Arial" w:hAnsi="Arial" w:cs="Arial"/>
                  <w:spacing w:val="-2"/>
                  <w:sz w:val="18"/>
                  <w:szCs w:val="18"/>
                </w:rPr>
                <w:t>a</w:t>
              </w:r>
              <w:r>
                <w:rPr>
                  <w:rFonts w:ascii="Arial" w:eastAsia="Arial" w:hAnsi="Arial" w:cs="Arial"/>
                  <w:sz w:val="18"/>
                  <w:szCs w:val="18"/>
                </w:rPr>
                <w:t xml:space="preserve">l </w:t>
              </w:r>
              <w:r>
                <w:rPr>
                  <w:rFonts w:ascii="Arial" w:eastAsia="Arial" w:hAnsi="Arial" w:cs="Arial"/>
                  <w:spacing w:val="1"/>
                  <w:sz w:val="18"/>
                  <w:szCs w:val="18"/>
                </w:rPr>
                <w:t>po</w:t>
              </w:r>
              <w:r>
                <w:rPr>
                  <w:rFonts w:ascii="Arial" w:eastAsia="Arial" w:hAnsi="Arial" w:cs="Arial"/>
                  <w:sz w:val="18"/>
                  <w:szCs w:val="18"/>
                </w:rPr>
                <w:t>r</w:t>
              </w:r>
              <w:r>
                <w:rPr>
                  <w:rFonts w:ascii="Arial" w:eastAsia="Arial" w:hAnsi="Arial" w:cs="Arial"/>
                  <w:spacing w:val="1"/>
                  <w:sz w:val="18"/>
                  <w:szCs w:val="18"/>
                </w:rPr>
                <w:t xml:space="preserve"> p</w:t>
              </w:r>
              <w:r>
                <w:rPr>
                  <w:rFonts w:ascii="Arial" w:eastAsia="Arial" w:hAnsi="Arial" w:cs="Arial"/>
                  <w:sz w:val="18"/>
                  <w:szCs w:val="18"/>
                </w:rPr>
                <w:t>r</w:t>
              </w:r>
              <w:r>
                <w:rPr>
                  <w:rFonts w:ascii="Arial" w:eastAsia="Arial" w:hAnsi="Arial" w:cs="Arial"/>
                  <w:spacing w:val="-2"/>
                  <w:sz w:val="18"/>
                  <w:szCs w:val="18"/>
                </w:rPr>
                <w:t>o</w:t>
              </w:r>
              <w:r>
                <w:rPr>
                  <w:rFonts w:ascii="Arial" w:eastAsia="Arial" w:hAnsi="Arial" w:cs="Arial"/>
                  <w:spacing w:val="1"/>
                  <w:sz w:val="18"/>
                  <w:szCs w:val="18"/>
                </w:rPr>
                <w:t>c</w:t>
              </w:r>
              <w:r>
                <w:rPr>
                  <w:rFonts w:ascii="Arial" w:eastAsia="Arial" w:hAnsi="Arial" w:cs="Arial"/>
                  <w:spacing w:val="-2"/>
                  <w:sz w:val="18"/>
                  <w:szCs w:val="18"/>
                </w:rPr>
                <w:t>e</w:t>
              </w:r>
              <w:r>
                <w:rPr>
                  <w:rFonts w:ascii="Arial" w:eastAsia="Arial" w:hAnsi="Arial" w:cs="Arial"/>
                  <w:spacing w:val="1"/>
                  <w:sz w:val="18"/>
                  <w:szCs w:val="18"/>
                </w:rPr>
                <w:t>so</w:t>
              </w:r>
              <w:r>
                <w:rPr>
                  <w:rFonts w:ascii="Arial" w:eastAsia="Arial" w:hAnsi="Arial" w:cs="Arial"/>
                  <w:spacing w:val="-1"/>
                  <w:sz w:val="18"/>
                  <w:szCs w:val="18"/>
                </w:rPr>
                <w:t>s</w:t>
              </w:r>
              <w:r>
                <w:rPr>
                  <w:rFonts w:ascii="Arial" w:eastAsia="Arial" w:hAnsi="Arial" w:cs="Arial"/>
                  <w:sz w:val="18"/>
                  <w:szCs w:val="18"/>
                </w:rPr>
                <w:t>.</w:t>
              </w:r>
            </w:ins>
          </w:p>
          <w:p w14:paraId="70319E88" w14:textId="77777777" w:rsidR="00754364" w:rsidRPr="000D75EF" w:rsidRDefault="00754364" w:rsidP="000D75EF">
            <w:pPr>
              <w:jc w:val="center"/>
              <w:rPr>
                <w:ins w:id="121" w:author="María_Nole" w:date="2023-06-14T13:36:00Z"/>
                <w:sz w:val="20"/>
                <w:szCs w:val="20"/>
              </w:rPr>
            </w:pPr>
          </w:p>
        </w:tc>
        <w:tc>
          <w:tcPr>
            <w:tcW w:w="5380" w:type="dxa"/>
            <w:vAlign w:val="center"/>
          </w:tcPr>
          <w:p w14:paraId="1272B8E2" w14:textId="77777777" w:rsidR="00627ADB" w:rsidRDefault="00627ADB">
            <w:pPr>
              <w:tabs>
                <w:tab w:val="left" w:pos="284"/>
                <w:tab w:val="left" w:pos="426"/>
                <w:tab w:val="left" w:pos="567"/>
              </w:tabs>
              <w:contextualSpacing/>
              <w:jc w:val="both"/>
              <w:rPr>
                <w:ins w:id="122" w:author="María_Nole" w:date="2023-06-14T13:49:00Z"/>
                <w:sz w:val="18"/>
                <w:szCs w:val="18"/>
              </w:rPr>
              <w:pPrChange w:id="123" w:author="María_Nole" w:date="2023-06-14T13:37:00Z">
                <w:pPr>
                  <w:jc w:val="both"/>
                </w:pPr>
              </w:pPrChange>
            </w:pPr>
          </w:p>
          <w:p w14:paraId="0E12F48A" w14:textId="77777777" w:rsidR="00627ADB" w:rsidRPr="006371A2" w:rsidRDefault="00627ADB" w:rsidP="00627ADB">
            <w:pPr>
              <w:pStyle w:val="Default"/>
              <w:jc w:val="both"/>
              <w:rPr>
                <w:ins w:id="124" w:author="María_Nole" w:date="2023-06-14T13:49:00Z"/>
                <w:rFonts w:cs="Calibri"/>
                <w:sz w:val="18"/>
                <w:szCs w:val="20"/>
              </w:rPr>
            </w:pPr>
            <w:ins w:id="125" w:author="María_Nole" w:date="2023-06-14T13:49:00Z">
              <w:r w:rsidRPr="006371A2">
                <w:rPr>
                  <w:rFonts w:cs="Calibri"/>
                  <w:sz w:val="18"/>
                  <w:szCs w:val="20"/>
                </w:rPr>
                <w:t xml:space="preserve">El Estatuto Orgánico de Gestión Organizacional por Procesos del Ministerio de </w:t>
              </w:r>
              <w:r>
                <w:rPr>
                  <w:rFonts w:cs="Calibri"/>
                  <w:sz w:val="18"/>
                  <w:szCs w:val="20"/>
                </w:rPr>
                <w:t>Salud</w:t>
              </w:r>
              <w:r w:rsidRPr="006371A2">
                <w:rPr>
                  <w:rFonts w:cs="Calibri"/>
                  <w:sz w:val="18"/>
                  <w:szCs w:val="20"/>
                </w:rPr>
                <w:t xml:space="preserve">, contempla </w:t>
              </w:r>
              <w:r>
                <w:rPr>
                  <w:rFonts w:cs="Calibri"/>
                  <w:sz w:val="18"/>
                  <w:szCs w:val="20"/>
                </w:rPr>
                <w:t>quinientos cuarenta (540</w:t>
              </w:r>
              <w:r w:rsidRPr="006371A2">
                <w:rPr>
                  <w:rFonts w:cs="Calibri"/>
                  <w:sz w:val="18"/>
                  <w:szCs w:val="20"/>
                </w:rPr>
                <w:t>) productos para las</w:t>
              </w:r>
              <w:r>
                <w:rPr>
                  <w:rFonts w:cs="Calibri"/>
                  <w:sz w:val="18"/>
                  <w:szCs w:val="20"/>
                </w:rPr>
                <w:t xml:space="preserve"> Unidades Administrativas de la</w:t>
              </w:r>
              <w:r w:rsidRPr="006371A2">
                <w:rPr>
                  <w:rFonts w:cs="Calibri"/>
                  <w:sz w:val="18"/>
                  <w:szCs w:val="20"/>
                </w:rPr>
                <w:t xml:space="preserve"> </w:t>
              </w:r>
              <w:r>
                <w:rPr>
                  <w:rFonts w:cs="Calibri"/>
                  <w:sz w:val="18"/>
                  <w:szCs w:val="20"/>
                </w:rPr>
                <w:t xml:space="preserve">Coordinación Zonal </w:t>
              </w:r>
              <w:r w:rsidRPr="006371A2">
                <w:rPr>
                  <w:rFonts w:cs="Calibri"/>
                  <w:sz w:val="18"/>
                  <w:szCs w:val="20"/>
                </w:rPr>
                <w:t xml:space="preserve">, </w:t>
              </w:r>
              <w:r w:rsidRPr="00151DDD">
                <w:rPr>
                  <w:rFonts w:cs="Calibri"/>
                  <w:sz w:val="18"/>
                  <w:szCs w:val="20"/>
                </w:rPr>
                <w:t>que conforme Matriz de Seguimiento de metas en formato Excel año 2022 remitida, no contempla para todos los productos el documento verificable</w:t>
              </w:r>
              <w:r>
                <w:rPr>
                  <w:rFonts w:cs="Calibri"/>
                  <w:sz w:val="18"/>
                  <w:szCs w:val="20"/>
                </w:rPr>
                <w:t>.</w:t>
              </w:r>
            </w:ins>
          </w:p>
          <w:p w14:paraId="083BF893" w14:textId="77777777" w:rsidR="00627ADB" w:rsidRDefault="00627ADB" w:rsidP="00627ADB">
            <w:pPr>
              <w:jc w:val="both"/>
              <w:rPr>
                <w:ins w:id="126" w:author="María_Nole" w:date="2023-06-14T13:49:00Z"/>
                <w:rFonts w:ascii="Arial" w:eastAsia="Arial" w:hAnsi="Arial" w:cs="Arial"/>
                <w:sz w:val="18"/>
                <w:szCs w:val="18"/>
              </w:rPr>
            </w:pPr>
          </w:p>
          <w:p w14:paraId="7FBBD9D8" w14:textId="355DD9AD" w:rsidR="00627ADB" w:rsidRDefault="00627ADB" w:rsidP="00627ADB">
            <w:pPr>
              <w:jc w:val="both"/>
              <w:rPr>
                <w:ins w:id="127" w:author="María_Nole" w:date="2023-06-14T13:49:00Z"/>
                <w:rFonts w:cs="Calibri"/>
                <w:sz w:val="18"/>
                <w:szCs w:val="20"/>
              </w:rPr>
            </w:pPr>
            <w:ins w:id="128" w:author="María_Nole" w:date="2023-06-14T13:49:00Z">
              <w:r>
                <w:rPr>
                  <w:rFonts w:cs="Calibri"/>
                  <w:sz w:val="18"/>
                  <w:szCs w:val="20"/>
                </w:rPr>
                <w:t xml:space="preserve">En </w:t>
              </w:r>
              <w:r w:rsidRPr="006371A2">
                <w:rPr>
                  <w:rFonts w:cs="Calibri"/>
                  <w:sz w:val="18"/>
                  <w:szCs w:val="20"/>
                </w:rPr>
                <w:t xml:space="preserve">la verificación de la implementación de los productos constante en el Estatuto Orgánico de Gestión Organizacional por Procesos se consideró como muestra cuatro (4) Unidades Administrativas: </w:t>
              </w:r>
              <w:r w:rsidRPr="00C22853">
                <w:rPr>
                  <w:rFonts w:cs="Calibri"/>
                  <w:sz w:val="18"/>
                  <w:szCs w:val="20"/>
                </w:rPr>
                <w:t>Gestión Zonal de Planificación y Procesos Estratégicos</w:t>
              </w:r>
              <w:r>
                <w:rPr>
                  <w:rFonts w:cs="Calibri"/>
                  <w:sz w:val="18"/>
                  <w:szCs w:val="20"/>
                </w:rPr>
                <w:t xml:space="preserve">, </w:t>
              </w:r>
              <w:r w:rsidRPr="00C22853">
                <w:rPr>
                  <w:rFonts w:cs="Calibri"/>
                  <w:sz w:val="18"/>
                  <w:szCs w:val="20"/>
                </w:rPr>
                <w:t>Gestión Zonal de Tecnologías de la Información</w:t>
              </w:r>
              <w:r>
                <w:rPr>
                  <w:rFonts w:cs="Calibri"/>
                  <w:sz w:val="18"/>
                  <w:szCs w:val="20"/>
                </w:rPr>
                <w:t>,</w:t>
              </w:r>
              <w:r>
                <w:t xml:space="preserve"> </w:t>
              </w:r>
              <w:r>
                <w:rPr>
                  <w:rFonts w:cs="Calibri"/>
                  <w:sz w:val="18"/>
                  <w:szCs w:val="20"/>
                </w:rPr>
                <w:t>G</w:t>
              </w:r>
              <w:r w:rsidRPr="00C22853">
                <w:rPr>
                  <w:rFonts w:cs="Calibri"/>
                  <w:sz w:val="18"/>
                  <w:szCs w:val="20"/>
                </w:rPr>
                <w:t>estión</w:t>
              </w:r>
              <w:r>
                <w:rPr>
                  <w:rFonts w:cs="Calibri"/>
                  <w:sz w:val="18"/>
                  <w:szCs w:val="20"/>
                </w:rPr>
                <w:t xml:space="preserve"> zonal de la P</w:t>
              </w:r>
              <w:r w:rsidRPr="00C22853">
                <w:rPr>
                  <w:rFonts w:cs="Calibri"/>
                  <w:sz w:val="18"/>
                  <w:szCs w:val="20"/>
                </w:rPr>
                <w:t>romoción de la salud, intercultural y la igualdad</w:t>
              </w:r>
              <w:r>
                <w:rPr>
                  <w:rFonts w:cs="Calibri"/>
                  <w:sz w:val="18"/>
                  <w:szCs w:val="20"/>
                </w:rPr>
                <w:t>, G</w:t>
              </w:r>
              <w:r w:rsidRPr="00C22853">
                <w:rPr>
                  <w:rFonts w:cs="Calibri"/>
                  <w:sz w:val="18"/>
                  <w:szCs w:val="20"/>
                </w:rPr>
                <w:t>estión zonal y operaciones y logística  en salud</w:t>
              </w:r>
              <w:r>
                <w:rPr>
                  <w:rFonts w:cs="Calibri"/>
                  <w:sz w:val="18"/>
                  <w:szCs w:val="20"/>
                </w:rPr>
                <w:t>.</w:t>
              </w:r>
            </w:ins>
          </w:p>
          <w:p w14:paraId="64A12762" w14:textId="77777777" w:rsidR="00627ADB" w:rsidRDefault="00627ADB" w:rsidP="00627ADB">
            <w:pPr>
              <w:tabs>
                <w:tab w:val="left" w:pos="284"/>
                <w:tab w:val="left" w:pos="426"/>
                <w:tab w:val="left" w:pos="567"/>
              </w:tabs>
              <w:contextualSpacing/>
              <w:jc w:val="both"/>
              <w:rPr>
                <w:ins w:id="129" w:author="María_Nole" w:date="2023-06-14T13:49:00Z"/>
                <w:sz w:val="18"/>
                <w:lang w:eastAsia="es-EC"/>
              </w:rPr>
            </w:pPr>
            <w:ins w:id="130" w:author="María_Nole" w:date="2023-06-14T13:49:00Z">
              <w:r w:rsidRPr="00C22853">
                <w:rPr>
                  <w:rFonts w:cs="Calibri"/>
                  <w:sz w:val="18"/>
                  <w:szCs w:val="20"/>
                </w:rPr>
                <w:t>Gestión Zonal de Planificación y Procesos Estratégicos</w:t>
              </w:r>
              <w:r>
                <w:rPr>
                  <w:sz w:val="18"/>
                  <w:lang w:eastAsia="es-EC"/>
                </w:rPr>
                <w:t>: Esta gestión  contempla veinte y seis (26</w:t>
              </w:r>
              <w:r w:rsidRPr="006371A2">
                <w:rPr>
                  <w:sz w:val="18"/>
                  <w:lang w:eastAsia="es-EC"/>
                </w:rPr>
                <w:t>) productos la entidad report</w:t>
              </w:r>
              <w:r>
                <w:rPr>
                  <w:sz w:val="18"/>
                  <w:lang w:eastAsia="es-EC"/>
                </w:rPr>
                <w:t>a el cumplimiento de diez y siete (17</w:t>
              </w:r>
              <w:r w:rsidRPr="006371A2">
                <w:rPr>
                  <w:sz w:val="18"/>
                  <w:lang w:eastAsia="es-EC"/>
                </w:rPr>
                <w:t>) producto</w:t>
              </w:r>
              <w:r>
                <w:rPr>
                  <w:sz w:val="18"/>
                  <w:lang w:eastAsia="es-EC"/>
                </w:rPr>
                <w:t>s y la no ejecución de nueve (9</w:t>
              </w:r>
              <w:r w:rsidRPr="006371A2">
                <w:rPr>
                  <w:sz w:val="18"/>
                  <w:lang w:eastAsia="es-EC"/>
                </w:rPr>
                <w:t>)</w:t>
              </w:r>
              <w:r>
                <w:rPr>
                  <w:sz w:val="18"/>
                  <w:lang w:eastAsia="es-EC"/>
                </w:rPr>
                <w:t xml:space="preserve">, no se remite el documento verificable </w:t>
              </w:r>
              <w:proofErr w:type="spellStart"/>
              <w:r>
                <w:rPr>
                  <w:sz w:val="18"/>
                  <w:lang w:eastAsia="es-EC"/>
                </w:rPr>
                <w:t>asi</w:t>
              </w:r>
              <w:proofErr w:type="spellEnd"/>
              <w:r>
                <w:rPr>
                  <w:sz w:val="18"/>
                  <w:lang w:eastAsia="es-EC"/>
                </w:rPr>
                <w:t xml:space="preserve"> como también existe diferencias entre los productos aprobados de acuerdo al Estatuto y los ejecutados en la matriz de metas año 2022. </w:t>
              </w:r>
            </w:ins>
          </w:p>
          <w:p w14:paraId="1570B472" w14:textId="77777777" w:rsidR="00627ADB" w:rsidRDefault="00627ADB" w:rsidP="00627ADB">
            <w:pPr>
              <w:jc w:val="both"/>
              <w:rPr>
                <w:ins w:id="131" w:author="María_Nole" w:date="2023-06-14T13:49:00Z"/>
                <w:rFonts w:ascii="Arial" w:eastAsia="Arial" w:hAnsi="Arial" w:cs="Arial"/>
                <w:sz w:val="18"/>
                <w:szCs w:val="18"/>
              </w:rPr>
            </w:pPr>
          </w:p>
          <w:p w14:paraId="1FC724BA" w14:textId="77777777" w:rsidR="00627ADB" w:rsidRPr="006371A2" w:rsidRDefault="00627ADB" w:rsidP="00627ADB">
            <w:pPr>
              <w:tabs>
                <w:tab w:val="left" w:pos="284"/>
                <w:tab w:val="left" w:pos="426"/>
                <w:tab w:val="left" w:pos="567"/>
              </w:tabs>
              <w:contextualSpacing/>
              <w:jc w:val="both"/>
              <w:rPr>
                <w:ins w:id="132" w:author="María_Nole" w:date="2023-06-14T13:49:00Z"/>
                <w:sz w:val="18"/>
                <w:lang w:eastAsia="es-EC"/>
              </w:rPr>
            </w:pPr>
            <w:ins w:id="133" w:author="María_Nole" w:date="2023-06-14T13:49:00Z">
              <w:r w:rsidRPr="00796FD1">
                <w:rPr>
                  <w:rFonts w:cs="Calibri"/>
                  <w:sz w:val="18"/>
                  <w:szCs w:val="20"/>
                </w:rPr>
                <w:t>Gestión Zonal de Tecnología</w:t>
              </w:r>
              <w:r>
                <w:rPr>
                  <w:rFonts w:cs="Calibri"/>
                  <w:sz w:val="18"/>
                  <w:szCs w:val="20"/>
                </w:rPr>
                <w:t>s</w:t>
              </w:r>
              <w:r w:rsidRPr="00796FD1">
                <w:rPr>
                  <w:rFonts w:cs="Calibri"/>
                  <w:sz w:val="18"/>
                  <w:szCs w:val="20"/>
                </w:rPr>
                <w:t xml:space="preserve"> de la Información</w:t>
              </w:r>
              <w:r>
                <w:rPr>
                  <w:sz w:val="18"/>
                  <w:lang w:eastAsia="es-EC"/>
                </w:rPr>
                <w:t>: La gestión contempla trece (13</w:t>
              </w:r>
              <w:r w:rsidRPr="006371A2">
                <w:rPr>
                  <w:sz w:val="18"/>
                  <w:lang w:eastAsia="es-EC"/>
                </w:rPr>
                <w:t>) productos; la entidad report</w:t>
              </w:r>
              <w:r>
                <w:rPr>
                  <w:sz w:val="18"/>
                  <w:lang w:eastAsia="es-EC"/>
                </w:rPr>
                <w:t>a el cumplimiento de trece (13</w:t>
              </w:r>
              <w:r w:rsidRPr="006371A2">
                <w:rPr>
                  <w:sz w:val="18"/>
                  <w:lang w:eastAsia="es-EC"/>
                </w:rPr>
                <w:t>) producto</w:t>
              </w:r>
              <w:r>
                <w:rPr>
                  <w:sz w:val="18"/>
                  <w:lang w:eastAsia="es-EC"/>
                </w:rPr>
                <w:t>s</w:t>
              </w:r>
              <w:r w:rsidRPr="006371A2">
                <w:rPr>
                  <w:sz w:val="18"/>
                  <w:lang w:eastAsia="es-EC"/>
                </w:rPr>
                <w:t>; sin embargo</w:t>
              </w:r>
              <w:r>
                <w:rPr>
                  <w:sz w:val="18"/>
                  <w:lang w:eastAsia="es-EC"/>
                </w:rPr>
                <w:t xml:space="preserve"> no se remite el documento verificable,  así como también existe diferencias entre los productos aprobados de acuerdo al Estatuto y los ejecutados en la matriz de metas año 2022.</w:t>
              </w:r>
            </w:ins>
          </w:p>
          <w:p w14:paraId="35D8A699" w14:textId="77777777" w:rsidR="00627ADB" w:rsidRDefault="00627ADB" w:rsidP="00627ADB">
            <w:pPr>
              <w:jc w:val="both"/>
              <w:rPr>
                <w:ins w:id="134" w:author="María_Nole" w:date="2023-06-14T13:49:00Z"/>
                <w:rFonts w:ascii="Arial" w:eastAsia="Arial" w:hAnsi="Arial" w:cs="Arial"/>
                <w:sz w:val="18"/>
                <w:szCs w:val="18"/>
              </w:rPr>
            </w:pPr>
          </w:p>
          <w:p w14:paraId="537C09CE" w14:textId="77777777" w:rsidR="00627ADB" w:rsidRPr="006371A2" w:rsidRDefault="00627ADB" w:rsidP="00627ADB">
            <w:pPr>
              <w:tabs>
                <w:tab w:val="left" w:pos="284"/>
                <w:tab w:val="left" w:pos="426"/>
                <w:tab w:val="left" w:pos="567"/>
              </w:tabs>
              <w:contextualSpacing/>
              <w:jc w:val="both"/>
              <w:rPr>
                <w:ins w:id="135" w:author="María_Nole" w:date="2023-06-14T13:49:00Z"/>
                <w:sz w:val="18"/>
                <w:lang w:eastAsia="es-EC"/>
              </w:rPr>
            </w:pPr>
            <w:ins w:id="136" w:author="María_Nole" w:date="2023-06-14T13:49:00Z">
              <w:r w:rsidRPr="00852B62">
                <w:rPr>
                  <w:sz w:val="18"/>
                  <w:szCs w:val="20"/>
                </w:rPr>
                <w:t>Gestión</w:t>
              </w:r>
              <w:r>
                <w:rPr>
                  <w:sz w:val="18"/>
                  <w:szCs w:val="20"/>
                </w:rPr>
                <w:t xml:space="preserve"> Interna Zonal d</w:t>
              </w:r>
              <w:r w:rsidRPr="00852B62">
                <w:rPr>
                  <w:sz w:val="18"/>
                  <w:szCs w:val="20"/>
                </w:rPr>
                <w:t xml:space="preserve">e Gestión Documental </w:t>
              </w:r>
              <w:r>
                <w:rPr>
                  <w:sz w:val="18"/>
                  <w:szCs w:val="20"/>
                </w:rPr>
                <w:t>y Atención a</w:t>
              </w:r>
              <w:r w:rsidRPr="00852B62">
                <w:rPr>
                  <w:sz w:val="18"/>
                  <w:szCs w:val="20"/>
                </w:rPr>
                <w:t>l</w:t>
              </w:r>
              <w:r>
                <w:rPr>
                  <w:sz w:val="18"/>
                  <w:szCs w:val="20"/>
                </w:rPr>
                <w:t xml:space="preserve"> usuario</w:t>
              </w:r>
              <w:proofErr w:type="gramStart"/>
              <w:r>
                <w:rPr>
                  <w:sz w:val="18"/>
                  <w:lang w:eastAsia="es-EC"/>
                </w:rPr>
                <w:t>:  Esta</w:t>
              </w:r>
              <w:proofErr w:type="gramEnd"/>
              <w:r>
                <w:rPr>
                  <w:sz w:val="18"/>
                  <w:lang w:eastAsia="es-EC"/>
                </w:rPr>
                <w:t xml:space="preserve"> gestión contempla diez y nueve (19</w:t>
              </w:r>
              <w:r w:rsidRPr="006371A2">
                <w:rPr>
                  <w:sz w:val="18"/>
                  <w:lang w:eastAsia="es-EC"/>
                </w:rPr>
                <w:t>) productos; la entidad report</w:t>
              </w:r>
              <w:r>
                <w:rPr>
                  <w:sz w:val="18"/>
                  <w:lang w:eastAsia="es-EC"/>
                </w:rPr>
                <w:t>a el cumplimiento de diez y ocho (18</w:t>
              </w:r>
              <w:r w:rsidRPr="006371A2">
                <w:rPr>
                  <w:sz w:val="18"/>
                  <w:lang w:eastAsia="es-EC"/>
                </w:rPr>
                <w:t>) producto</w:t>
              </w:r>
              <w:r>
                <w:rPr>
                  <w:sz w:val="18"/>
                  <w:lang w:eastAsia="es-EC"/>
                </w:rPr>
                <w:t>s y la no ejecución de uno (1</w:t>
              </w:r>
              <w:r w:rsidRPr="006371A2">
                <w:rPr>
                  <w:sz w:val="18"/>
                  <w:lang w:eastAsia="es-EC"/>
                </w:rPr>
                <w:t xml:space="preserve">); sin embargo </w:t>
              </w:r>
              <w:r>
                <w:rPr>
                  <w:sz w:val="18"/>
                  <w:lang w:eastAsia="es-EC"/>
                </w:rPr>
                <w:t>no se remite el documento verificable,  así como también existe diferencias entre los productos aprobados de acuerdo al Estatuto y los ejecutados en la matriz de metas año 2022.</w:t>
              </w:r>
            </w:ins>
          </w:p>
          <w:p w14:paraId="589115F3" w14:textId="77777777" w:rsidR="00627ADB" w:rsidRDefault="00627ADB" w:rsidP="00627ADB">
            <w:pPr>
              <w:jc w:val="both"/>
              <w:rPr>
                <w:ins w:id="137" w:author="María_Nole" w:date="2023-06-14T13:49:00Z"/>
                <w:rFonts w:ascii="Arial" w:eastAsia="Arial" w:hAnsi="Arial" w:cs="Arial"/>
                <w:sz w:val="18"/>
                <w:szCs w:val="18"/>
              </w:rPr>
            </w:pPr>
          </w:p>
          <w:p w14:paraId="5103FD9E" w14:textId="77777777" w:rsidR="00627ADB" w:rsidRPr="006371A2" w:rsidRDefault="00627ADB" w:rsidP="00627ADB">
            <w:pPr>
              <w:tabs>
                <w:tab w:val="left" w:pos="284"/>
                <w:tab w:val="left" w:pos="426"/>
                <w:tab w:val="left" w:pos="567"/>
              </w:tabs>
              <w:contextualSpacing/>
              <w:jc w:val="both"/>
              <w:rPr>
                <w:ins w:id="138" w:author="María_Nole" w:date="2023-06-14T13:49:00Z"/>
                <w:sz w:val="18"/>
                <w:lang w:eastAsia="es-EC"/>
              </w:rPr>
            </w:pPr>
            <w:ins w:id="139" w:author="María_Nole" w:date="2023-06-14T13:49:00Z">
              <w:r>
                <w:rPr>
                  <w:sz w:val="18"/>
                  <w:szCs w:val="20"/>
                </w:rPr>
                <w:t>Gestión Interna Zonal d</w:t>
              </w:r>
              <w:r w:rsidRPr="004D35DB">
                <w:rPr>
                  <w:sz w:val="18"/>
                  <w:szCs w:val="20"/>
                </w:rPr>
                <w:t>e Pro</w:t>
              </w:r>
              <w:r>
                <w:rPr>
                  <w:sz w:val="18"/>
                  <w:szCs w:val="20"/>
                </w:rPr>
                <w:t>moción de l</w:t>
              </w:r>
              <w:r w:rsidRPr="004D35DB">
                <w:rPr>
                  <w:sz w:val="18"/>
                  <w:szCs w:val="20"/>
                </w:rPr>
                <w:t>a Salud</w:t>
              </w:r>
              <w:r>
                <w:rPr>
                  <w:sz w:val="18"/>
                  <w:lang w:eastAsia="es-EC"/>
                </w:rPr>
                <w:t>: Esta Gestión contempla ocho (8</w:t>
              </w:r>
              <w:r w:rsidRPr="006371A2">
                <w:rPr>
                  <w:sz w:val="18"/>
                  <w:lang w:eastAsia="es-EC"/>
                </w:rPr>
                <w:t>) productos; la entidad report</w:t>
              </w:r>
              <w:r>
                <w:rPr>
                  <w:sz w:val="18"/>
                  <w:lang w:eastAsia="es-EC"/>
                </w:rPr>
                <w:t>a el cumplimiento de ocho (8</w:t>
              </w:r>
              <w:r w:rsidRPr="006371A2">
                <w:rPr>
                  <w:sz w:val="18"/>
                  <w:lang w:eastAsia="es-EC"/>
                </w:rPr>
                <w:t>) producto</w:t>
              </w:r>
              <w:r>
                <w:rPr>
                  <w:sz w:val="18"/>
                  <w:lang w:eastAsia="es-EC"/>
                </w:rPr>
                <w:t>s</w:t>
              </w:r>
              <w:r w:rsidRPr="006371A2">
                <w:rPr>
                  <w:sz w:val="18"/>
                  <w:lang w:eastAsia="es-EC"/>
                </w:rPr>
                <w:t xml:space="preserve">; sin embargo </w:t>
              </w:r>
              <w:r>
                <w:rPr>
                  <w:sz w:val="18"/>
                  <w:lang w:eastAsia="es-EC"/>
                </w:rPr>
                <w:t>no se remite el documento verificable,  así como también existe diferencias entre los productos aprobados de acuerdo al Estatuto y los ejecutados en la matriz de metas año 2022.</w:t>
              </w:r>
            </w:ins>
          </w:p>
          <w:p w14:paraId="21257748" w14:textId="77777777" w:rsidR="00627ADB" w:rsidRDefault="00627ADB" w:rsidP="00627ADB">
            <w:pPr>
              <w:tabs>
                <w:tab w:val="left" w:pos="284"/>
                <w:tab w:val="left" w:pos="426"/>
                <w:tab w:val="left" w:pos="567"/>
              </w:tabs>
              <w:contextualSpacing/>
              <w:jc w:val="both"/>
              <w:rPr>
                <w:ins w:id="140" w:author="María_Nole" w:date="2023-06-14T13:49:00Z"/>
                <w:sz w:val="18"/>
                <w:lang w:eastAsia="es-EC"/>
              </w:rPr>
            </w:pPr>
          </w:p>
          <w:p w14:paraId="5A8F63A9" w14:textId="77777777" w:rsidR="00627ADB" w:rsidRDefault="00627ADB">
            <w:pPr>
              <w:tabs>
                <w:tab w:val="left" w:pos="284"/>
                <w:tab w:val="left" w:pos="426"/>
                <w:tab w:val="left" w:pos="567"/>
              </w:tabs>
              <w:contextualSpacing/>
              <w:jc w:val="both"/>
              <w:rPr>
                <w:ins w:id="141" w:author="María_Nole" w:date="2023-06-14T13:49:00Z"/>
                <w:sz w:val="18"/>
                <w:szCs w:val="18"/>
              </w:rPr>
              <w:pPrChange w:id="142" w:author="María_Nole" w:date="2023-06-14T13:37:00Z">
                <w:pPr>
                  <w:jc w:val="both"/>
                </w:pPr>
              </w:pPrChange>
            </w:pPr>
          </w:p>
          <w:p w14:paraId="49EF316C" w14:textId="77777777" w:rsidR="00627ADB" w:rsidRDefault="00627ADB">
            <w:pPr>
              <w:tabs>
                <w:tab w:val="left" w:pos="284"/>
                <w:tab w:val="left" w:pos="426"/>
                <w:tab w:val="left" w:pos="567"/>
              </w:tabs>
              <w:contextualSpacing/>
              <w:jc w:val="both"/>
              <w:rPr>
                <w:ins w:id="143" w:author="María_Nole" w:date="2023-06-14T13:49:00Z"/>
                <w:sz w:val="18"/>
                <w:szCs w:val="18"/>
              </w:rPr>
              <w:pPrChange w:id="144" w:author="María_Nole" w:date="2023-06-14T13:37:00Z">
                <w:pPr>
                  <w:jc w:val="both"/>
                </w:pPr>
              </w:pPrChange>
            </w:pPr>
          </w:p>
          <w:p w14:paraId="7847CCB4" w14:textId="77777777" w:rsidR="00627ADB" w:rsidRDefault="00627ADB">
            <w:pPr>
              <w:tabs>
                <w:tab w:val="left" w:pos="284"/>
                <w:tab w:val="left" w:pos="426"/>
                <w:tab w:val="left" w:pos="567"/>
              </w:tabs>
              <w:contextualSpacing/>
              <w:jc w:val="both"/>
              <w:rPr>
                <w:ins w:id="145" w:author="María_Nole" w:date="2023-06-14T13:49:00Z"/>
                <w:sz w:val="18"/>
                <w:szCs w:val="18"/>
              </w:rPr>
              <w:pPrChange w:id="146" w:author="María_Nole" w:date="2023-06-14T13:37:00Z">
                <w:pPr>
                  <w:jc w:val="both"/>
                </w:pPr>
              </w:pPrChange>
            </w:pPr>
          </w:p>
          <w:p w14:paraId="758518BD" w14:textId="77777777" w:rsidR="00627ADB" w:rsidRDefault="00627ADB">
            <w:pPr>
              <w:tabs>
                <w:tab w:val="left" w:pos="284"/>
                <w:tab w:val="left" w:pos="426"/>
                <w:tab w:val="left" w:pos="567"/>
              </w:tabs>
              <w:contextualSpacing/>
              <w:jc w:val="both"/>
              <w:rPr>
                <w:ins w:id="147" w:author="María_Nole" w:date="2023-06-14T13:49:00Z"/>
                <w:sz w:val="18"/>
                <w:szCs w:val="18"/>
              </w:rPr>
              <w:pPrChange w:id="148" w:author="María_Nole" w:date="2023-06-14T13:37:00Z">
                <w:pPr>
                  <w:jc w:val="both"/>
                </w:pPr>
              </w:pPrChange>
            </w:pPr>
          </w:p>
          <w:p w14:paraId="562B6A07" w14:textId="77777777" w:rsidR="00627ADB" w:rsidRDefault="00627ADB">
            <w:pPr>
              <w:tabs>
                <w:tab w:val="left" w:pos="284"/>
                <w:tab w:val="left" w:pos="426"/>
                <w:tab w:val="left" w:pos="567"/>
              </w:tabs>
              <w:contextualSpacing/>
              <w:jc w:val="both"/>
              <w:rPr>
                <w:ins w:id="149" w:author="María_Nole" w:date="2023-06-14T13:49:00Z"/>
                <w:sz w:val="18"/>
                <w:szCs w:val="18"/>
              </w:rPr>
              <w:pPrChange w:id="150" w:author="María_Nole" w:date="2023-06-14T13:37:00Z">
                <w:pPr>
                  <w:jc w:val="both"/>
                </w:pPr>
              </w:pPrChange>
            </w:pPr>
          </w:p>
          <w:p w14:paraId="0BEB6F1F" w14:textId="049499E4" w:rsidR="00754364" w:rsidRDefault="00754364">
            <w:pPr>
              <w:tabs>
                <w:tab w:val="left" w:pos="284"/>
                <w:tab w:val="left" w:pos="426"/>
                <w:tab w:val="left" w:pos="567"/>
              </w:tabs>
              <w:contextualSpacing/>
              <w:jc w:val="both"/>
              <w:rPr>
                <w:ins w:id="151" w:author="María_Nole" w:date="2023-06-14T13:39:00Z"/>
                <w:sz w:val="18"/>
                <w:szCs w:val="18"/>
                <w:lang w:eastAsia="es-EC"/>
              </w:rPr>
              <w:pPrChange w:id="152" w:author="María_Nole" w:date="2023-06-14T13:37:00Z">
                <w:pPr>
                  <w:jc w:val="both"/>
                </w:pPr>
              </w:pPrChange>
            </w:pPr>
            <w:ins w:id="153" w:author="María_Nole" w:date="2023-06-14T13:37:00Z">
              <w:r w:rsidRPr="00AC7B1E">
                <w:rPr>
                  <w:sz w:val="18"/>
                  <w:szCs w:val="18"/>
                </w:rPr>
                <w:t>Gestión Zonal De Abastecimiento De Medicamentos, Dispositivos Médicos Y Otros Bienes Estratégicos</w:t>
              </w:r>
              <w:r w:rsidRPr="00AC7B1E">
                <w:rPr>
                  <w:sz w:val="18"/>
                  <w:szCs w:val="18"/>
                  <w:lang w:eastAsia="es-EC"/>
                </w:rPr>
                <w:t xml:space="preserve">: Esta gestión contempla veinte  (20) productos; la entidad reporta el cumplimiento de los diez y ocho (18) productos y la no ejecución de dos </w:t>
              </w:r>
            </w:ins>
            <w:ins w:id="154" w:author="María_Nole" w:date="2023-06-14T13:40:00Z">
              <w:r w:rsidR="0065655E" w:rsidRPr="00AC7B1E">
                <w:rPr>
                  <w:sz w:val="18"/>
                  <w:szCs w:val="18"/>
                  <w:lang w:eastAsia="es-EC"/>
                </w:rPr>
                <w:t>(2</w:t>
              </w:r>
            </w:ins>
            <w:ins w:id="155" w:author="María_Nole" w:date="2023-06-14T13:37:00Z">
              <w:r w:rsidRPr="00AC7B1E">
                <w:rPr>
                  <w:sz w:val="18"/>
                  <w:szCs w:val="18"/>
                  <w:lang w:eastAsia="es-EC"/>
                </w:rPr>
                <w:t>) productos; sin embargo no se remite el documento verificable,  así como también existe diferencias entre los productos aprobados de acuerdo al Estatuto y los ejecutados en la matriz de metas año 2022</w:t>
              </w:r>
              <w:r w:rsidR="0065655E">
                <w:rPr>
                  <w:sz w:val="18"/>
                  <w:szCs w:val="18"/>
                  <w:lang w:eastAsia="es-EC"/>
                </w:rPr>
                <w:t>.</w:t>
              </w:r>
            </w:ins>
          </w:p>
          <w:p w14:paraId="3A9BABBC" w14:textId="41773721" w:rsidR="0065655E" w:rsidRPr="00754364" w:rsidRDefault="0065655E">
            <w:pPr>
              <w:tabs>
                <w:tab w:val="left" w:pos="284"/>
                <w:tab w:val="left" w:pos="426"/>
                <w:tab w:val="left" w:pos="567"/>
              </w:tabs>
              <w:contextualSpacing/>
              <w:jc w:val="both"/>
              <w:rPr>
                <w:ins w:id="156" w:author="María_Nole" w:date="2023-06-14T13:36:00Z"/>
                <w:sz w:val="18"/>
                <w:szCs w:val="18"/>
                <w:lang w:eastAsia="es-EC"/>
                <w:rPrChange w:id="157" w:author="María_Nole" w:date="2023-06-14T13:37:00Z">
                  <w:rPr>
                    <w:ins w:id="158" w:author="María_Nole" w:date="2023-06-14T13:36:00Z"/>
                    <w:sz w:val="20"/>
                    <w:szCs w:val="20"/>
                  </w:rPr>
                </w:rPrChange>
              </w:rPr>
              <w:pPrChange w:id="159" w:author="María_Nole" w:date="2023-06-14T13:37:00Z">
                <w:pPr>
                  <w:jc w:val="both"/>
                </w:pPr>
              </w:pPrChange>
            </w:pPr>
          </w:p>
        </w:tc>
      </w:tr>
      <w:tr w:rsidR="00754364" w:rsidRPr="000D75EF" w14:paraId="08BBCE30" w14:textId="77777777" w:rsidTr="000D75EF">
        <w:trPr>
          <w:ins w:id="160" w:author="María_Nole" w:date="2023-06-14T13:36:00Z"/>
        </w:trPr>
        <w:tc>
          <w:tcPr>
            <w:tcW w:w="2394" w:type="dxa"/>
            <w:vAlign w:val="center"/>
          </w:tcPr>
          <w:p w14:paraId="2A900CB6" w14:textId="77777777" w:rsidR="00754364" w:rsidRDefault="00754364" w:rsidP="00754364">
            <w:pPr>
              <w:autoSpaceDE w:val="0"/>
              <w:autoSpaceDN w:val="0"/>
              <w:adjustRightInd w:val="0"/>
              <w:rPr>
                <w:ins w:id="161" w:author="María_Nole" w:date="2023-06-14T13:37:00Z"/>
                <w:rFonts w:ascii="Arial" w:hAnsi="Arial" w:cs="Arial"/>
                <w:color w:val="000000"/>
                <w:sz w:val="18"/>
                <w:szCs w:val="18"/>
              </w:rPr>
            </w:pPr>
            <w:ins w:id="162" w:author="María_Nole" w:date="2023-06-14T13:37:00Z">
              <w:r>
                <w:rPr>
                  <w:rFonts w:ascii="Arial" w:hAnsi="Arial" w:cs="Arial"/>
                  <w:color w:val="000000"/>
                  <w:sz w:val="18"/>
                  <w:szCs w:val="18"/>
                </w:rPr>
                <w:lastRenderedPageBreak/>
                <w:t>Implementación de Manual de</w:t>
              </w:r>
            </w:ins>
          </w:p>
          <w:p w14:paraId="73445C8F" w14:textId="77777777" w:rsidR="00754364" w:rsidRPr="008541C4" w:rsidRDefault="00754364" w:rsidP="00754364">
            <w:pPr>
              <w:autoSpaceDE w:val="0"/>
              <w:autoSpaceDN w:val="0"/>
              <w:adjustRightInd w:val="0"/>
              <w:rPr>
                <w:ins w:id="163" w:author="María_Nole" w:date="2023-06-14T13:37:00Z"/>
                <w:rFonts w:ascii="Arial" w:hAnsi="Arial" w:cs="Arial"/>
                <w:color w:val="000000"/>
                <w:sz w:val="18"/>
                <w:szCs w:val="18"/>
              </w:rPr>
            </w:pPr>
            <w:ins w:id="164" w:author="María_Nole" w:date="2023-06-14T13:37:00Z">
              <w:r>
                <w:rPr>
                  <w:rFonts w:ascii="Arial" w:hAnsi="Arial" w:cs="Arial"/>
                  <w:color w:val="000000"/>
                  <w:sz w:val="18"/>
                  <w:szCs w:val="18"/>
                </w:rPr>
                <w:t>Descripción, Valoración y Clasificación de Puestos</w:t>
              </w:r>
              <w:r>
                <w:rPr>
                  <w:rFonts w:ascii="Arial" w:eastAsia="Arial" w:hAnsi="Arial" w:cs="Arial"/>
                  <w:sz w:val="18"/>
                  <w:szCs w:val="18"/>
                </w:rPr>
                <w:t>.</w:t>
              </w:r>
            </w:ins>
          </w:p>
          <w:p w14:paraId="69E56F7E" w14:textId="77777777" w:rsidR="00754364" w:rsidRPr="000D75EF" w:rsidRDefault="00754364" w:rsidP="000D75EF">
            <w:pPr>
              <w:jc w:val="center"/>
              <w:rPr>
                <w:ins w:id="165" w:author="María_Nole" w:date="2023-06-14T13:36:00Z"/>
                <w:sz w:val="20"/>
                <w:szCs w:val="20"/>
              </w:rPr>
            </w:pPr>
          </w:p>
        </w:tc>
        <w:tc>
          <w:tcPr>
            <w:tcW w:w="5380" w:type="dxa"/>
            <w:vAlign w:val="center"/>
          </w:tcPr>
          <w:p w14:paraId="2F350226" w14:textId="77777777" w:rsidR="00754364" w:rsidRPr="00AC7B1E" w:rsidRDefault="00754364" w:rsidP="00754364">
            <w:pPr>
              <w:pStyle w:val="Default"/>
              <w:jc w:val="both"/>
              <w:rPr>
                <w:ins w:id="166" w:author="María_Nole" w:date="2023-06-14T13:37:00Z"/>
                <w:rFonts w:asciiTheme="minorHAnsi" w:hAnsiTheme="minorHAnsi" w:cstheme="minorHAnsi"/>
                <w:sz w:val="18"/>
                <w:szCs w:val="18"/>
              </w:rPr>
            </w:pPr>
            <w:ins w:id="167" w:author="María_Nole" w:date="2023-06-14T13:37:00Z">
              <w:r w:rsidRPr="00AC7B1E">
                <w:rPr>
                  <w:rFonts w:asciiTheme="minorHAnsi" w:hAnsiTheme="minorHAnsi" w:cstheme="minorHAnsi"/>
                  <w:sz w:val="18"/>
                  <w:szCs w:val="18"/>
                </w:rPr>
                <w:t>Se comparó las</w:t>
              </w:r>
              <w:r>
                <w:rPr>
                  <w:rFonts w:asciiTheme="minorHAnsi" w:hAnsiTheme="minorHAnsi" w:cstheme="minorHAnsi"/>
                  <w:sz w:val="18"/>
                  <w:szCs w:val="18"/>
                </w:rPr>
                <w:t xml:space="preserve"> </w:t>
              </w:r>
              <w:r w:rsidRPr="00AC7B1E">
                <w:rPr>
                  <w:rFonts w:asciiTheme="minorHAnsi" w:hAnsiTheme="minorHAnsi" w:cstheme="minorHAnsi"/>
                  <w:sz w:val="18"/>
                  <w:szCs w:val="18"/>
                </w:rPr>
                <w:t>unidades administrativas y de gestión interna, establecidas en el Estatuto Orgánico de Gestión Organizacional por Procesos con la información establecida en el índice del Manual de Descripción, Valoración y Clasificación de Puestos aprobado para las Coordinación Zonal  del Ministerio de Salud.</w:t>
              </w:r>
            </w:ins>
          </w:p>
          <w:p w14:paraId="1FA026ED" w14:textId="77777777" w:rsidR="00754364" w:rsidRPr="00AC7B1E" w:rsidRDefault="00754364" w:rsidP="00754364">
            <w:pPr>
              <w:pStyle w:val="Default"/>
              <w:jc w:val="both"/>
              <w:rPr>
                <w:ins w:id="168" w:author="María_Nole" w:date="2023-06-14T13:37:00Z"/>
                <w:rFonts w:asciiTheme="minorHAnsi" w:hAnsiTheme="minorHAnsi" w:cstheme="minorHAnsi"/>
                <w:sz w:val="18"/>
                <w:szCs w:val="18"/>
              </w:rPr>
            </w:pPr>
          </w:p>
          <w:p w14:paraId="5E0211A3" w14:textId="77777777" w:rsidR="00754364" w:rsidRDefault="00754364" w:rsidP="00754364">
            <w:pPr>
              <w:autoSpaceDE w:val="0"/>
              <w:autoSpaceDN w:val="0"/>
              <w:adjustRightInd w:val="0"/>
              <w:jc w:val="both"/>
              <w:rPr>
                <w:ins w:id="169" w:author="María_Nole" w:date="2023-06-14T13:40:00Z"/>
                <w:rFonts w:cstheme="minorHAnsi"/>
                <w:sz w:val="18"/>
                <w:szCs w:val="18"/>
                <w:lang w:val="es-ES"/>
              </w:rPr>
            </w:pPr>
            <w:ins w:id="170" w:author="María_Nole" w:date="2023-06-14T13:37:00Z">
              <w:r w:rsidRPr="00AC7B1E">
                <w:rPr>
                  <w:rFonts w:cstheme="minorHAnsi"/>
                  <w:sz w:val="18"/>
                  <w:szCs w:val="18"/>
                  <w:lang w:val="es-ES"/>
                </w:rPr>
                <w:t xml:space="preserve">Se constata que el Manual de Descripción, Valoración y Clasificación de Puestos del Ministerio de Salud,  contempla la Dirección Zonal de Gobernanza de la salud sin embargo no consta en el Estatuto Orgánico de Gestión Organizacional por Procesos establecidas para las Coordinación Zonal Desconcentradas.  </w:t>
              </w:r>
            </w:ins>
          </w:p>
          <w:p w14:paraId="53E06F55" w14:textId="77777777" w:rsidR="0065655E" w:rsidRPr="00AC7B1E" w:rsidRDefault="0065655E" w:rsidP="00754364">
            <w:pPr>
              <w:autoSpaceDE w:val="0"/>
              <w:autoSpaceDN w:val="0"/>
              <w:adjustRightInd w:val="0"/>
              <w:jc w:val="both"/>
              <w:rPr>
                <w:ins w:id="171" w:author="María_Nole" w:date="2023-06-14T13:37:00Z"/>
                <w:rFonts w:cstheme="minorHAnsi"/>
                <w:sz w:val="18"/>
                <w:szCs w:val="18"/>
                <w:lang w:val="es-ES"/>
              </w:rPr>
            </w:pPr>
          </w:p>
          <w:p w14:paraId="106B7542" w14:textId="77777777" w:rsidR="00754364" w:rsidRDefault="00754364" w:rsidP="00754364">
            <w:pPr>
              <w:pStyle w:val="Default"/>
              <w:jc w:val="both"/>
              <w:rPr>
                <w:ins w:id="172" w:author="María_Nole" w:date="2023-06-14T13:51:00Z"/>
                <w:rFonts w:asciiTheme="minorHAnsi" w:hAnsiTheme="minorHAnsi" w:cstheme="minorHAnsi"/>
                <w:bCs/>
                <w:sz w:val="18"/>
                <w:szCs w:val="18"/>
              </w:rPr>
            </w:pPr>
            <w:ins w:id="173" w:author="María_Nole" w:date="2023-06-14T13:37:00Z">
              <w:r w:rsidRPr="00AC7B1E">
                <w:rPr>
                  <w:rFonts w:asciiTheme="minorHAnsi" w:hAnsiTheme="minorHAnsi" w:cstheme="minorHAnsi"/>
                  <w:bCs/>
                  <w:sz w:val="18"/>
                  <w:szCs w:val="18"/>
                </w:rPr>
                <w:t>Del índice ocupacional del Manual de Descripción, Valoración y Clasificación de Puestos del Ministerio de Salud establecido para la Coordinación Zonal, con la información registrada en el Distributivo Marzo 2023, se evidencia veintiocho (28) puestos no se encuentran en el Distributivo Marzo 2023, y doce (12) puestos implementados pero no constan en el Manual de Puestos vigente</w:t>
              </w:r>
            </w:ins>
          </w:p>
          <w:p w14:paraId="44DCE286" w14:textId="77777777" w:rsidR="00627ADB" w:rsidRDefault="00627ADB" w:rsidP="00754364">
            <w:pPr>
              <w:pStyle w:val="Default"/>
              <w:jc w:val="both"/>
              <w:rPr>
                <w:ins w:id="174" w:author="María_Nole" w:date="2023-06-14T13:51:00Z"/>
                <w:rFonts w:asciiTheme="minorHAnsi" w:hAnsiTheme="minorHAnsi" w:cstheme="minorHAnsi"/>
                <w:bCs/>
                <w:sz w:val="18"/>
                <w:szCs w:val="18"/>
              </w:rPr>
            </w:pPr>
          </w:p>
          <w:p w14:paraId="18C469BF" w14:textId="77777777" w:rsidR="00627ADB" w:rsidRPr="00AC7B1E" w:rsidRDefault="00627ADB" w:rsidP="00627ADB">
            <w:pPr>
              <w:pStyle w:val="Default"/>
              <w:jc w:val="both"/>
              <w:rPr>
                <w:ins w:id="175" w:author="María_Nole" w:date="2023-06-14T13:51:00Z"/>
                <w:rFonts w:asciiTheme="minorHAnsi" w:hAnsiTheme="minorHAnsi" w:cstheme="minorHAnsi"/>
                <w:sz w:val="18"/>
                <w:szCs w:val="18"/>
              </w:rPr>
            </w:pPr>
            <w:ins w:id="176" w:author="María_Nole" w:date="2023-06-14T13:51:00Z">
              <w:r w:rsidRPr="00AC7B1E">
                <w:rPr>
                  <w:rFonts w:asciiTheme="minorHAnsi" w:hAnsiTheme="minorHAnsi" w:cstheme="minorHAnsi"/>
                  <w:sz w:val="18"/>
                  <w:szCs w:val="18"/>
                </w:rPr>
                <w:t>Para la implementación del Manual de Descripción, Valoración y Clasificación de Puestos del Ministerio de Salud</w:t>
              </w:r>
              <w:r w:rsidRPr="00AC7B1E">
                <w:rPr>
                  <w:rFonts w:asciiTheme="minorHAnsi" w:hAnsiTheme="minorHAnsi" w:cstheme="minorHAnsi"/>
                  <w:b/>
                  <w:sz w:val="18"/>
                  <w:szCs w:val="18"/>
                </w:rPr>
                <w:t xml:space="preserve">, </w:t>
              </w:r>
              <w:r w:rsidRPr="00AC7B1E">
                <w:rPr>
                  <w:rFonts w:asciiTheme="minorHAnsi" w:hAnsiTheme="minorHAnsi" w:cstheme="minorHAnsi"/>
                  <w:sz w:val="18"/>
                  <w:szCs w:val="18"/>
                </w:rPr>
                <w:t>se comparó el índice ocupacional contemplado para las Direcciones Zonales, con la información registrada en el distributivo con corte al mes de marzo año 2023</w:t>
              </w:r>
            </w:ins>
          </w:p>
          <w:p w14:paraId="421978D6" w14:textId="77777777" w:rsidR="00627ADB" w:rsidRPr="00AC7B1E" w:rsidRDefault="00627ADB" w:rsidP="00627ADB">
            <w:pPr>
              <w:pStyle w:val="Default"/>
              <w:jc w:val="both"/>
              <w:rPr>
                <w:ins w:id="177" w:author="María_Nole" w:date="2023-06-14T13:51:00Z"/>
                <w:rFonts w:asciiTheme="minorHAnsi" w:hAnsiTheme="minorHAnsi" w:cstheme="minorHAnsi"/>
                <w:sz w:val="18"/>
                <w:szCs w:val="18"/>
              </w:rPr>
            </w:pPr>
          </w:p>
          <w:p w14:paraId="663D8946" w14:textId="77777777" w:rsidR="00627ADB" w:rsidRPr="00AC7B1E" w:rsidRDefault="00627ADB" w:rsidP="00627ADB">
            <w:pPr>
              <w:pStyle w:val="Default"/>
              <w:jc w:val="both"/>
              <w:rPr>
                <w:ins w:id="178" w:author="María_Nole" w:date="2023-06-14T13:51:00Z"/>
                <w:rFonts w:asciiTheme="minorHAnsi" w:hAnsiTheme="minorHAnsi" w:cstheme="minorHAnsi"/>
                <w:sz w:val="18"/>
                <w:szCs w:val="18"/>
              </w:rPr>
            </w:pPr>
          </w:p>
          <w:p w14:paraId="61C832F8" w14:textId="77777777" w:rsidR="00627ADB" w:rsidRPr="00AC7B1E" w:rsidRDefault="00627ADB" w:rsidP="00627ADB">
            <w:pPr>
              <w:pStyle w:val="Default"/>
              <w:jc w:val="both"/>
              <w:rPr>
                <w:ins w:id="179" w:author="María_Nole" w:date="2023-06-14T13:51:00Z"/>
                <w:rFonts w:asciiTheme="minorHAnsi" w:hAnsiTheme="minorHAnsi" w:cstheme="minorHAnsi"/>
                <w:bCs/>
                <w:sz w:val="18"/>
                <w:szCs w:val="18"/>
              </w:rPr>
            </w:pPr>
            <w:ins w:id="180" w:author="María_Nole" w:date="2023-06-14T13:51:00Z">
              <w:r w:rsidRPr="00AC7B1E">
                <w:rPr>
                  <w:rFonts w:asciiTheme="minorHAnsi" w:hAnsiTheme="minorHAnsi" w:cstheme="minorHAnsi"/>
                  <w:bCs/>
                  <w:sz w:val="18"/>
                  <w:szCs w:val="18"/>
                </w:rPr>
                <w:t>En la verificación se consideró la información constante en la Acción de Personal y/o Contrato de Servicios Ocasionales con la registrada en distributivo marzo 2023, a una muestra de cinco (5) servidores que presentaron inconsistencias respecto a lo establecido en el Manual de Descripción, Valoración y Clasificación de Puestos aprobado y vigente. .</w:t>
              </w:r>
            </w:ins>
          </w:p>
          <w:p w14:paraId="58584D8D" w14:textId="77777777" w:rsidR="00627ADB" w:rsidRPr="00AC7B1E" w:rsidRDefault="00627ADB" w:rsidP="00627ADB">
            <w:pPr>
              <w:pStyle w:val="Default"/>
              <w:jc w:val="both"/>
              <w:rPr>
                <w:ins w:id="181" w:author="María_Nole" w:date="2023-06-14T13:51:00Z"/>
                <w:rFonts w:asciiTheme="minorHAnsi" w:hAnsiTheme="minorHAnsi" w:cstheme="minorHAnsi"/>
                <w:bCs/>
                <w:sz w:val="18"/>
                <w:szCs w:val="18"/>
              </w:rPr>
            </w:pPr>
          </w:p>
          <w:p w14:paraId="68EAF4F6" w14:textId="4EA404EC" w:rsidR="00627ADB" w:rsidRPr="00AC7B1E" w:rsidRDefault="00627ADB" w:rsidP="00627ADB">
            <w:pPr>
              <w:pStyle w:val="Default"/>
              <w:jc w:val="both"/>
              <w:rPr>
                <w:ins w:id="182" w:author="María_Nole" w:date="2023-06-14T13:37:00Z"/>
                <w:rFonts w:asciiTheme="minorHAnsi" w:hAnsiTheme="minorHAnsi" w:cstheme="minorHAnsi"/>
                <w:sz w:val="18"/>
                <w:szCs w:val="18"/>
              </w:rPr>
            </w:pPr>
            <w:ins w:id="183" w:author="María_Nole" w:date="2023-06-14T13:51:00Z">
              <w:r w:rsidRPr="00AC7B1E">
                <w:rPr>
                  <w:rFonts w:asciiTheme="minorHAnsi" w:hAnsiTheme="minorHAnsi" w:cstheme="minorHAnsi"/>
                  <w:bCs/>
                  <w:sz w:val="18"/>
                  <w:szCs w:val="18"/>
                </w:rPr>
                <w:t xml:space="preserve"> La información que consta en</w:t>
              </w:r>
              <w:r w:rsidRPr="00AC7B1E">
                <w:rPr>
                  <w:rFonts w:asciiTheme="minorHAnsi" w:hAnsiTheme="minorHAnsi" w:cstheme="minorHAnsi"/>
                  <w:sz w:val="18"/>
                  <w:szCs w:val="18"/>
                </w:rPr>
                <w:t xml:space="preserve"> la Acción de personal, en lo que refiere a la unidad administrativa, grupo ocupacional  y denominación del puesto, la misma no consta en el Manual de Descripción, Valoración y Clasificación de Puestos aprobado en el año 2015</w:t>
              </w:r>
            </w:ins>
          </w:p>
          <w:p w14:paraId="21F32AC0" w14:textId="77777777" w:rsidR="00754364" w:rsidRPr="000D75EF" w:rsidRDefault="00754364" w:rsidP="000D75EF">
            <w:pPr>
              <w:jc w:val="both"/>
              <w:rPr>
                <w:ins w:id="184" w:author="María_Nole" w:date="2023-06-14T13:36:00Z"/>
                <w:sz w:val="20"/>
                <w:szCs w:val="20"/>
              </w:rPr>
            </w:pPr>
          </w:p>
        </w:tc>
      </w:tr>
    </w:tbl>
    <w:p w14:paraId="49149885" w14:textId="77777777" w:rsidR="000D75EF" w:rsidRPr="000D75EF" w:rsidRDefault="000D75EF">
      <w:pPr>
        <w:spacing w:before="32"/>
        <w:ind w:right="349"/>
        <w:rPr>
          <w:rFonts w:ascii="Arial" w:eastAsia="Arial" w:hAnsi="Arial" w:cs="Arial"/>
          <w:b/>
          <w:rPrChange w:id="185" w:author="María_Nole" w:date="2023-06-14T13:33:00Z">
            <w:rPr/>
          </w:rPrChange>
        </w:rPr>
        <w:pPrChange w:id="186" w:author="María_Nole" w:date="2023-06-14T13:33:00Z">
          <w:pPr>
            <w:pStyle w:val="Prrafodelista"/>
            <w:spacing w:before="32"/>
            <w:ind w:right="349"/>
          </w:pPr>
        </w:pPrChange>
      </w:pPr>
    </w:p>
    <w:tbl>
      <w:tblPr>
        <w:tblW w:w="0" w:type="auto"/>
        <w:tblLayout w:type="fixed"/>
        <w:tblCellMar>
          <w:left w:w="0" w:type="dxa"/>
          <w:right w:w="0" w:type="dxa"/>
        </w:tblCellMar>
        <w:tblLook w:val="01E0" w:firstRow="1" w:lastRow="1" w:firstColumn="1" w:lastColumn="1" w:noHBand="0" w:noVBand="0"/>
        <w:tblPrChange w:id="187" w:author="María_Nole" w:date="2023-06-14T13:27:00Z">
          <w:tblPr>
            <w:tblW w:w="5000" w:type="pct"/>
            <w:tblLayout w:type="fixed"/>
            <w:tblCellMar>
              <w:left w:w="0" w:type="dxa"/>
              <w:right w:w="0" w:type="dxa"/>
            </w:tblCellMar>
            <w:tblLook w:val="01E0" w:firstRow="1" w:lastRow="1" w:firstColumn="1" w:lastColumn="1" w:noHBand="0" w:noVBand="0"/>
          </w:tblPr>
        </w:tblPrChange>
      </w:tblPr>
      <w:tblGrid>
        <w:gridCol w:w="2700"/>
        <w:gridCol w:w="5784"/>
        <w:tblGridChange w:id="188">
          <w:tblGrid>
            <w:gridCol w:w="3392"/>
            <w:gridCol w:w="5092"/>
          </w:tblGrid>
        </w:tblGridChange>
      </w:tblGrid>
      <w:tr w:rsidR="00F46C39" w:rsidRPr="000D75EF" w:rsidDel="000D75EF" w14:paraId="07F307FD" w14:textId="70A02845" w:rsidTr="000D75EF">
        <w:trPr>
          <w:trHeight w:hRule="exact" w:val="854"/>
          <w:del w:id="189" w:author="María_Nole" w:date="2023-06-14T13:29:00Z"/>
          <w:trPrChange w:id="190" w:author="María_Nole" w:date="2023-06-14T13:27:00Z">
            <w:trPr>
              <w:trHeight w:hRule="exact" w:val="854"/>
            </w:trPr>
          </w:trPrChange>
        </w:trPr>
        <w:tc>
          <w:tcPr>
            <w:tcW w:w="2700" w:type="dxa"/>
            <w:tcBorders>
              <w:top w:val="single" w:sz="5" w:space="0" w:color="DEEAF6"/>
              <w:left w:val="single" w:sz="8" w:space="0" w:color="4F81BC"/>
              <w:bottom w:val="single" w:sz="8" w:space="0" w:color="4F81BC"/>
              <w:right w:val="single" w:sz="8" w:space="0" w:color="4F81BC"/>
            </w:tcBorders>
            <w:shd w:val="clear" w:color="auto" w:fill="DEEAF6"/>
            <w:vAlign w:val="center"/>
            <w:tcPrChange w:id="191" w:author="María_Nole" w:date="2023-06-14T13:27:00Z">
              <w:tcPr>
                <w:tcW w:w="1999" w:type="pct"/>
                <w:tcBorders>
                  <w:top w:val="single" w:sz="5" w:space="0" w:color="DEEAF6"/>
                  <w:left w:val="single" w:sz="8" w:space="0" w:color="4F81BC"/>
                  <w:bottom w:val="single" w:sz="8" w:space="0" w:color="4F81BC"/>
                  <w:right w:val="single" w:sz="8" w:space="0" w:color="4F81BC"/>
                </w:tcBorders>
                <w:shd w:val="clear" w:color="auto" w:fill="DEEAF6"/>
                <w:vAlign w:val="center"/>
              </w:tcPr>
            </w:tcPrChange>
          </w:tcPr>
          <w:p w14:paraId="1808B4F8" w14:textId="519FAA42" w:rsidR="000D75EF" w:rsidRPr="000D75EF" w:rsidDel="000D75EF" w:rsidRDefault="00F46C39">
            <w:pPr>
              <w:rPr>
                <w:del w:id="192" w:author="María_Nole" w:date="2023-06-14T13:29:00Z"/>
              </w:rPr>
              <w:pPrChange w:id="193" w:author="María_Nole" w:date="2023-06-14T13:29:00Z">
                <w:pPr>
                  <w:ind w:right="1155"/>
                  <w:jc w:val="center"/>
                </w:pPr>
              </w:pPrChange>
            </w:pPr>
            <w:del w:id="194" w:author="María_Nole" w:date="2023-06-14T13:29:00Z">
              <w:r w:rsidRPr="000D75EF" w:rsidDel="000D75EF">
                <w:delText>VARIABLE</w:delText>
              </w:r>
            </w:del>
          </w:p>
        </w:tc>
        <w:tc>
          <w:tcPr>
            <w:tcW w:w="5784" w:type="dxa"/>
            <w:tcBorders>
              <w:top w:val="single" w:sz="8" w:space="0" w:color="4F81BC"/>
              <w:left w:val="single" w:sz="8" w:space="0" w:color="4F81BC"/>
              <w:bottom w:val="single" w:sz="8" w:space="0" w:color="4F81BC"/>
              <w:right w:val="single" w:sz="8" w:space="0" w:color="4F81BC"/>
            </w:tcBorders>
            <w:shd w:val="clear" w:color="auto" w:fill="DEEAF6"/>
            <w:vAlign w:val="center"/>
            <w:tcPrChange w:id="195" w:author="María_Nole" w:date="2023-06-14T13:27:00Z">
              <w:tcPr>
                <w:tcW w:w="3001" w:type="pct"/>
                <w:tcBorders>
                  <w:top w:val="single" w:sz="8" w:space="0" w:color="4F81BC"/>
                  <w:left w:val="single" w:sz="8" w:space="0" w:color="4F81BC"/>
                  <w:bottom w:val="single" w:sz="8" w:space="0" w:color="4F81BC"/>
                  <w:right w:val="single" w:sz="8" w:space="0" w:color="4F81BC"/>
                </w:tcBorders>
                <w:shd w:val="clear" w:color="auto" w:fill="DEEAF6"/>
                <w:vAlign w:val="center"/>
              </w:tcPr>
            </w:tcPrChange>
          </w:tcPr>
          <w:p w14:paraId="7D177511" w14:textId="0023988E" w:rsidR="00A370EC" w:rsidRPr="000D75EF" w:rsidDel="000D75EF" w:rsidRDefault="00A370EC">
            <w:pPr>
              <w:rPr>
                <w:del w:id="196" w:author="María_Nole" w:date="2023-06-14T13:29:00Z"/>
              </w:rPr>
              <w:pPrChange w:id="197" w:author="María_Nole" w:date="2023-06-14T13:29:00Z">
                <w:pPr>
                  <w:ind w:left="2061" w:right="2059"/>
                  <w:jc w:val="center"/>
                </w:pPr>
              </w:pPrChange>
            </w:pPr>
            <w:del w:id="198" w:author="María_Nole" w:date="2023-06-14T13:29:00Z">
              <w:r w:rsidRPr="000D75EF" w:rsidDel="000D75EF">
                <w:rPr>
                  <w:rPrChange w:id="199" w:author="María_Nole" w:date="2023-06-14T13:29:00Z">
                    <w:rPr>
                      <w:spacing w:val="-1"/>
                    </w:rPr>
                  </w:rPrChange>
                </w:rPr>
                <w:delText>OBSERVACIO</w:delText>
              </w:r>
              <w:r w:rsidR="006252EF" w:rsidRPr="000D75EF" w:rsidDel="000D75EF">
                <w:delText>NES</w:delText>
              </w:r>
            </w:del>
          </w:p>
        </w:tc>
      </w:tr>
      <w:tr w:rsidR="00F46C39" w:rsidRPr="000D75EF" w:rsidDel="000D75EF" w14:paraId="3B420F21" w14:textId="21B7D79E" w:rsidTr="000D75EF">
        <w:trPr>
          <w:trHeight w:hRule="exact" w:val="6810"/>
          <w:del w:id="200" w:author="María_Nole" w:date="2023-06-14T13:29:00Z"/>
          <w:trPrChange w:id="201" w:author="María_Nole" w:date="2023-06-14T13:27:00Z">
            <w:trPr>
              <w:trHeight w:hRule="exact" w:val="6810"/>
            </w:trPr>
          </w:trPrChange>
        </w:trPr>
        <w:tc>
          <w:tcPr>
            <w:tcW w:w="2700" w:type="dxa"/>
            <w:tcBorders>
              <w:top w:val="single" w:sz="8" w:space="0" w:color="4F81BC"/>
              <w:left w:val="single" w:sz="8" w:space="0" w:color="4F81BC"/>
              <w:bottom w:val="single" w:sz="8" w:space="0" w:color="4F81BC"/>
              <w:right w:val="single" w:sz="8" w:space="0" w:color="4F81BC"/>
            </w:tcBorders>
            <w:tcPrChange w:id="202" w:author="María_Nole" w:date="2023-06-14T13:27:00Z">
              <w:tcPr>
                <w:tcW w:w="1999" w:type="pct"/>
                <w:tcBorders>
                  <w:top w:val="single" w:sz="8" w:space="0" w:color="4F81BC"/>
                  <w:left w:val="single" w:sz="8" w:space="0" w:color="4F81BC"/>
                  <w:bottom w:val="single" w:sz="8" w:space="0" w:color="4F81BC"/>
                  <w:right w:val="single" w:sz="8" w:space="0" w:color="4F81BC"/>
                </w:tcBorders>
              </w:tcPr>
            </w:tcPrChange>
          </w:tcPr>
          <w:p w14:paraId="11861D4D" w14:textId="4B35D11C" w:rsidR="00A370EC" w:rsidRPr="000D75EF" w:rsidDel="000D75EF" w:rsidRDefault="00A370EC">
            <w:pPr>
              <w:rPr>
                <w:del w:id="203" w:author="María_Nole" w:date="2023-06-14T13:29:00Z"/>
                <w:rPrChange w:id="204" w:author="María_Nole" w:date="2023-06-14T13:29:00Z">
                  <w:rPr>
                    <w:del w:id="205" w:author="María_Nole" w:date="2023-06-14T13:29:00Z"/>
                    <w:sz w:val="14"/>
                    <w:szCs w:val="14"/>
                  </w:rPr>
                </w:rPrChange>
              </w:rPr>
              <w:pPrChange w:id="206" w:author="María_Nole" w:date="2023-06-14T13:29:00Z">
                <w:pPr>
                  <w:spacing w:before="9" w:line="140" w:lineRule="exact"/>
                </w:pPr>
              </w:pPrChange>
            </w:pPr>
          </w:p>
          <w:p w14:paraId="611EC2C6" w14:textId="6AA3F291" w:rsidR="00A370EC" w:rsidRPr="000D75EF" w:rsidDel="000D75EF" w:rsidRDefault="00A370EC">
            <w:pPr>
              <w:rPr>
                <w:del w:id="207" w:author="María_Nole" w:date="2023-06-14T13:29:00Z"/>
              </w:rPr>
              <w:pPrChange w:id="208" w:author="María_Nole" w:date="2023-06-14T13:29:00Z">
                <w:pPr>
                  <w:spacing w:line="200" w:lineRule="exact"/>
                </w:pPr>
              </w:pPrChange>
            </w:pPr>
          </w:p>
          <w:p w14:paraId="742321C9" w14:textId="2E9D84E3" w:rsidR="00A370EC" w:rsidRPr="000D75EF" w:rsidDel="000D75EF" w:rsidRDefault="00A370EC">
            <w:pPr>
              <w:rPr>
                <w:del w:id="209" w:author="María_Nole" w:date="2023-06-14T13:29:00Z"/>
              </w:rPr>
              <w:pPrChange w:id="210" w:author="María_Nole" w:date="2023-06-14T13:29:00Z">
                <w:pPr>
                  <w:spacing w:line="200" w:lineRule="exact"/>
                </w:pPr>
              </w:pPrChange>
            </w:pPr>
          </w:p>
          <w:p w14:paraId="02D3FF87" w14:textId="6BFFB4A1" w:rsidR="00A370EC" w:rsidRPr="000D75EF" w:rsidDel="000D75EF" w:rsidRDefault="00A370EC">
            <w:pPr>
              <w:rPr>
                <w:del w:id="211" w:author="María_Nole" w:date="2023-06-14T13:29:00Z"/>
              </w:rPr>
              <w:pPrChange w:id="212" w:author="María_Nole" w:date="2023-06-14T13:29:00Z">
                <w:pPr>
                  <w:spacing w:line="200" w:lineRule="exact"/>
                </w:pPr>
              </w:pPrChange>
            </w:pPr>
          </w:p>
          <w:p w14:paraId="19FE99EA" w14:textId="4BC17F38" w:rsidR="00A370EC" w:rsidRPr="000D75EF" w:rsidDel="000D75EF" w:rsidRDefault="00A370EC">
            <w:pPr>
              <w:rPr>
                <w:del w:id="213" w:author="María_Nole" w:date="2023-06-14T13:29:00Z"/>
              </w:rPr>
              <w:pPrChange w:id="214" w:author="María_Nole" w:date="2023-06-14T13:29:00Z">
                <w:pPr>
                  <w:spacing w:line="200" w:lineRule="exact"/>
                </w:pPr>
              </w:pPrChange>
            </w:pPr>
          </w:p>
          <w:p w14:paraId="57635E81" w14:textId="593A7590" w:rsidR="00A370EC" w:rsidRPr="000D75EF" w:rsidDel="000D75EF" w:rsidRDefault="00A370EC">
            <w:pPr>
              <w:rPr>
                <w:del w:id="215" w:author="María_Nole" w:date="2023-06-14T13:29:00Z"/>
              </w:rPr>
              <w:pPrChange w:id="216" w:author="María_Nole" w:date="2023-06-14T13:29:00Z">
                <w:pPr>
                  <w:spacing w:line="200" w:lineRule="exact"/>
                </w:pPr>
              </w:pPrChange>
            </w:pPr>
          </w:p>
          <w:p w14:paraId="1A2D6A0F" w14:textId="32BCF692" w:rsidR="00A370EC" w:rsidRPr="000D75EF" w:rsidDel="000D75EF" w:rsidRDefault="00A370EC">
            <w:pPr>
              <w:rPr>
                <w:del w:id="217" w:author="María_Nole" w:date="2023-06-14T13:29:00Z"/>
              </w:rPr>
              <w:pPrChange w:id="218" w:author="María_Nole" w:date="2023-06-14T13:29:00Z">
                <w:pPr>
                  <w:spacing w:line="200" w:lineRule="exact"/>
                </w:pPr>
              </w:pPrChange>
            </w:pPr>
          </w:p>
          <w:p w14:paraId="55A4D50A" w14:textId="4153E489" w:rsidR="00A370EC" w:rsidRPr="000D75EF" w:rsidDel="000D75EF" w:rsidRDefault="00A370EC">
            <w:pPr>
              <w:rPr>
                <w:del w:id="219" w:author="María_Nole" w:date="2023-06-14T13:29:00Z"/>
              </w:rPr>
              <w:pPrChange w:id="220" w:author="María_Nole" w:date="2023-06-14T13:29:00Z">
                <w:pPr>
                  <w:ind w:left="100"/>
                </w:pPr>
              </w:pPrChange>
            </w:pPr>
            <w:del w:id="221" w:author="María_Nole" w:date="2023-06-14T13:29:00Z">
              <w:r w:rsidRPr="000D75EF" w:rsidDel="000D75EF">
                <w:delText>Aprobación   e   implementación   del Modelo de Gestión</w:delText>
              </w:r>
            </w:del>
          </w:p>
        </w:tc>
        <w:tc>
          <w:tcPr>
            <w:tcW w:w="5784" w:type="dxa"/>
            <w:tcBorders>
              <w:top w:val="single" w:sz="8" w:space="0" w:color="4F81BC"/>
              <w:left w:val="single" w:sz="8" w:space="0" w:color="4F81BC"/>
              <w:bottom w:val="single" w:sz="8" w:space="0" w:color="4F81BC"/>
              <w:right w:val="single" w:sz="8" w:space="0" w:color="4F81BC"/>
            </w:tcBorders>
            <w:tcPrChange w:id="222" w:author="María_Nole" w:date="2023-06-14T13:27:00Z">
              <w:tcPr>
                <w:tcW w:w="3001" w:type="pct"/>
                <w:tcBorders>
                  <w:top w:val="single" w:sz="8" w:space="0" w:color="4F81BC"/>
                  <w:left w:val="single" w:sz="8" w:space="0" w:color="4F81BC"/>
                  <w:bottom w:val="single" w:sz="8" w:space="0" w:color="4F81BC"/>
                  <w:right w:val="single" w:sz="8" w:space="0" w:color="4F81BC"/>
                </w:tcBorders>
              </w:tcPr>
            </w:tcPrChange>
          </w:tcPr>
          <w:p w14:paraId="2F8DCCE8" w14:textId="4A732ABE" w:rsidR="00A370EC" w:rsidRPr="000D75EF" w:rsidDel="000D75EF" w:rsidRDefault="00A370EC">
            <w:pPr>
              <w:rPr>
                <w:del w:id="223" w:author="María_Nole" w:date="2023-06-14T13:29:00Z"/>
                <w:rPrChange w:id="224" w:author="María_Nole" w:date="2023-06-14T13:29:00Z">
                  <w:rPr>
                    <w:del w:id="225" w:author="María_Nole" w:date="2023-06-14T13:29:00Z"/>
                    <w:sz w:val="10"/>
                    <w:szCs w:val="10"/>
                  </w:rPr>
                </w:rPrChange>
              </w:rPr>
              <w:pPrChange w:id="226" w:author="María_Nole" w:date="2023-06-14T13:29:00Z">
                <w:pPr>
                  <w:spacing w:before="9" w:line="100" w:lineRule="exact"/>
                </w:pPr>
              </w:pPrChange>
            </w:pPr>
          </w:p>
          <w:p w14:paraId="43B80BFB" w14:textId="3F3BA619" w:rsidR="00A370EC" w:rsidRPr="000D75EF" w:rsidDel="000D75EF" w:rsidRDefault="00A370EC">
            <w:pPr>
              <w:rPr>
                <w:del w:id="227" w:author="María_Nole" w:date="2023-06-14T13:29:00Z"/>
              </w:rPr>
              <w:pPrChange w:id="228" w:author="María_Nole" w:date="2023-06-14T13:29:00Z">
                <w:pPr>
                  <w:spacing w:before="9" w:line="200" w:lineRule="exact"/>
                </w:pPr>
              </w:pPrChange>
            </w:pPr>
          </w:p>
          <w:p w14:paraId="06B079EC" w14:textId="689470CA" w:rsidR="00A370EC" w:rsidRPr="000D75EF" w:rsidDel="000D75EF" w:rsidRDefault="00686920">
            <w:pPr>
              <w:rPr>
                <w:del w:id="229" w:author="María_Nole" w:date="2023-06-14T13:29:00Z"/>
                <w:rPrChange w:id="230" w:author="María_Nole" w:date="2023-06-14T13:29:00Z">
                  <w:rPr>
                    <w:del w:id="231" w:author="María_Nole" w:date="2023-06-14T13:29:00Z"/>
                    <w:sz w:val="20"/>
                    <w:szCs w:val="20"/>
                    <w:lang w:val="es-ES"/>
                  </w:rPr>
                </w:rPrChange>
              </w:rPr>
              <w:pPrChange w:id="232" w:author="María_Nole" w:date="2023-06-14T13:29:00Z">
                <w:pPr>
                  <w:autoSpaceDE w:val="0"/>
                  <w:autoSpaceDN w:val="0"/>
                  <w:adjustRightInd w:val="0"/>
                  <w:jc w:val="both"/>
                </w:pPr>
              </w:pPrChange>
            </w:pPr>
            <w:del w:id="233" w:author="María_Nole" w:date="2023-06-14T13:29:00Z">
              <w:r w:rsidRPr="000D75EF" w:rsidDel="000D75EF">
                <w:rPr>
                  <w:rPrChange w:id="234" w:author="María_Nole" w:date="2023-06-14T13:29:00Z">
                    <w:rPr>
                      <w:rFonts w:cs="Calibri"/>
                      <w:bCs/>
                      <w:color w:val="000000"/>
                      <w:sz w:val="20"/>
                      <w:szCs w:val="20"/>
                      <w:lang w:eastAsia="es-EC"/>
                    </w:rPr>
                  </w:rPrChange>
                </w:rPr>
                <w:delText>Conforme lo estipulado en los artículos 5 y 6 del Estatuto Orgánico de Gestión Organizacional de Procesos, determina al Ministerio de Salud con un modelo de gestión de desconcentración administrativa; y, un nivel de descentralización técnica, que contempla una distribución administrativa territorial conformada Las Coordinaciones Zonales del Ministerio de Salud Pública disponen de las facultades de coordinación, planificación, control y gestión, y tienen bajo su responsabilidad las Direcciones Distritales de Salud y los establecimientos de salud de Cuarto, Tercero y los del tipo C del Segundo Nivel de Atención de su jurisdicción.</w:delText>
              </w:r>
              <w:r w:rsidR="000D3E5E" w:rsidRPr="000D75EF" w:rsidDel="000D75EF">
                <w:delText>El Ministerio de Salud</w:delText>
              </w:r>
              <w:r w:rsidR="004008FF" w:rsidRPr="000D75EF" w:rsidDel="000D75EF">
                <w:delText xml:space="preserve"> mantiene un modelo de gestión aprobado</w:delText>
              </w:r>
              <w:r w:rsidR="000D3E5E" w:rsidRPr="000D75EF" w:rsidDel="000D75EF">
                <w:delText xml:space="preserve">, el mismo que contiene las unidades desconcentradas en zonas, distritos, establecimientos de salud de Cuarto, Tercero y los del tipo C del Segundo Nivel de Atención. De la revisión de realizada, se verifica la implementación del modelo de gestión en la Coordinación Zona 7 de acuerdo a lo constante en </w:delText>
              </w:r>
              <w:r w:rsidRPr="000D75EF" w:rsidDel="000D75EF">
                <w:rPr>
                  <w:rPrChange w:id="235" w:author="María_Nole" w:date="2023-06-14T13:29:00Z">
                    <w:rPr>
                      <w:sz w:val="20"/>
                      <w:szCs w:val="20"/>
                    </w:rPr>
                  </w:rPrChange>
                </w:rPr>
                <w:delText>la</w:delText>
              </w:r>
              <w:r w:rsidR="000D3E5E" w:rsidRPr="000D75EF" w:rsidDel="000D75EF">
                <w:rPr>
                  <w:rPrChange w:id="236" w:author="María_Nole" w:date="2023-06-14T13:29:00Z">
                    <w:rPr>
                      <w:sz w:val="20"/>
                      <w:szCs w:val="20"/>
                    </w:rPr>
                  </w:rPrChange>
                </w:rPr>
                <w:delText>s</w:delText>
              </w:r>
              <w:r w:rsidRPr="000D75EF" w:rsidDel="000D75EF">
                <w:rPr>
                  <w:rPrChange w:id="237" w:author="María_Nole" w:date="2023-06-14T13:29:00Z">
                    <w:rPr>
                      <w:sz w:val="20"/>
                      <w:szCs w:val="20"/>
                    </w:rPr>
                  </w:rPrChange>
                </w:rPr>
                <w:delText xml:space="preserve"> Acción Personal y/o Contrato de Trabajo y Distributivo </w:delText>
              </w:r>
              <w:r w:rsidR="000D3E5E" w:rsidRPr="000D75EF" w:rsidDel="000D75EF">
                <w:rPr>
                  <w:rPrChange w:id="238" w:author="María_Nole" w:date="2023-06-14T13:29:00Z">
                    <w:rPr>
                      <w:sz w:val="20"/>
                      <w:szCs w:val="20"/>
                    </w:rPr>
                  </w:rPrChange>
                </w:rPr>
                <w:delText>Marzo</w:delText>
              </w:r>
              <w:r w:rsidRPr="000D75EF" w:rsidDel="000D75EF">
                <w:rPr>
                  <w:rPrChange w:id="239" w:author="María_Nole" w:date="2023-06-14T13:29:00Z">
                    <w:rPr>
                      <w:sz w:val="20"/>
                      <w:szCs w:val="20"/>
                    </w:rPr>
                  </w:rPrChange>
                </w:rPr>
                <w:delText xml:space="preserve"> 2023, de una muestra de cinco (5) servidores.</w:delText>
              </w:r>
            </w:del>
          </w:p>
        </w:tc>
      </w:tr>
      <w:tr w:rsidR="00F46C39" w:rsidRPr="000D75EF" w:rsidDel="000D75EF" w14:paraId="0AB6E4BB" w14:textId="791A5C03" w:rsidTr="000D75EF">
        <w:trPr>
          <w:trHeight w:hRule="exact" w:val="4529"/>
          <w:del w:id="240" w:author="María_Nole" w:date="2023-06-14T13:29:00Z"/>
          <w:trPrChange w:id="241" w:author="María_Nole" w:date="2023-06-14T13:27:00Z">
            <w:trPr>
              <w:trHeight w:hRule="exact" w:val="4529"/>
            </w:trPr>
          </w:trPrChange>
        </w:trPr>
        <w:tc>
          <w:tcPr>
            <w:tcW w:w="2700" w:type="dxa"/>
            <w:tcBorders>
              <w:top w:val="single" w:sz="8" w:space="0" w:color="4F81BC"/>
              <w:left w:val="single" w:sz="8" w:space="0" w:color="4F81BC"/>
              <w:bottom w:val="single" w:sz="8" w:space="0" w:color="4F81BC"/>
              <w:right w:val="single" w:sz="8" w:space="0" w:color="4F81BC"/>
            </w:tcBorders>
            <w:vAlign w:val="center"/>
            <w:tcPrChange w:id="242" w:author="María_Nole" w:date="2023-06-14T13:27:00Z">
              <w:tcPr>
                <w:tcW w:w="1999" w:type="pct"/>
                <w:tcBorders>
                  <w:top w:val="single" w:sz="8" w:space="0" w:color="4F81BC"/>
                  <w:left w:val="single" w:sz="8" w:space="0" w:color="4F81BC"/>
                  <w:bottom w:val="single" w:sz="8" w:space="0" w:color="4F81BC"/>
                  <w:right w:val="single" w:sz="8" w:space="0" w:color="4F81BC"/>
                </w:tcBorders>
                <w:vAlign w:val="center"/>
              </w:tcPr>
            </w:tcPrChange>
          </w:tcPr>
          <w:p w14:paraId="1304D5E7" w14:textId="24D780E5" w:rsidR="00A370EC" w:rsidRPr="000D75EF" w:rsidDel="000D75EF" w:rsidRDefault="00A370EC">
            <w:pPr>
              <w:rPr>
                <w:del w:id="243" w:author="María_Nole" w:date="2023-06-14T13:29:00Z"/>
              </w:rPr>
              <w:pPrChange w:id="244" w:author="María_Nole" w:date="2023-06-14T13:29:00Z">
                <w:pPr>
                  <w:spacing w:line="200" w:lineRule="exact"/>
                </w:pPr>
              </w:pPrChange>
            </w:pPr>
          </w:p>
          <w:p w14:paraId="3B8EBBAF" w14:textId="7A78A961" w:rsidR="00A370EC" w:rsidRPr="000D75EF" w:rsidDel="000D75EF" w:rsidRDefault="00A370EC">
            <w:pPr>
              <w:rPr>
                <w:del w:id="245" w:author="María_Nole" w:date="2023-06-14T13:29:00Z"/>
              </w:rPr>
              <w:pPrChange w:id="246" w:author="María_Nole" w:date="2023-06-14T13:29:00Z">
                <w:pPr>
                  <w:spacing w:line="200" w:lineRule="exact"/>
                  <w:jc w:val="center"/>
                </w:pPr>
              </w:pPrChange>
            </w:pPr>
          </w:p>
          <w:p w14:paraId="6DC30E53" w14:textId="0206E66D" w:rsidR="00A370EC" w:rsidRPr="000D75EF" w:rsidDel="000D75EF" w:rsidRDefault="00A370EC">
            <w:pPr>
              <w:rPr>
                <w:del w:id="247" w:author="María_Nole" w:date="2023-06-14T13:29:00Z"/>
              </w:rPr>
              <w:pPrChange w:id="248" w:author="María_Nole" w:date="2023-06-14T13:29:00Z">
                <w:pPr>
                  <w:spacing w:line="200" w:lineRule="exact"/>
                  <w:jc w:val="center"/>
                </w:pPr>
              </w:pPrChange>
            </w:pPr>
          </w:p>
          <w:p w14:paraId="63F0ADDB" w14:textId="552411D4" w:rsidR="00A370EC" w:rsidRPr="000D75EF" w:rsidDel="000D75EF" w:rsidRDefault="00A370EC">
            <w:pPr>
              <w:rPr>
                <w:del w:id="249" w:author="María_Nole" w:date="2023-06-14T13:29:00Z"/>
              </w:rPr>
              <w:pPrChange w:id="250" w:author="María_Nole" w:date="2023-06-14T13:29:00Z">
                <w:pPr>
                  <w:ind w:left="100" w:right="63"/>
                  <w:jc w:val="center"/>
                </w:pPr>
              </w:pPrChange>
            </w:pPr>
            <w:del w:id="251" w:author="María_Nole" w:date="2023-06-14T13:29:00Z">
              <w:r w:rsidRPr="000D75EF" w:rsidDel="000D75EF">
                <w:delText>Implementación  de  Estructura Orgánica establecida en el Estatuto Orgánico de Gestión Organizacional por procesos.</w:delText>
              </w:r>
            </w:del>
          </w:p>
          <w:p w14:paraId="234AA84A" w14:textId="63CCE388" w:rsidR="006A5B55" w:rsidRPr="000D75EF" w:rsidDel="000D75EF" w:rsidRDefault="006A5B55">
            <w:pPr>
              <w:rPr>
                <w:del w:id="252" w:author="María_Nole" w:date="2023-06-14T13:29:00Z"/>
              </w:rPr>
              <w:pPrChange w:id="253" w:author="María_Nole" w:date="2023-06-14T13:29:00Z">
                <w:pPr>
                  <w:ind w:left="100" w:right="63"/>
                  <w:jc w:val="center"/>
                </w:pPr>
              </w:pPrChange>
            </w:pPr>
          </w:p>
          <w:p w14:paraId="45BB96B2" w14:textId="4641B95D" w:rsidR="000D75EF" w:rsidRPr="000D75EF" w:rsidDel="000D75EF" w:rsidRDefault="000D75EF">
            <w:pPr>
              <w:rPr>
                <w:del w:id="254" w:author="María_Nole" w:date="2023-06-14T13:29:00Z"/>
              </w:rPr>
              <w:pPrChange w:id="255" w:author="María_Nole" w:date="2023-06-14T13:29:00Z">
                <w:pPr>
                  <w:ind w:left="100" w:right="63"/>
                  <w:jc w:val="center"/>
                </w:pPr>
              </w:pPrChange>
            </w:pPr>
          </w:p>
          <w:p w14:paraId="2AEFF097" w14:textId="62710045" w:rsidR="006A5B55" w:rsidRPr="000D75EF" w:rsidDel="000D75EF" w:rsidRDefault="006A5B55">
            <w:pPr>
              <w:rPr>
                <w:del w:id="256" w:author="María_Nole" w:date="2023-06-14T13:29:00Z"/>
              </w:rPr>
              <w:pPrChange w:id="257" w:author="María_Nole" w:date="2023-06-14T13:29:00Z">
                <w:pPr>
                  <w:ind w:left="100" w:right="63"/>
                  <w:jc w:val="center"/>
                </w:pPr>
              </w:pPrChange>
            </w:pPr>
          </w:p>
          <w:p w14:paraId="51ED92B8" w14:textId="24244EF4" w:rsidR="006A5B55" w:rsidRPr="000D75EF" w:rsidDel="000D75EF" w:rsidRDefault="006A5B55">
            <w:pPr>
              <w:rPr>
                <w:del w:id="258" w:author="María_Nole" w:date="2023-06-14T13:29:00Z"/>
              </w:rPr>
              <w:pPrChange w:id="259" w:author="María_Nole" w:date="2023-06-14T13:29:00Z">
                <w:pPr>
                  <w:ind w:left="100" w:right="63"/>
                  <w:jc w:val="center"/>
                </w:pPr>
              </w:pPrChange>
            </w:pPr>
          </w:p>
          <w:p w14:paraId="222280BA" w14:textId="1FF5B218" w:rsidR="006A5B55" w:rsidRPr="000D75EF" w:rsidDel="000D75EF" w:rsidRDefault="006A5B55">
            <w:pPr>
              <w:rPr>
                <w:del w:id="260" w:author="María_Nole" w:date="2023-06-14T13:29:00Z"/>
              </w:rPr>
              <w:pPrChange w:id="261" w:author="María_Nole" w:date="2023-06-14T13:29:00Z">
                <w:pPr>
                  <w:ind w:left="100" w:right="63"/>
                  <w:jc w:val="center"/>
                </w:pPr>
              </w:pPrChange>
            </w:pPr>
          </w:p>
          <w:p w14:paraId="20B117EB" w14:textId="2FBE1930" w:rsidR="006A5B55" w:rsidRPr="000D75EF" w:rsidDel="000D75EF" w:rsidRDefault="006A5B55">
            <w:pPr>
              <w:rPr>
                <w:del w:id="262" w:author="María_Nole" w:date="2023-06-14T13:29:00Z"/>
              </w:rPr>
              <w:pPrChange w:id="263" w:author="María_Nole" w:date="2023-06-14T13:29:00Z">
                <w:pPr>
                  <w:ind w:left="100" w:right="63"/>
                  <w:jc w:val="center"/>
                </w:pPr>
              </w:pPrChange>
            </w:pPr>
          </w:p>
          <w:p w14:paraId="44EF5CA0" w14:textId="2AD91171" w:rsidR="006A5B55" w:rsidRPr="000D75EF" w:rsidDel="000D75EF" w:rsidRDefault="006A5B55">
            <w:pPr>
              <w:rPr>
                <w:del w:id="264" w:author="María_Nole" w:date="2023-06-14T13:29:00Z"/>
              </w:rPr>
              <w:pPrChange w:id="265" w:author="María_Nole" w:date="2023-06-14T13:29:00Z">
                <w:pPr>
                  <w:ind w:left="100" w:right="63"/>
                  <w:jc w:val="center"/>
                </w:pPr>
              </w:pPrChange>
            </w:pPr>
          </w:p>
          <w:p w14:paraId="6F09799D" w14:textId="647EEF12" w:rsidR="006A5B55" w:rsidRPr="000D75EF" w:rsidDel="000D75EF" w:rsidRDefault="006A5B55">
            <w:pPr>
              <w:rPr>
                <w:del w:id="266" w:author="María_Nole" w:date="2023-06-14T13:29:00Z"/>
              </w:rPr>
              <w:pPrChange w:id="267" w:author="María_Nole" w:date="2023-06-14T13:29:00Z">
                <w:pPr>
                  <w:ind w:left="100" w:right="63"/>
                  <w:jc w:val="center"/>
                </w:pPr>
              </w:pPrChange>
            </w:pPr>
          </w:p>
        </w:tc>
        <w:tc>
          <w:tcPr>
            <w:tcW w:w="5784" w:type="dxa"/>
            <w:tcBorders>
              <w:top w:val="single" w:sz="8" w:space="0" w:color="4F81BC"/>
              <w:left w:val="single" w:sz="8" w:space="0" w:color="4F81BC"/>
              <w:bottom w:val="single" w:sz="8" w:space="0" w:color="4F81BC"/>
              <w:right w:val="single" w:sz="8" w:space="0" w:color="4F81BC"/>
            </w:tcBorders>
            <w:tcPrChange w:id="268" w:author="María_Nole" w:date="2023-06-14T13:27:00Z">
              <w:tcPr>
                <w:tcW w:w="3001" w:type="pct"/>
                <w:tcBorders>
                  <w:top w:val="single" w:sz="8" w:space="0" w:color="4F81BC"/>
                  <w:left w:val="single" w:sz="8" w:space="0" w:color="4F81BC"/>
                  <w:bottom w:val="single" w:sz="8" w:space="0" w:color="4F81BC"/>
                  <w:right w:val="single" w:sz="8" w:space="0" w:color="4F81BC"/>
                </w:tcBorders>
              </w:tcPr>
            </w:tcPrChange>
          </w:tcPr>
          <w:p w14:paraId="73F91E26" w14:textId="499B6FEF" w:rsidR="00686920" w:rsidRPr="000D75EF" w:rsidDel="000D75EF" w:rsidRDefault="00686920">
            <w:pPr>
              <w:rPr>
                <w:del w:id="269" w:author="María_Nole" w:date="2023-06-14T13:29:00Z"/>
                <w:rPrChange w:id="270" w:author="María_Nole" w:date="2023-06-14T13:29:00Z">
                  <w:rPr>
                    <w:del w:id="271" w:author="María_Nole" w:date="2023-06-14T13:29:00Z"/>
                    <w:sz w:val="18"/>
                    <w:szCs w:val="20"/>
                  </w:rPr>
                </w:rPrChange>
              </w:rPr>
              <w:pPrChange w:id="272" w:author="María_Nole" w:date="2023-06-14T13:29:00Z">
                <w:pPr>
                  <w:tabs>
                    <w:tab w:val="left" w:pos="284"/>
                    <w:tab w:val="left" w:pos="426"/>
                  </w:tabs>
                  <w:jc w:val="both"/>
                </w:pPr>
              </w:pPrChange>
            </w:pPr>
            <w:del w:id="273" w:author="María_Nole" w:date="2023-06-14T13:29:00Z">
              <w:r w:rsidRPr="000D75EF" w:rsidDel="000D75EF">
                <w:rPr>
                  <w:rPrChange w:id="274" w:author="María_Nole" w:date="2023-06-14T13:29:00Z">
                    <w:rPr>
                      <w:sz w:val="18"/>
                      <w:szCs w:val="20"/>
                    </w:rPr>
                  </w:rPrChange>
                </w:rPr>
                <w:delText xml:space="preserve">Se comparó las unidades administrativas del Estatuto Orgánico de Gestión Organizacional por Procesos del Ministerio de Salud vigente con las registradas en el distributivo </w:delText>
              </w:r>
              <w:r w:rsidR="000D3E5E" w:rsidRPr="000D75EF" w:rsidDel="000D75EF">
                <w:rPr>
                  <w:rPrChange w:id="275" w:author="María_Nole" w:date="2023-06-14T13:29:00Z">
                    <w:rPr>
                      <w:sz w:val="18"/>
                      <w:szCs w:val="20"/>
                    </w:rPr>
                  </w:rPrChange>
                </w:rPr>
                <w:delText xml:space="preserve">marzo </w:delText>
              </w:r>
              <w:r w:rsidRPr="000D75EF" w:rsidDel="000D75EF">
                <w:rPr>
                  <w:rPrChange w:id="276" w:author="María_Nole" w:date="2023-06-14T13:29:00Z">
                    <w:rPr>
                      <w:sz w:val="18"/>
                      <w:szCs w:val="20"/>
                    </w:rPr>
                  </w:rPrChange>
                </w:rPr>
                <w:delText>2023 de la Coordinación Zonal 7 Salud, determinando lo siguiente:</w:delText>
              </w:r>
            </w:del>
          </w:p>
          <w:p w14:paraId="0BEAD715" w14:textId="59AEECAD" w:rsidR="00A225AF" w:rsidRPr="000D75EF" w:rsidDel="000D75EF" w:rsidRDefault="00A225AF">
            <w:pPr>
              <w:rPr>
                <w:del w:id="277" w:author="María_Nole" w:date="2023-06-14T13:29:00Z"/>
                <w:rPrChange w:id="278" w:author="María_Nole" w:date="2023-06-14T13:29:00Z">
                  <w:rPr>
                    <w:del w:id="279" w:author="María_Nole" w:date="2023-06-14T13:29:00Z"/>
                    <w:sz w:val="18"/>
                    <w:szCs w:val="20"/>
                  </w:rPr>
                </w:rPrChange>
              </w:rPr>
              <w:pPrChange w:id="280" w:author="María_Nole" w:date="2023-06-14T13:29:00Z">
                <w:pPr>
                  <w:tabs>
                    <w:tab w:val="left" w:pos="284"/>
                    <w:tab w:val="left" w:pos="426"/>
                  </w:tabs>
                  <w:jc w:val="both"/>
                </w:pPr>
              </w:pPrChange>
            </w:pPr>
            <w:del w:id="281" w:author="María_Nole" w:date="2023-06-14T13:29:00Z">
              <w:r w:rsidRPr="000D75EF" w:rsidDel="000D75EF">
                <w:rPr>
                  <w:rPrChange w:id="282" w:author="María_Nole" w:date="2023-06-14T13:29:00Z">
                    <w:rPr>
                      <w:sz w:val="18"/>
                      <w:szCs w:val="20"/>
                    </w:rPr>
                  </w:rPrChange>
                </w:rPr>
                <w:delText xml:space="preserve">La Estructura institucional correspondiente a la zona 7 no se encuentra acorde al Estatuto </w:delText>
              </w:r>
              <w:r w:rsidR="00072876" w:rsidRPr="000D75EF" w:rsidDel="000D75EF">
                <w:rPr>
                  <w:rPrChange w:id="283" w:author="María_Nole" w:date="2023-06-14T13:29:00Z">
                    <w:rPr>
                      <w:sz w:val="18"/>
                      <w:szCs w:val="20"/>
                    </w:rPr>
                  </w:rPrChange>
                </w:rPr>
                <w:delText>de Gestión Organizacional por Procesos aprobado al año 2022, el Ministerio de Salud se encuentra reformando las herramientas institucionales conforme el Estatuto reformado. Es importante indicar que se revisó el Estatuto 2022, con las herramientas institucionales vigentes.</w:delText>
              </w:r>
            </w:del>
          </w:p>
          <w:p w14:paraId="1A4C1A5F" w14:textId="5C33733C" w:rsidR="00A225AF" w:rsidRPr="000D75EF" w:rsidDel="000D75EF" w:rsidRDefault="00A225AF">
            <w:pPr>
              <w:rPr>
                <w:del w:id="284" w:author="María_Nole" w:date="2023-06-14T13:27:00Z"/>
                <w:rPrChange w:id="285" w:author="María_Nole" w:date="2023-06-14T13:29:00Z">
                  <w:rPr>
                    <w:del w:id="286" w:author="María_Nole" w:date="2023-06-14T13:27:00Z"/>
                    <w:sz w:val="18"/>
                    <w:szCs w:val="20"/>
                  </w:rPr>
                </w:rPrChange>
              </w:rPr>
              <w:pPrChange w:id="287" w:author="María_Nole" w:date="2023-06-14T13:29:00Z">
                <w:pPr>
                  <w:autoSpaceDE w:val="0"/>
                  <w:autoSpaceDN w:val="0"/>
                  <w:adjustRightInd w:val="0"/>
                  <w:jc w:val="both"/>
                </w:pPr>
              </w:pPrChange>
            </w:pPr>
            <w:del w:id="288" w:author="María_Nole" w:date="2023-06-14T13:29:00Z">
              <w:r w:rsidRPr="000D75EF" w:rsidDel="000D75EF">
                <w:rPr>
                  <w:rPrChange w:id="289" w:author="María_Nole" w:date="2023-06-14T13:29:00Z">
                    <w:rPr>
                      <w:sz w:val="18"/>
                      <w:szCs w:val="20"/>
                    </w:rPr>
                  </w:rPrChange>
                </w:rPr>
                <w:delText xml:space="preserve">De la revisión de la información, se verifica que la Gestión Zonal de </w:delText>
              </w:r>
              <w:r w:rsidR="00072876" w:rsidRPr="000D75EF" w:rsidDel="000D75EF">
                <w:rPr>
                  <w:rPrChange w:id="290" w:author="María_Nole" w:date="2023-06-14T13:29:00Z">
                    <w:rPr>
                      <w:sz w:val="18"/>
                      <w:szCs w:val="20"/>
                    </w:rPr>
                  </w:rPrChange>
                </w:rPr>
                <w:delText>Estadística</w:delText>
              </w:r>
              <w:r w:rsidRPr="000D75EF" w:rsidDel="000D75EF">
                <w:rPr>
                  <w:rPrChange w:id="291" w:author="María_Nole" w:date="2023-06-14T13:29:00Z">
                    <w:rPr>
                      <w:sz w:val="18"/>
                      <w:szCs w:val="20"/>
                    </w:rPr>
                  </w:rPrChange>
                </w:rPr>
                <w:delText xml:space="preserve"> y Analisis de la Información del Sistema Nacional de Salud no se encuentra implementada conforme distributivo marzo 2023, solamente consta en Estatuto. Y la Dirección Zonal de Gobernanza de la Salud se encuentra implementada en distributivo marzo 2023, sin embargo no se encuentra en Estatuto. </w:delText>
              </w:r>
            </w:del>
          </w:p>
          <w:p w14:paraId="4BAC2DF9" w14:textId="4436EA56" w:rsidR="006A5B55" w:rsidRPr="000D75EF" w:rsidDel="000D75EF" w:rsidRDefault="00686920">
            <w:pPr>
              <w:rPr>
                <w:del w:id="292" w:author="María_Nole" w:date="2023-06-14T13:27:00Z"/>
                <w:rPrChange w:id="293" w:author="María_Nole" w:date="2023-06-14T13:29:00Z">
                  <w:rPr>
                    <w:del w:id="294" w:author="María_Nole" w:date="2023-06-14T13:27:00Z"/>
                    <w:sz w:val="18"/>
                    <w:szCs w:val="18"/>
                  </w:rPr>
                </w:rPrChange>
              </w:rPr>
              <w:pPrChange w:id="295" w:author="María_Nole" w:date="2023-06-14T13:29:00Z">
                <w:pPr>
                  <w:autoSpaceDE w:val="0"/>
                  <w:autoSpaceDN w:val="0"/>
                  <w:adjustRightInd w:val="0"/>
                  <w:jc w:val="both"/>
                </w:pPr>
              </w:pPrChange>
            </w:pPr>
            <w:del w:id="296" w:author="María_Nole" w:date="2023-06-14T13:29:00Z">
              <w:r w:rsidRPr="000D75EF" w:rsidDel="000D75EF">
                <w:rPr>
                  <w:rPrChange w:id="297" w:author="María_Nole" w:date="2023-06-14T13:29:00Z">
                    <w:rPr>
                      <w:rFonts w:cs="Calibri"/>
                      <w:sz w:val="18"/>
                      <w:szCs w:val="20"/>
                    </w:rPr>
                  </w:rPrChange>
                </w:rPr>
                <w:delText>De acuerdo a lo establecido en el Estatuto Orgánico con la información registrada en el Distributivo a marzo 2023 de la Coordinación Zonal 7 Salud, se registra la implementación de cinco (5) unidades administrativas y cuatro (4) unidades de gestión interna, las mismas que presentan inconsistencias.</w:delText>
              </w:r>
              <w:r w:rsidR="006A5B55" w:rsidRPr="000D75EF" w:rsidDel="000D75EF">
                <w:rPr>
                  <w:rPrChange w:id="298" w:author="María_Nole" w:date="2023-06-14T13:29:00Z">
                    <w:rPr>
                      <w:sz w:val="18"/>
                      <w:szCs w:val="18"/>
                    </w:rPr>
                  </w:rPrChange>
                </w:rPr>
                <w:delText xml:space="preserve"> </w:delText>
              </w:r>
            </w:del>
          </w:p>
          <w:p w14:paraId="045B9539" w14:textId="35DB1DFA" w:rsidR="006A5B55" w:rsidRPr="000D75EF" w:rsidDel="000D75EF" w:rsidRDefault="006A5B55">
            <w:pPr>
              <w:rPr>
                <w:del w:id="299" w:author="María_Nole" w:date="2023-06-14T13:27:00Z"/>
                <w:rPrChange w:id="300" w:author="María_Nole" w:date="2023-06-14T13:29:00Z">
                  <w:rPr>
                    <w:del w:id="301" w:author="María_Nole" w:date="2023-06-14T13:27:00Z"/>
                    <w:rFonts w:cs="Calibri"/>
                    <w:sz w:val="18"/>
                    <w:szCs w:val="20"/>
                  </w:rPr>
                </w:rPrChange>
              </w:rPr>
              <w:pPrChange w:id="302" w:author="María_Nole" w:date="2023-06-14T13:29:00Z">
                <w:pPr>
                  <w:pStyle w:val="Default"/>
                  <w:jc w:val="both"/>
                </w:pPr>
              </w:pPrChange>
            </w:pPr>
          </w:p>
          <w:p w14:paraId="73A2E3EA" w14:textId="3219C6C7" w:rsidR="00686920" w:rsidRPr="000D75EF" w:rsidDel="000D75EF" w:rsidRDefault="00686920">
            <w:pPr>
              <w:rPr>
                <w:del w:id="303" w:author="María_Nole" w:date="2023-06-14T13:27:00Z"/>
                <w:rPrChange w:id="304" w:author="María_Nole" w:date="2023-06-14T13:29:00Z">
                  <w:rPr>
                    <w:del w:id="305" w:author="María_Nole" w:date="2023-06-14T13:27:00Z"/>
                    <w:rFonts w:cs="Calibri"/>
                    <w:sz w:val="18"/>
                    <w:szCs w:val="20"/>
                  </w:rPr>
                </w:rPrChange>
              </w:rPr>
              <w:pPrChange w:id="306" w:author="María_Nole" w:date="2023-06-14T13:29:00Z">
                <w:pPr>
                  <w:pStyle w:val="Default"/>
                  <w:jc w:val="both"/>
                </w:pPr>
              </w:pPrChange>
            </w:pPr>
          </w:p>
          <w:p w14:paraId="4B0E8609" w14:textId="21EB9AA9" w:rsidR="00686920" w:rsidRPr="000D75EF" w:rsidDel="000D75EF" w:rsidRDefault="00686920">
            <w:pPr>
              <w:rPr>
                <w:del w:id="307" w:author="María_Nole" w:date="2023-06-14T13:27:00Z"/>
                <w:rPrChange w:id="308" w:author="María_Nole" w:date="2023-06-14T13:29:00Z">
                  <w:rPr>
                    <w:del w:id="309" w:author="María_Nole" w:date="2023-06-14T13:27:00Z"/>
                    <w:rFonts w:cs="Calibri"/>
                    <w:sz w:val="18"/>
                    <w:szCs w:val="20"/>
                  </w:rPr>
                </w:rPrChange>
              </w:rPr>
              <w:pPrChange w:id="310" w:author="María_Nole" w:date="2023-06-14T13:29:00Z">
                <w:pPr>
                  <w:pStyle w:val="Default"/>
                  <w:jc w:val="both"/>
                </w:pPr>
              </w:pPrChange>
            </w:pPr>
          </w:p>
          <w:p w14:paraId="5D4E066D" w14:textId="6698FB1E" w:rsidR="00686920" w:rsidRPr="000D75EF" w:rsidDel="000D75EF" w:rsidRDefault="00686920">
            <w:pPr>
              <w:rPr>
                <w:del w:id="311" w:author="María_Nole" w:date="2023-06-14T13:27:00Z"/>
                <w:rPrChange w:id="312" w:author="María_Nole" w:date="2023-06-14T13:29:00Z">
                  <w:rPr>
                    <w:del w:id="313" w:author="María_Nole" w:date="2023-06-14T13:27:00Z"/>
                    <w:rFonts w:cs="Calibri"/>
                    <w:sz w:val="18"/>
                    <w:szCs w:val="20"/>
                  </w:rPr>
                </w:rPrChange>
              </w:rPr>
              <w:pPrChange w:id="314" w:author="María_Nole" w:date="2023-06-14T13:29:00Z">
                <w:pPr>
                  <w:pStyle w:val="Default"/>
                  <w:jc w:val="both"/>
                </w:pPr>
              </w:pPrChange>
            </w:pPr>
          </w:p>
          <w:p w14:paraId="155969E1" w14:textId="14BA1B08" w:rsidR="00686920" w:rsidRPr="000D75EF" w:rsidDel="000D75EF" w:rsidRDefault="00686920">
            <w:pPr>
              <w:rPr>
                <w:del w:id="315" w:author="María_Nole" w:date="2023-06-14T13:28:00Z"/>
                <w:rPrChange w:id="316" w:author="María_Nole" w:date="2023-06-14T13:29:00Z">
                  <w:rPr>
                    <w:del w:id="317" w:author="María_Nole" w:date="2023-06-14T13:28:00Z"/>
                    <w:sz w:val="18"/>
                    <w:szCs w:val="18"/>
                  </w:rPr>
                </w:rPrChange>
              </w:rPr>
              <w:pPrChange w:id="318" w:author="María_Nole" w:date="2023-06-14T13:29:00Z">
                <w:pPr>
                  <w:jc w:val="both"/>
                </w:pPr>
              </w:pPrChange>
            </w:pPr>
            <w:del w:id="319" w:author="María_Nole" w:date="2023-06-14T13:29:00Z">
              <w:r w:rsidRPr="000D75EF" w:rsidDel="000D75EF">
                <w:rPr>
                  <w:rPrChange w:id="320" w:author="María_Nole" w:date="2023-06-14T13:29:00Z">
                    <w:rPr>
                      <w:sz w:val="18"/>
                      <w:szCs w:val="18"/>
                    </w:rPr>
                  </w:rPrChange>
                </w:rPr>
                <w:delText xml:space="preserve">Estatuto Orgánico por procesos: De acuerdo a distributivo marzo 2023, se observa que la Gestión zonal administrativa mantienen dos gestiones internas de la misma unidad, esto es: Gestión  Administrativa y Administrativa;  Gestión del Talento Humano y Talento Humano;  Gestión de atención al Usuario y Atención al Usuario.  </w:delText>
              </w:r>
            </w:del>
          </w:p>
          <w:p w14:paraId="3CBA843A" w14:textId="5056B60A" w:rsidR="00686920" w:rsidRPr="000D75EF" w:rsidDel="000D75EF" w:rsidRDefault="00686920">
            <w:pPr>
              <w:rPr>
                <w:del w:id="321" w:author="María_Nole" w:date="2023-06-14T13:28:00Z"/>
              </w:rPr>
              <w:pPrChange w:id="322" w:author="María_Nole" w:date="2023-06-14T13:29:00Z">
                <w:pPr>
                  <w:spacing w:before="6" w:line="200" w:lineRule="exact"/>
                </w:pPr>
              </w:pPrChange>
            </w:pPr>
          </w:p>
          <w:p w14:paraId="5A6F7A7D" w14:textId="299272D4" w:rsidR="00686920" w:rsidRPr="000D75EF" w:rsidDel="000D75EF" w:rsidRDefault="00686920">
            <w:pPr>
              <w:rPr>
                <w:del w:id="323" w:author="María_Nole" w:date="2023-06-14T13:28:00Z"/>
              </w:rPr>
              <w:pPrChange w:id="324" w:author="María_Nole" w:date="2023-06-14T13:29:00Z">
                <w:pPr>
                  <w:spacing w:before="6" w:line="200" w:lineRule="exact"/>
                </w:pPr>
              </w:pPrChange>
            </w:pPr>
          </w:p>
          <w:p w14:paraId="01BAE9F3" w14:textId="724BF6A5" w:rsidR="00686920" w:rsidRPr="000D75EF" w:rsidDel="000D75EF" w:rsidRDefault="00686920">
            <w:pPr>
              <w:rPr>
                <w:del w:id="325" w:author="María_Nole" w:date="2023-06-14T13:28:00Z"/>
              </w:rPr>
              <w:pPrChange w:id="326" w:author="María_Nole" w:date="2023-06-14T13:29:00Z">
                <w:pPr>
                  <w:spacing w:before="6" w:line="200" w:lineRule="exact"/>
                </w:pPr>
              </w:pPrChange>
            </w:pPr>
          </w:p>
          <w:p w14:paraId="7AADCF43" w14:textId="67420AA8" w:rsidR="00686920" w:rsidRPr="000D75EF" w:rsidDel="000D75EF" w:rsidRDefault="00686920">
            <w:pPr>
              <w:rPr>
                <w:del w:id="327" w:author="María_Nole" w:date="2023-06-14T13:28:00Z"/>
              </w:rPr>
              <w:pPrChange w:id="328" w:author="María_Nole" w:date="2023-06-14T13:29:00Z">
                <w:pPr>
                  <w:spacing w:before="6" w:line="200" w:lineRule="exact"/>
                </w:pPr>
              </w:pPrChange>
            </w:pPr>
          </w:p>
          <w:p w14:paraId="27CD515B" w14:textId="14B8301C" w:rsidR="00A370EC" w:rsidRPr="000D75EF" w:rsidDel="000D75EF" w:rsidRDefault="00A370EC">
            <w:pPr>
              <w:rPr>
                <w:del w:id="329" w:author="María_Nole" w:date="2023-06-14T13:29:00Z"/>
              </w:rPr>
              <w:pPrChange w:id="330" w:author="María_Nole" w:date="2023-06-14T13:29:00Z">
                <w:pPr>
                  <w:ind w:left="100" w:right="50"/>
                  <w:jc w:val="both"/>
                </w:pPr>
              </w:pPrChange>
            </w:pPr>
            <w:del w:id="331" w:author="María_Nole" w:date="2023-06-14T13:29:00Z">
              <w:r w:rsidRPr="000D75EF" w:rsidDel="000D75EF">
                <w:rPr>
                  <w:rPrChange w:id="332" w:author="María_Nole" w:date="2023-06-14T13:29:00Z">
                    <w:rPr>
                      <w:rFonts w:ascii="Arial" w:eastAsia="Arial" w:hAnsi="Arial" w:cs="Arial"/>
                      <w:sz w:val="18"/>
                      <w:szCs w:val="18"/>
                    </w:rPr>
                  </w:rPrChange>
                </w:rPr>
                <w:delText>Se consideró una muestra de siete (7) expedientes para la implementación de la estructura orgánica, sin embargo, la entidad entregó extemporáneamente la documentación solicitada. Con información proporcionada, se verifica inconsistencias en la Implementación de la Estructura Orgánica con la información registrada en el Distributivo enero 2023 y acción de personal y/o contrato de servicios ocasionales.</w:delText>
              </w:r>
            </w:del>
          </w:p>
        </w:tc>
      </w:tr>
      <w:tr w:rsidR="00F46C39" w:rsidRPr="000D75EF" w:rsidDel="000D75EF" w14:paraId="12CA6171" w14:textId="6AC7BFEE" w:rsidTr="000D75EF">
        <w:trPr>
          <w:trHeight w:hRule="exact" w:val="4529"/>
          <w:del w:id="333" w:author="María_Nole" w:date="2023-06-14T13:29:00Z"/>
          <w:trPrChange w:id="334" w:author="María_Nole" w:date="2023-06-14T13:27:00Z">
            <w:trPr>
              <w:trHeight w:hRule="exact" w:val="4529"/>
            </w:trPr>
          </w:trPrChange>
        </w:trPr>
        <w:tc>
          <w:tcPr>
            <w:tcW w:w="2700" w:type="dxa"/>
            <w:tcBorders>
              <w:top w:val="single" w:sz="8" w:space="0" w:color="4F81BC"/>
              <w:left w:val="single" w:sz="8" w:space="0" w:color="4F81BC"/>
              <w:bottom w:val="single" w:sz="8" w:space="0" w:color="4F81BC"/>
              <w:right w:val="single" w:sz="8" w:space="0" w:color="4F81BC"/>
            </w:tcBorders>
            <w:vAlign w:val="center"/>
            <w:tcPrChange w:id="335" w:author="María_Nole" w:date="2023-06-14T13:27:00Z">
              <w:tcPr>
                <w:tcW w:w="1999" w:type="pct"/>
                <w:tcBorders>
                  <w:top w:val="single" w:sz="8" w:space="0" w:color="4F81BC"/>
                  <w:left w:val="single" w:sz="8" w:space="0" w:color="4F81BC"/>
                  <w:bottom w:val="single" w:sz="8" w:space="0" w:color="4F81BC"/>
                  <w:right w:val="single" w:sz="8" w:space="0" w:color="4F81BC"/>
                </w:tcBorders>
                <w:vAlign w:val="center"/>
              </w:tcPr>
            </w:tcPrChange>
          </w:tcPr>
          <w:p w14:paraId="0FFECB06" w14:textId="0348E7FD" w:rsidR="008541C4" w:rsidRPr="000D75EF" w:rsidDel="000D75EF" w:rsidRDefault="008541C4">
            <w:pPr>
              <w:rPr>
                <w:del w:id="336" w:author="María_Nole" w:date="2023-06-14T13:29:00Z"/>
              </w:rPr>
              <w:pPrChange w:id="337" w:author="María_Nole" w:date="2023-06-14T13:29:00Z">
                <w:pPr>
                  <w:spacing w:line="200" w:lineRule="exact"/>
                </w:pPr>
              </w:pPrChange>
            </w:pPr>
          </w:p>
        </w:tc>
        <w:tc>
          <w:tcPr>
            <w:tcW w:w="5784" w:type="dxa"/>
            <w:tcBorders>
              <w:top w:val="single" w:sz="8" w:space="0" w:color="4F81BC"/>
              <w:left w:val="single" w:sz="8" w:space="0" w:color="4F81BC"/>
              <w:bottom w:val="single" w:sz="8" w:space="0" w:color="4F81BC"/>
              <w:right w:val="single" w:sz="8" w:space="0" w:color="4F81BC"/>
            </w:tcBorders>
            <w:tcPrChange w:id="338" w:author="María_Nole" w:date="2023-06-14T13:27:00Z">
              <w:tcPr>
                <w:tcW w:w="3001" w:type="pct"/>
                <w:tcBorders>
                  <w:top w:val="single" w:sz="8" w:space="0" w:color="4F81BC"/>
                  <w:left w:val="single" w:sz="8" w:space="0" w:color="4F81BC"/>
                  <w:bottom w:val="single" w:sz="8" w:space="0" w:color="4F81BC"/>
                  <w:right w:val="single" w:sz="8" w:space="0" w:color="4F81BC"/>
                </w:tcBorders>
              </w:tcPr>
            </w:tcPrChange>
          </w:tcPr>
          <w:p w14:paraId="5ED36F4B" w14:textId="1EF882FE" w:rsidR="00072876" w:rsidRPr="00CE7E5D" w:rsidDel="000D75EF" w:rsidRDefault="00072876">
            <w:pPr>
              <w:rPr>
                <w:del w:id="339" w:author="María_Nole" w:date="2023-06-14T13:29:00Z"/>
              </w:rPr>
              <w:pPrChange w:id="340" w:author="María_Nole" w:date="2023-06-14T13:29:00Z">
                <w:pPr>
                  <w:pStyle w:val="Default"/>
                  <w:jc w:val="both"/>
                </w:pPr>
              </w:pPrChange>
            </w:pPr>
          </w:p>
          <w:p w14:paraId="5644A9FB" w14:textId="3EC618F3" w:rsidR="00072876" w:rsidRPr="000D75EF" w:rsidDel="000D75EF" w:rsidRDefault="00072876">
            <w:pPr>
              <w:rPr>
                <w:del w:id="341" w:author="María_Nole" w:date="2023-06-14T13:29:00Z"/>
                <w:rPrChange w:id="342" w:author="María_Nole" w:date="2023-06-14T13:29:00Z">
                  <w:rPr>
                    <w:del w:id="343" w:author="María_Nole" w:date="2023-06-14T13:29:00Z"/>
                    <w:rFonts w:cs="Calibri"/>
                    <w:szCs w:val="20"/>
                  </w:rPr>
                </w:rPrChange>
              </w:rPr>
              <w:pPrChange w:id="344" w:author="María_Nole" w:date="2023-06-14T13:29:00Z">
                <w:pPr>
                  <w:pStyle w:val="Default"/>
                  <w:jc w:val="both"/>
                </w:pPr>
              </w:pPrChange>
            </w:pPr>
          </w:p>
          <w:p w14:paraId="7FF989FC" w14:textId="50B8087B" w:rsidR="00072876" w:rsidRPr="000D75EF" w:rsidDel="000D75EF" w:rsidRDefault="00072876">
            <w:pPr>
              <w:rPr>
                <w:del w:id="345" w:author="María_Nole" w:date="2023-06-14T13:29:00Z"/>
                <w:rPrChange w:id="346" w:author="María_Nole" w:date="2023-06-14T13:29:00Z">
                  <w:rPr>
                    <w:del w:id="347" w:author="María_Nole" w:date="2023-06-14T13:29:00Z"/>
                    <w:rFonts w:cs="Calibri"/>
                    <w:szCs w:val="20"/>
                  </w:rPr>
                </w:rPrChange>
              </w:rPr>
              <w:pPrChange w:id="348" w:author="María_Nole" w:date="2023-06-14T13:29:00Z">
                <w:pPr>
                  <w:pStyle w:val="Default"/>
                  <w:jc w:val="both"/>
                </w:pPr>
              </w:pPrChange>
            </w:pPr>
          </w:p>
          <w:p w14:paraId="0859194A" w14:textId="4298E0A9" w:rsidR="004419C7" w:rsidRPr="000D75EF" w:rsidDel="000D75EF" w:rsidRDefault="004419C7">
            <w:pPr>
              <w:rPr>
                <w:del w:id="349" w:author="María_Nole" w:date="2023-06-14T13:29:00Z"/>
              </w:rPr>
              <w:pPrChange w:id="350" w:author="María_Nole" w:date="2023-06-14T13:29:00Z">
                <w:pPr>
                  <w:autoSpaceDE w:val="0"/>
                  <w:autoSpaceDN w:val="0"/>
                  <w:adjustRightInd w:val="0"/>
                  <w:jc w:val="both"/>
                </w:pPr>
              </w:pPrChange>
            </w:pPr>
            <w:del w:id="351" w:author="María_Nole" w:date="2023-06-14T13:29:00Z">
              <w:r w:rsidRPr="000D75EF" w:rsidDel="000D75EF">
                <w:delText>Así mismo,  de la muestra revisada, se verificó que las acciones de personal de los servidores (as) Ontaneda Guarnizo Eufracia Guicela; Rojas Jaramillo Gladys Patricia, y contrato de la Sra. Espinosa Armijos Andrea Susana, no coinciden con la denominación del puesto constante en Estatuto y en Distributivo Marzo 2023.</w:delText>
              </w:r>
            </w:del>
          </w:p>
          <w:p w14:paraId="3CBF5270" w14:textId="7DEF922D" w:rsidR="004419C7" w:rsidRPr="000D75EF" w:rsidDel="000D75EF" w:rsidRDefault="004419C7">
            <w:pPr>
              <w:rPr>
                <w:del w:id="352" w:author="María_Nole" w:date="2023-06-14T13:29:00Z"/>
              </w:rPr>
              <w:pPrChange w:id="353" w:author="María_Nole" w:date="2023-06-14T13:29:00Z">
                <w:pPr>
                  <w:spacing w:before="6" w:line="200" w:lineRule="exact"/>
                </w:pPr>
              </w:pPrChange>
            </w:pPr>
          </w:p>
        </w:tc>
      </w:tr>
      <w:tr w:rsidR="00F46C39" w:rsidRPr="000D75EF" w:rsidDel="000D75EF" w14:paraId="139B2037" w14:textId="6EB7918E" w:rsidTr="000D75EF">
        <w:trPr>
          <w:trHeight w:hRule="exact" w:val="14341"/>
          <w:del w:id="354" w:author="María_Nole" w:date="2023-06-14T13:29:00Z"/>
          <w:trPrChange w:id="355" w:author="María_Nole" w:date="2023-06-14T13:27:00Z">
            <w:trPr>
              <w:trHeight w:hRule="exact" w:val="14341"/>
            </w:trPr>
          </w:trPrChange>
        </w:trPr>
        <w:tc>
          <w:tcPr>
            <w:tcW w:w="2700" w:type="dxa"/>
            <w:tcBorders>
              <w:top w:val="single" w:sz="8" w:space="0" w:color="4F81BC"/>
              <w:left w:val="single" w:sz="8" w:space="0" w:color="4F81BC"/>
              <w:bottom w:val="single" w:sz="8" w:space="0" w:color="4F81BC"/>
              <w:right w:val="single" w:sz="8" w:space="0" w:color="4F81BC"/>
            </w:tcBorders>
            <w:tcPrChange w:id="356" w:author="María_Nole" w:date="2023-06-14T13:27:00Z">
              <w:tcPr>
                <w:tcW w:w="1999" w:type="pct"/>
                <w:tcBorders>
                  <w:top w:val="single" w:sz="8" w:space="0" w:color="4F81BC"/>
                  <w:left w:val="single" w:sz="8" w:space="0" w:color="4F81BC"/>
                  <w:bottom w:val="single" w:sz="8" w:space="0" w:color="4F81BC"/>
                  <w:right w:val="single" w:sz="8" w:space="0" w:color="4F81BC"/>
                </w:tcBorders>
              </w:tcPr>
            </w:tcPrChange>
          </w:tcPr>
          <w:p w14:paraId="25719727" w14:textId="0C1B09C5" w:rsidR="00A370EC" w:rsidRPr="000D75EF" w:rsidDel="000D75EF" w:rsidRDefault="00A370EC">
            <w:pPr>
              <w:rPr>
                <w:del w:id="357" w:author="María_Nole" w:date="2023-06-14T13:29:00Z"/>
                <w:rPrChange w:id="358" w:author="María_Nole" w:date="2023-06-14T13:29:00Z">
                  <w:rPr>
                    <w:del w:id="359" w:author="María_Nole" w:date="2023-06-14T13:29:00Z"/>
                    <w:sz w:val="12"/>
                    <w:szCs w:val="12"/>
                  </w:rPr>
                </w:rPrChange>
              </w:rPr>
              <w:pPrChange w:id="360" w:author="María_Nole" w:date="2023-06-14T13:29:00Z">
                <w:pPr>
                  <w:spacing w:before="2" w:line="120" w:lineRule="exact"/>
                </w:pPr>
              </w:pPrChange>
            </w:pPr>
          </w:p>
          <w:p w14:paraId="11C07602" w14:textId="04528B3C" w:rsidR="00A370EC" w:rsidRPr="000D75EF" w:rsidDel="000D75EF" w:rsidRDefault="00A370EC">
            <w:pPr>
              <w:rPr>
                <w:del w:id="361" w:author="María_Nole" w:date="2023-06-14T13:29:00Z"/>
              </w:rPr>
              <w:pPrChange w:id="362" w:author="María_Nole" w:date="2023-06-14T13:29:00Z">
                <w:pPr>
                  <w:spacing w:line="200" w:lineRule="exact"/>
                </w:pPr>
              </w:pPrChange>
            </w:pPr>
          </w:p>
          <w:p w14:paraId="1F7BDF1B" w14:textId="7C10AD28" w:rsidR="00A370EC" w:rsidRPr="000D75EF" w:rsidDel="000D75EF" w:rsidRDefault="00A370EC">
            <w:pPr>
              <w:rPr>
                <w:del w:id="363" w:author="María_Nole" w:date="2023-06-14T13:29:00Z"/>
              </w:rPr>
              <w:pPrChange w:id="364" w:author="María_Nole" w:date="2023-06-14T13:29:00Z">
                <w:pPr>
                  <w:ind w:left="100" w:right="60"/>
                  <w:jc w:val="both"/>
                </w:pPr>
              </w:pPrChange>
            </w:pPr>
            <w:del w:id="365" w:author="María_Nole" w:date="2023-06-14T13:29:00Z">
              <w:r w:rsidRPr="000D75EF" w:rsidDel="000D75EF">
                <w:delText>Implementación de Productos y/o Servicios establecidos en el Estatuto Orgánico de Gestión Organizacional por procesos.</w:delText>
              </w:r>
            </w:del>
          </w:p>
        </w:tc>
        <w:tc>
          <w:tcPr>
            <w:tcW w:w="5784" w:type="dxa"/>
            <w:tcBorders>
              <w:top w:val="single" w:sz="8" w:space="0" w:color="4F81BC"/>
              <w:left w:val="single" w:sz="8" w:space="0" w:color="4F81BC"/>
              <w:bottom w:val="single" w:sz="8" w:space="0" w:color="4F81BC"/>
              <w:right w:val="single" w:sz="8" w:space="0" w:color="4F81BC"/>
            </w:tcBorders>
            <w:tcPrChange w:id="366" w:author="María_Nole" w:date="2023-06-14T13:27:00Z">
              <w:tcPr>
                <w:tcW w:w="3001" w:type="pct"/>
                <w:tcBorders>
                  <w:top w:val="single" w:sz="8" w:space="0" w:color="4F81BC"/>
                  <w:left w:val="single" w:sz="8" w:space="0" w:color="4F81BC"/>
                  <w:bottom w:val="single" w:sz="8" w:space="0" w:color="4F81BC"/>
                  <w:right w:val="single" w:sz="8" w:space="0" w:color="4F81BC"/>
                </w:tcBorders>
              </w:tcPr>
            </w:tcPrChange>
          </w:tcPr>
          <w:p w14:paraId="6E2AC102" w14:textId="26CFDABC" w:rsidR="00A370EC" w:rsidRPr="000D75EF" w:rsidDel="000D75EF" w:rsidRDefault="00A370EC">
            <w:pPr>
              <w:rPr>
                <w:del w:id="367" w:author="María_Nole" w:date="2023-06-14T13:29:00Z"/>
                <w:rPrChange w:id="368" w:author="María_Nole" w:date="2023-06-14T13:29:00Z">
                  <w:rPr>
                    <w:del w:id="369" w:author="María_Nole" w:date="2023-06-14T13:29:00Z"/>
                    <w:sz w:val="11"/>
                    <w:szCs w:val="11"/>
                  </w:rPr>
                </w:rPrChange>
              </w:rPr>
              <w:pPrChange w:id="370" w:author="María_Nole" w:date="2023-06-14T13:29:00Z">
                <w:pPr>
                  <w:spacing w:before="6" w:line="100" w:lineRule="exact"/>
                </w:pPr>
              </w:pPrChange>
            </w:pPr>
          </w:p>
          <w:p w14:paraId="5A0A7435" w14:textId="2BB78D71" w:rsidR="006A5B55" w:rsidRPr="000D75EF" w:rsidDel="000D75EF" w:rsidRDefault="006A5B55">
            <w:pPr>
              <w:rPr>
                <w:del w:id="371" w:author="María_Nole" w:date="2023-06-14T13:29:00Z"/>
                <w:rPrChange w:id="372" w:author="María_Nole" w:date="2023-06-14T13:29:00Z">
                  <w:rPr>
                    <w:del w:id="373" w:author="María_Nole" w:date="2023-06-14T13:29:00Z"/>
                    <w:rFonts w:cs="Calibri"/>
                    <w:szCs w:val="20"/>
                  </w:rPr>
                </w:rPrChange>
              </w:rPr>
              <w:pPrChange w:id="374" w:author="María_Nole" w:date="2023-06-14T13:29:00Z">
                <w:pPr>
                  <w:pStyle w:val="Default"/>
                  <w:jc w:val="both"/>
                </w:pPr>
              </w:pPrChange>
            </w:pPr>
            <w:del w:id="375" w:author="María_Nole" w:date="2023-06-14T13:29:00Z">
              <w:r w:rsidRPr="00CE7E5D" w:rsidDel="000D75EF">
                <w:delText xml:space="preserve">El Estatuto Orgánico de Gestión Organizacional por Procesos del Ministerio de Salud, contempla </w:delText>
              </w:r>
              <w:r w:rsidRPr="000D75EF" w:rsidDel="000D75EF">
                <w:rPr>
                  <w:rPrChange w:id="376" w:author="María_Nole" w:date="2023-06-14T13:29:00Z">
                    <w:rPr>
                      <w:rFonts w:cs="Calibri"/>
                      <w:szCs w:val="20"/>
                    </w:rPr>
                  </w:rPrChange>
                </w:rPr>
                <w:delText>quinientos cuarenta (540) productos para las Unidades Administrativas de la Coordinación Zonal , que conforme Matriz de Seguimiento de metas en formato Excel año 2022 remitida, no contempla para todos los productos el documento verificable.</w:delText>
              </w:r>
            </w:del>
          </w:p>
          <w:p w14:paraId="7EFDAD5A" w14:textId="3BB9FA06" w:rsidR="00A370EC" w:rsidRPr="000D75EF" w:rsidDel="000D75EF" w:rsidRDefault="00A370EC">
            <w:pPr>
              <w:rPr>
                <w:del w:id="377" w:author="María_Nole" w:date="2023-06-14T13:29:00Z"/>
              </w:rPr>
              <w:pPrChange w:id="378" w:author="María_Nole" w:date="2023-06-14T13:29:00Z">
                <w:pPr>
                  <w:jc w:val="both"/>
                </w:pPr>
              </w:pPrChange>
            </w:pPr>
          </w:p>
          <w:p w14:paraId="5FCD5AEB" w14:textId="7356C7B7" w:rsidR="006A5B55" w:rsidRPr="000D75EF" w:rsidDel="000D75EF" w:rsidRDefault="004419C7">
            <w:pPr>
              <w:rPr>
                <w:del w:id="379" w:author="María_Nole" w:date="2023-06-14T13:29:00Z"/>
                <w:rPrChange w:id="380" w:author="María_Nole" w:date="2023-06-14T13:29:00Z">
                  <w:rPr>
                    <w:del w:id="381" w:author="María_Nole" w:date="2023-06-14T13:29:00Z"/>
                    <w:rFonts w:cs="Calibri"/>
                    <w:szCs w:val="20"/>
                  </w:rPr>
                </w:rPrChange>
              </w:rPr>
              <w:pPrChange w:id="382" w:author="María_Nole" w:date="2023-06-14T13:29:00Z">
                <w:pPr>
                  <w:jc w:val="both"/>
                </w:pPr>
              </w:pPrChange>
            </w:pPr>
            <w:del w:id="383" w:author="María_Nole" w:date="2023-06-14T13:29:00Z">
              <w:r w:rsidRPr="00CE7E5D" w:rsidDel="000D75EF">
                <w:delText>En</w:delText>
              </w:r>
              <w:r w:rsidR="006A5B55" w:rsidRPr="000D75EF" w:rsidDel="000D75EF">
                <w:rPr>
                  <w:rPrChange w:id="384" w:author="María_Nole" w:date="2023-06-14T13:29:00Z">
                    <w:rPr>
                      <w:rFonts w:cs="Calibri"/>
                      <w:szCs w:val="20"/>
                    </w:rPr>
                  </w:rPrChange>
                </w:rPr>
                <w:delText>la verificación de la implementación de los productos constante en el Estatuto Orgánico de Gestión Organizacional por Procesos se consideró como muestra cuatro (4) Unidades Administrativas: Gestión Zonal de Planificación y Procesos Estratégicos, Gestión Zonal de Tecnologías de la Información, Gestión zonal de la Promoción de la salud, intercultural y la igualdad, Gestión zonal y operaciones y logística  en salud.</w:delText>
              </w:r>
            </w:del>
          </w:p>
          <w:p w14:paraId="26337214" w14:textId="1EEF2E45" w:rsidR="006A5B55" w:rsidRPr="000D75EF" w:rsidDel="000D75EF" w:rsidRDefault="004419C7">
            <w:pPr>
              <w:rPr>
                <w:del w:id="385" w:author="María_Nole" w:date="2023-06-14T13:29:00Z"/>
                <w:rPrChange w:id="386" w:author="María_Nole" w:date="2023-06-14T13:29:00Z">
                  <w:rPr>
                    <w:del w:id="387" w:author="María_Nole" w:date="2023-06-14T13:29:00Z"/>
                    <w:lang w:eastAsia="es-EC"/>
                  </w:rPr>
                </w:rPrChange>
              </w:rPr>
              <w:pPrChange w:id="388" w:author="María_Nole" w:date="2023-06-14T13:29:00Z">
                <w:pPr>
                  <w:tabs>
                    <w:tab w:val="left" w:pos="284"/>
                    <w:tab w:val="left" w:pos="426"/>
                    <w:tab w:val="left" w:pos="567"/>
                  </w:tabs>
                  <w:contextualSpacing/>
                  <w:jc w:val="both"/>
                </w:pPr>
              </w:pPrChange>
            </w:pPr>
            <w:del w:id="389" w:author="María_Nole" w:date="2023-06-14T13:29:00Z">
              <w:r w:rsidRPr="000D75EF" w:rsidDel="000D75EF">
                <w:rPr>
                  <w:rPrChange w:id="390" w:author="María_Nole" w:date="2023-06-14T13:29:00Z">
                    <w:rPr>
                      <w:rFonts w:cs="Calibri"/>
                      <w:szCs w:val="20"/>
                    </w:rPr>
                  </w:rPrChange>
                </w:rPr>
                <w:delText xml:space="preserve">Gestión Zonal de Planificación y Procesos Estratégicos: Esta gestión </w:delText>
              </w:r>
              <w:r w:rsidR="006A5B55" w:rsidRPr="000D75EF" w:rsidDel="000D75EF">
                <w:rPr>
                  <w:rPrChange w:id="391" w:author="María_Nole" w:date="2023-06-14T13:29:00Z">
                    <w:rPr>
                      <w:lang w:eastAsia="es-EC"/>
                    </w:rPr>
                  </w:rPrChange>
                </w:rPr>
                <w:delText xml:space="preserve"> contempla veinte y seis (26) productos la entidad reporta el cumplimiento de diez y siete (17) productos y la no ejecución de nueve (9)</w:delText>
              </w:r>
              <w:r w:rsidRPr="000D75EF" w:rsidDel="000D75EF">
                <w:rPr>
                  <w:rPrChange w:id="392" w:author="María_Nole" w:date="2023-06-14T13:29:00Z">
                    <w:rPr>
                      <w:lang w:eastAsia="es-EC"/>
                    </w:rPr>
                  </w:rPrChange>
                </w:rPr>
                <w:delText xml:space="preserve">, no se remite el documento verificable </w:delText>
              </w:r>
              <w:r w:rsidR="00675265" w:rsidRPr="000D75EF" w:rsidDel="000D75EF">
                <w:rPr>
                  <w:rPrChange w:id="393" w:author="María_Nole" w:date="2023-06-14T13:29:00Z">
                    <w:rPr>
                      <w:lang w:eastAsia="es-EC"/>
                    </w:rPr>
                  </w:rPrChange>
                </w:rPr>
                <w:delText xml:space="preserve">asi como también existe diferencias entre los productos aprobados de acuerdo al Estatuto y los ejecutados en la matriz de metas año 2022. </w:delText>
              </w:r>
            </w:del>
          </w:p>
          <w:p w14:paraId="39EC6475" w14:textId="58CEDFB6" w:rsidR="006A5B55" w:rsidRPr="000D75EF" w:rsidDel="000D75EF" w:rsidRDefault="006A5B55">
            <w:pPr>
              <w:rPr>
                <w:del w:id="394" w:author="María_Nole" w:date="2023-06-14T13:29:00Z"/>
              </w:rPr>
              <w:pPrChange w:id="395" w:author="María_Nole" w:date="2023-06-14T13:29:00Z">
                <w:pPr>
                  <w:jc w:val="both"/>
                </w:pPr>
              </w:pPrChange>
            </w:pPr>
          </w:p>
          <w:p w14:paraId="3CD6A57C" w14:textId="0B816FB5" w:rsidR="006A5B55" w:rsidRPr="000D75EF" w:rsidDel="000D75EF" w:rsidRDefault="00675265">
            <w:pPr>
              <w:rPr>
                <w:del w:id="396" w:author="María_Nole" w:date="2023-06-14T13:29:00Z"/>
                <w:rPrChange w:id="397" w:author="María_Nole" w:date="2023-06-14T13:29:00Z">
                  <w:rPr>
                    <w:del w:id="398" w:author="María_Nole" w:date="2023-06-14T13:29:00Z"/>
                    <w:lang w:eastAsia="es-EC"/>
                  </w:rPr>
                </w:rPrChange>
              </w:rPr>
              <w:pPrChange w:id="399" w:author="María_Nole" w:date="2023-06-14T13:29:00Z">
                <w:pPr>
                  <w:tabs>
                    <w:tab w:val="left" w:pos="284"/>
                    <w:tab w:val="left" w:pos="426"/>
                    <w:tab w:val="left" w:pos="567"/>
                  </w:tabs>
                  <w:contextualSpacing/>
                  <w:jc w:val="both"/>
                </w:pPr>
              </w:pPrChange>
            </w:pPr>
            <w:del w:id="400" w:author="María_Nole" w:date="2023-06-14T13:29:00Z">
              <w:r w:rsidRPr="00CE7E5D" w:rsidDel="000D75EF">
                <w:delText>Gestión Zonal de Tecnologías de la Información: La gestión</w:delText>
              </w:r>
              <w:r w:rsidR="006A5B55" w:rsidRPr="000D75EF" w:rsidDel="000D75EF">
                <w:rPr>
                  <w:rPrChange w:id="401" w:author="María_Nole" w:date="2023-06-14T13:29:00Z">
                    <w:rPr>
                      <w:lang w:eastAsia="es-EC"/>
                    </w:rPr>
                  </w:rPrChange>
                </w:rPr>
                <w:delText xml:space="preserve"> contempla trece (13) productos; la entidad reporta el cumplimiento de trece (13) productos; sin embargo</w:delText>
              </w:r>
              <w:r w:rsidRPr="000D75EF" w:rsidDel="000D75EF">
                <w:rPr>
                  <w:rPrChange w:id="402" w:author="María_Nole" w:date="2023-06-14T13:29:00Z">
                    <w:rPr>
                      <w:lang w:eastAsia="es-EC"/>
                    </w:rPr>
                  </w:rPrChange>
                </w:rPr>
                <w:delText xml:space="preserve"> no se remite el documento verificable,  así como también existe diferencias entre los productos aprobados de acuerdo al Estatuto y los ejecutados en la matriz de metas año 2022.</w:delText>
              </w:r>
            </w:del>
          </w:p>
          <w:p w14:paraId="4256980B" w14:textId="7FA72A33" w:rsidR="006A5B55" w:rsidRPr="000D75EF" w:rsidDel="000D75EF" w:rsidRDefault="006A5B55">
            <w:pPr>
              <w:rPr>
                <w:del w:id="403" w:author="María_Nole" w:date="2023-06-14T13:29:00Z"/>
              </w:rPr>
              <w:pPrChange w:id="404" w:author="María_Nole" w:date="2023-06-14T13:29:00Z">
                <w:pPr>
                  <w:jc w:val="both"/>
                </w:pPr>
              </w:pPrChange>
            </w:pPr>
          </w:p>
          <w:p w14:paraId="58D443AD" w14:textId="7DB737D8" w:rsidR="00675265" w:rsidRPr="000D75EF" w:rsidDel="000D75EF" w:rsidRDefault="00675265">
            <w:pPr>
              <w:rPr>
                <w:del w:id="405" w:author="María_Nole" w:date="2023-06-14T13:29:00Z"/>
                <w:rPrChange w:id="406" w:author="María_Nole" w:date="2023-06-14T13:29:00Z">
                  <w:rPr>
                    <w:del w:id="407" w:author="María_Nole" w:date="2023-06-14T13:29:00Z"/>
                    <w:lang w:eastAsia="es-EC"/>
                  </w:rPr>
                </w:rPrChange>
              </w:rPr>
              <w:pPrChange w:id="408" w:author="María_Nole" w:date="2023-06-14T13:29:00Z">
                <w:pPr>
                  <w:tabs>
                    <w:tab w:val="left" w:pos="284"/>
                    <w:tab w:val="left" w:pos="426"/>
                    <w:tab w:val="left" w:pos="567"/>
                  </w:tabs>
                  <w:contextualSpacing/>
                  <w:jc w:val="both"/>
                </w:pPr>
              </w:pPrChange>
            </w:pPr>
            <w:del w:id="409" w:author="María_Nole" w:date="2023-06-14T13:29:00Z">
              <w:r w:rsidRPr="00CE7E5D" w:rsidDel="000D75EF">
                <w:delText xml:space="preserve">Gestión Interna Zonal de Gestión Documental y Atención al usuario:  Esta gestión </w:delText>
              </w:r>
              <w:r w:rsidR="006A5B55" w:rsidRPr="000D75EF" w:rsidDel="000D75EF">
                <w:rPr>
                  <w:rPrChange w:id="410" w:author="María_Nole" w:date="2023-06-14T13:29:00Z">
                    <w:rPr>
                      <w:lang w:eastAsia="es-EC"/>
                    </w:rPr>
                  </w:rPrChange>
                </w:rPr>
                <w:delText xml:space="preserve">contempla diez y nueve (19) productos; la entidad reporta el cumplimiento de diez y ocho (18) productos y la no ejecución de uno (1); sin embargo </w:delText>
              </w:r>
              <w:r w:rsidRPr="000D75EF" w:rsidDel="000D75EF">
                <w:rPr>
                  <w:rPrChange w:id="411" w:author="María_Nole" w:date="2023-06-14T13:29:00Z">
                    <w:rPr>
                      <w:lang w:eastAsia="es-EC"/>
                    </w:rPr>
                  </w:rPrChange>
                </w:rPr>
                <w:delText>no se remite el documento verificable,  así como también existe diferencias entre los productos aprobados de acuerdo al Estatuto y los ejecutados en la matriz de metas año 2022.</w:delText>
              </w:r>
            </w:del>
          </w:p>
          <w:p w14:paraId="0C89C0C3" w14:textId="78E648CF" w:rsidR="006A5B55" w:rsidRPr="000D75EF" w:rsidDel="000D75EF" w:rsidRDefault="006A5B55">
            <w:pPr>
              <w:rPr>
                <w:del w:id="412" w:author="María_Nole" w:date="2023-06-14T13:29:00Z"/>
              </w:rPr>
              <w:pPrChange w:id="413" w:author="María_Nole" w:date="2023-06-14T13:29:00Z">
                <w:pPr>
                  <w:jc w:val="both"/>
                </w:pPr>
              </w:pPrChange>
            </w:pPr>
          </w:p>
          <w:p w14:paraId="047A0CB3" w14:textId="244EC8E4" w:rsidR="00675265" w:rsidRPr="000D75EF" w:rsidDel="000D75EF" w:rsidRDefault="00675265">
            <w:pPr>
              <w:rPr>
                <w:del w:id="414" w:author="María_Nole" w:date="2023-06-14T13:29:00Z"/>
                <w:rPrChange w:id="415" w:author="María_Nole" w:date="2023-06-14T13:29:00Z">
                  <w:rPr>
                    <w:del w:id="416" w:author="María_Nole" w:date="2023-06-14T13:29:00Z"/>
                    <w:lang w:eastAsia="es-EC"/>
                  </w:rPr>
                </w:rPrChange>
              </w:rPr>
              <w:pPrChange w:id="417" w:author="María_Nole" w:date="2023-06-14T13:29:00Z">
                <w:pPr>
                  <w:tabs>
                    <w:tab w:val="left" w:pos="284"/>
                    <w:tab w:val="left" w:pos="426"/>
                    <w:tab w:val="left" w:pos="567"/>
                  </w:tabs>
                  <w:contextualSpacing/>
                  <w:jc w:val="both"/>
                </w:pPr>
              </w:pPrChange>
            </w:pPr>
            <w:del w:id="418" w:author="María_Nole" w:date="2023-06-14T13:29:00Z">
              <w:r w:rsidRPr="00CE7E5D" w:rsidDel="000D75EF">
                <w:delText xml:space="preserve">Gestión Interna Zonal de Promoción de la Salud: Esta Gestión </w:delText>
              </w:r>
              <w:r w:rsidR="006A5B55" w:rsidRPr="000D75EF" w:rsidDel="000D75EF">
                <w:rPr>
                  <w:rPrChange w:id="419" w:author="María_Nole" w:date="2023-06-14T13:29:00Z">
                    <w:rPr>
                      <w:lang w:eastAsia="es-EC"/>
                    </w:rPr>
                  </w:rPrChange>
                </w:rPr>
                <w:delText xml:space="preserve">contempla ocho (8) productos; la entidad reporta el cumplimiento de ocho (8) productos; sin embargo </w:delText>
              </w:r>
              <w:r w:rsidRPr="000D75EF" w:rsidDel="000D75EF">
                <w:rPr>
                  <w:rPrChange w:id="420" w:author="María_Nole" w:date="2023-06-14T13:29:00Z">
                    <w:rPr>
                      <w:lang w:eastAsia="es-EC"/>
                    </w:rPr>
                  </w:rPrChange>
                </w:rPr>
                <w:delText>no se remite el documento verificable,  así como también existe diferencias entre los productos aprobados de acuerdo al Estatuto y los ejecutados en la matriz de metas año 2022.</w:delText>
              </w:r>
            </w:del>
          </w:p>
          <w:p w14:paraId="42A22B49" w14:textId="7D7D91D7" w:rsidR="00675265" w:rsidRPr="000D75EF" w:rsidDel="000D75EF" w:rsidRDefault="00675265">
            <w:pPr>
              <w:rPr>
                <w:del w:id="421" w:author="María_Nole" w:date="2023-06-14T13:29:00Z"/>
                <w:rPrChange w:id="422" w:author="María_Nole" w:date="2023-06-14T13:29:00Z">
                  <w:rPr>
                    <w:del w:id="423" w:author="María_Nole" w:date="2023-06-14T13:29:00Z"/>
                    <w:lang w:eastAsia="es-EC"/>
                  </w:rPr>
                </w:rPrChange>
              </w:rPr>
              <w:pPrChange w:id="424" w:author="María_Nole" w:date="2023-06-14T13:29:00Z">
                <w:pPr>
                  <w:tabs>
                    <w:tab w:val="left" w:pos="284"/>
                    <w:tab w:val="left" w:pos="426"/>
                    <w:tab w:val="left" w:pos="567"/>
                  </w:tabs>
                  <w:contextualSpacing/>
                  <w:jc w:val="both"/>
                </w:pPr>
              </w:pPrChange>
            </w:pPr>
          </w:p>
          <w:p w14:paraId="265984EA" w14:textId="5550DC17" w:rsidR="006A5B55" w:rsidRPr="000D75EF" w:rsidDel="000D75EF" w:rsidRDefault="006A5B55">
            <w:pPr>
              <w:rPr>
                <w:del w:id="425" w:author="María_Nole" w:date="2023-06-14T13:29:00Z"/>
                <w:rPrChange w:id="426" w:author="María_Nole" w:date="2023-06-14T13:29:00Z">
                  <w:rPr>
                    <w:del w:id="427" w:author="María_Nole" w:date="2023-06-14T13:29:00Z"/>
                    <w:lang w:eastAsia="es-EC"/>
                  </w:rPr>
                </w:rPrChange>
              </w:rPr>
              <w:pPrChange w:id="428" w:author="María_Nole" w:date="2023-06-14T13:29:00Z">
                <w:pPr>
                  <w:tabs>
                    <w:tab w:val="left" w:pos="284"/>
                    <w:tab w:val="left" w:pos="426"/>
                    <w:tab w:val="left" w:pos="567"/>
                  </w:tabs>
                  <w:contextualSpacing/>
                  <w:jc w:val="both"/>
                </w:pPr>
              </w:pPrChange>
            </w:pPr>
          </w:p>
          <w:p w14:paraId="55B71180" w14:textId="1A184948" w:rsidR="006A5B55" w:rsidRPr="000D75EF" w:rsidDel="000D75EF" w:rsidRDefault="006A5B55">
            <w:pPr>
              <w:rPr>
                <w:del w:id="429" w:author="María_Nole" w:date="2023-06-14T13:29:00Z"/>
                <w:rPrChange w:id="430" w:author="María_Nole" w:date="2023-06-14T13:29:00Z">
                  <w:rPr>
                    <w:del w:id="431" w:author="María_Nole" w:date="2023-06-14T13:29:00Z"/>
                    <w:lang w:eastAsia="es-EC"/>
                  </w:rPr>
                </w:rPrChange>
              </w:rPr>
              <w:pPrChange w:id="432" w:author="María_Nole" w:date="2023-06-14T13:29:00Z">
                <w:pPr>
                  <w:tabs>
                    <w:tab w:val="left" w:pos="284"/>
                    <w:tab w:val="left" w:pos="426"/>
                    <w:tab w:val="left" w:pos="567"/>
                  </w:tabs>
                  <w:contextualSpacing/>
                  <w:jc w:val="both"/>
                </w:pPr>
              </w:pPrChange>
            </w:pPr>
          </w:p>
          <w:p w14:paraId="0629B4C9" w14:textId="30C00A5A" w:rsidR="006A5B55" w:rsidRPr="000D75EF" w:rsidDel="000D75EF" w:rsidRDefault="006A5B55">
            <w:pPr>
              <w:rPr>
                <w:del w:id="433" w:author="María_Nole" w:date="2023-06-14T13:29:00Z"/>
                <w:rPrChange w:id="434" w:author="María_Nole" w:date="2023-06-14T13:29:00Z">
                  <w:rPr>
                    <w:del w:id="435" w:author="María_Nole" w:date="2023-06-14T13:29:00Z"/>
                    <w:lang w:eastAsia="es-EC"/>
                  </w:rPr>
                </w:rPrChange>
              </w:rPr>
              <w:pPrChange w:id="436" w:author="María_Nole" w:date="2023-06-14T13:29:00Z">
                <w:pPr>
                  <w:tabs>
                    <w:tab w:val="left" w:pos="284"/>
                    <w:tab w:val="left" w:pos="426"/>
                    <w:tab w:val="left" w:pos="567"/>
                  </w:tabs>
                  <w:contextualSpacing/>
                  <w:jc w:val="both"/>
                </w:pPr>
              </w:pPrChange>
            </w:pPr>
          </w:p>
          <w:p w14:paraId="031E507A" w14:textId="5259E534" w:rsidR="006A5B55" w:rsidRPr="000D75EF" w:rsidDel="000D75EF" w:rsidRDefault="006A5B55">
            <w:pPr>
              <w:rPr>
                <w:del w:id="437" w:author="María_Nole" w:date="2023-06-14T13:29:00Z"/>
                <w:rPrChange w:id="438" w:author="María_Nole" w:date="2023-06-14T13:29:00Z">
                  <w:rPr>
                    <w:del w:id="439" w:author="María_Nole" w:date="2023-06-14T13:29:00Z"/>
                    <w:lang w:eastAsia="es-EC"/>
                  </w:rPr>
                </w:rPrChange>
              </w:rPr>
              <w:pPrChange w:id="440" w:author="María_Nole" w:date="2023-06-14T13:29:00Z">
                <w:pPr>
                  <w:tabs>
                    <w:tab w:val="left" w:pos="284"/>
                    <w:tab w:val="left" w:pos="426"/>
                    <w:tab w:val="left" w:pos="567"/>
                  </w:tabs>
                  <w:contextualSpacing/>
                  <w:jc w:val="both"/>
                </w:pPr>
              </w:pPrChange>
            </w:pPr>
          </w:p>
          <w:p w14:paraId="3D020B32" w14:textId="5DBAD2CE" w:rsidR="006A5B55" w:rsidRPr="000D75EF" w:rsidDel="000D75EF" w:rsidRDefault="006A5B55">
            <w:pPr>
              <w:rPr>
                <w:del w:id="441" w:author="María_Nole" w:date="2023-06-14T13:29:00Z"/>
                <w:rPrChange w:id="442" w:author="María_Nole" w:date="2023-06-14T13:29:00Z">
                  <w:rPr>
                    <w:del w:id="443" w:author="María_Nole" w:date="2023-06-14T13:29:00Z"/>
                    <w:lang w:eastAsia="es-EC"/>
                  </w:rPr>
                </w:rPrChange>
              </w:rPr>
              <w:pPrChange w:id="444" w:author="María_Nole" w:date="2023-06-14T13:29:00Z">
                <w:pPr>
                  <w:tabs>
                    <w:tab w:val="left" w:pos="284"/>
                    <w:tab w:val="left" w:pos="426"/>
                    <w:tab w:val="left" w:pos="567"/>
                  </w:tabs>
                  <w:contextualSpacing/>
                  <w:jc w:val="both"/>
                </w:pPr>
              </w:pPrChange>
            </w:pPr>
          </w:p>
          <w:p w14:paraId="127463D2" w14:textId="63361DA6" w:rsidR="006A5B55" w:rsidRPr="000D75EF" w:rsidDel="000D75EF" w:rsidRDefault="006A5B55">
            <w:pPr>
              <w:rPr>
                <w:del w:id="445" w:author="María_Nole" w:date="2023-06-14T13:29:00Z"/>
                <w:rPrChange w:id="446" w:author="María_Nole" w:date="2023-06-14T13:29:00Z">
                  <w:rPr>
                    <w:del w:id="447" w:author="María_Nole" w:date="2023-06-14T13:29:00Z"/>
                    <w:lang w:eastAsia="es-EC"/>
                  </w:rPr>
                </w:rPrChange>
              </w:rPr>
              <w:pPrChange w:id="448" w:author="María_Nole" w:date="2023-06-14T13:29:00Z">
                <w:pPr>
                  <w:tabs>
                    <w:tab w:val="left" w:pos="284"/>
                    <w:tab w:val="left" w:pos="426"/>
                    <w:tab w:val="left" w:pos="567"/>
                  </w:tabs>
                  <w:contextualSpacing/>
                  <w:jc w:val="both"/>
                </w:pPr>
              </w:pPrChange>
            </w:pPr>
          </w:p>
          <w:p w14:paraId="162633ED" w14:textId="2E1C49F7" w:rsidR="006A5B55" w:rsidRPr="000D75EF" w:rsidDel="000D75EF" w:rsidRDefault="006A5B55">
            <w:pPr>
              <w:rPr>
                <w:del w:id="449" w:author="María_Nole" w:date="2023-06-14T13:29:00Z"/>
                <w:rPrChange w:id="450" w:author="María_Nole" w:date="2023-06-14T13:29:00Z">
                  <w:rPr>
                    <w:del w:id="451" w:author="María_Nole" w:date="2023-06-14T13:29:00Z"/>
                    <w:lang w:eastAsia="es-EC"/>
                  </w:rPr>
                </w:rPrChange>
              </w:rPr>
              <w:pPrChange w:id="452" w:author="María_Nole" w:date="2023-06-14T13:29:00Z">
                <w:pPr>
                  <w:tabs>
                    <w:tab w:val="left" w:pos="284"/>
                    <w:tab w:val="left" w:pos="426"/>
                    <w:tab w:val="left" w:pos="567"/>
                  </w:tabs>
                  <w:contextualSpacing/>
                  <w:jc w:val="both"/>
                </w:pPr>
              </w:pPrChange>
            </w:pPr>
          </w:p>
          <w:p w14:paraId="52A2CD42" w14:textId="0E4E4859" w:rsidR="006A5B55" w:rsidRPr="000D75EF" w:rsidDel="000D75EF" w:rsidRDefault="006A5B55">
            <w:pPr>
              <w:rPr>
                <w:del w:id="453" w:author="María_Nole" w:date="2023-06-14T13:29:00Z"/>
                <w:rPrChange w:id="454" w:author="María_Nole" w:date="2023-06-14T13:29:00Z">
                  <w:rPr>
                    <w:del w:id="455" w:author="María_Nole" w:date="2023-06-14T13:29:00Z"/>
                    <w:lang w:eastAsia="es-EC"/>
                  </w:rPr>
                </w:rPrChange>
              </w:rPr>
              <w:pPrChange w:id="456" w:author="María_Nole" w:date="2023-06-14T13:29:00Z">
                <w:pPr>
                  <w:tabs>
                    <w:tab w:val="left" w:pos="284"/>
                    <w:tab w:val="left" w:pos="426"/>
                    <w:tab w:val="left" w:pos="567"/>
                  </w:tabs>
                  <w:contextualSpacing/>
                  <w:jc w:val="both"/>
                </w:pPr>
              </w:pPrChange>
            </w:pPr>
          </w:p>
          <w:p w14:paraId="4AA945BA" w14:textId="6C3A39F9" w:rsidR="006A5B55" w:rsidRPr="000D75EF" w:rsidDel="000D75EF" w:rsidRDefault="006A5B55">
            <w:pPr>
              <w:rPr>
                <w:del w:id="457" w:author="María_Nole" w:date="2023-06-14T13:29:00Z"/>
                <w:rPrChange w:id="458" w:author="María_Nole" w:date="2023-06-14T13:29:00Z">
                  <w:rPr>
                    <w:del w:id="459" w:author="María_Nole" w:date="2023-06-14T13:29:00Z"/>
                    <w:lang w:eastAsia="es-EC"/>
                  </w:rPr>
                </w:rPrChange>
              </w:rPr>
              <w:pPrChange w:id="460" w:author="María_Nole" w:date="2023-06-14T13:29:00Z">
                <w:pPr>
                  <w:tabs>
                    <w:tab w:val="left" w:pos="284"/>
                    <w:tab w:val="left" w:pos="426"/>
                    <w:tab w:val="left" w:pos="567"/>
                  </w:tabs>
                  <w:contextualSpacing/>
                  <w:jc w:val="both"/>
                </w:pPr>
              </w:pPrChange>
            </w:pPr>
          </w:p>
          <w:p w14:paraId="7B089723" w14:textId="10CEF5C7" w:rsidR="006A5B55" w:rsidRPr="000D75EF" w:rsidDel="000D75EF" w:rsidRDefault="006A5B55">
            <w:pPr>
              <w:rPr>
                <w:del w:id="461" w:author="María_Nole" w:date="2023-06-14T13:29:00Z"/>
              </w:rPr>
              <w:pPrChange w:id="462" w:author="María_Nole" w:date="2023-06-14T13:29:00Z">
                <w:pPr>
                  <w:jc w:val="both"/>
                </w:pPr>
              </w:pPrChange>
            </w:pPr>
          </w:p>
        </w:tc>
      </w:tr>
    </w:tbl>
    <w:p w14:paraId="6D9804BA" w14:textId="77777777" w:rsidR="006A5B55" w:rsidRPr="000D75EF" w:rsidRDefault="00A370EC">
      <w:pPr>
        <w:spacing w:before="32"/>
        <w:ind w:right="349"/>
        <w:rPr>
          <w:rFonts w:ascii="Arial" w:eastAsia="Arial" w:hAnsi="Arial" w:cs="Arial"/>
          <w:rPrChange w:id="463" w:author="María_Nole" w:date="2023-06-14T13:33:00Z">
            <w:rPr/>
          </w:rPrChange>
        </w:rPr>
        <w:pPrChange w:id="464" w:author="María_Nole" w:date="2023-06-14T13:33:00Z">
          <w:pPr>
            <w:pStyle w:val="Prrafodelista"/>
            <w:spacing w:before="32"/>
            <w:ind w:right="349"/>
          </w:pPr>
        </w:pPrChange>
      </w:pPr>
      <w:r w:rsidRPr="000D75EF">
        <w:rPr>
          <w:rFonts w:ascii="Arial" w:eastAsia="Arial" w:hAnsi="Arial" w:cs="Arial"/>
          <w:b/>
          <w:rPrChange w:id="465" w:author="María_Nole" w:date="2023-06-14T13:33:00Z">
            <w:rPr/>
          </w:rPrChange>
        </w:rPr>
        <w:t xml:space="preserve">     </w:t>
      </w:r>
      <w:r w:rsidRPr="000D75EF">
        <w:rPr>
          <w:rFonts w:ascii="Arial" w:eastAsia="Arial" w:hAnsi="Arial" w:cs="Arial"/>
          <w:b/>
          <w:spacing w:val="42"/>
          <w:rPrChange w:id="466" w:author="María_Nole" w:date="2023-06-14T13:33:00Z">
            <w:rPr>
              <w:spacing w:val="42"/>
            </w:rPr>
          </w:rPrChange>
        </w:rPr>
        <w:t xml:space="preserve"> </w:t>
      </w:r>
    </w:p>
    <w:tbl>
      <w:tblPr>
        <w:tblStyle w:val="Tablaconcuadrcula"/>
        <w:tblW w:w="5328" w:type="pct"/>
        <w:tblLook w:val="01E0" w:firstRow="1" w:lastRow="1" w:firstColumn="1" w:lastColumn="1" w:noHBand="0" w:noVBand="0"/>
        <w:tblPrChange w:id="467" w:author="María_Nole" w:date="2023-06-14T13:36:00Z">
          <w:tblPr>
            <w:tblW w:w="5258" w:type="pct"/>
            <w:tblCellMar>
              <w:left w:w="0" w:type="dxa"/>
              <w:right w:w="0" w:type="dxa"/>
            </w:tblCellMar>
            <w:tblLook w:val="01E0" w:firstRow="1" w:lastRow="1" w:firstColumn="1" w:lastColumn="1" w:noHBand="0" w:noVBand="0"/>
          </w:tblPr>
        </w:tblPrChange>
      </w:tblPr>
      <w:tblGrid>
        <w:gridCol w:w="3447"/>
        <w:gridCol w:w="5604"/>
        <w:tblGridChange w:id="468">
          <w:tblGrid>
            <w:gridCol w:w="3251"/>
            <w:gridCol w:w="5671"/>
          </w:tblGrid>
        </w:tblGridChange>
      </w:tblGrid>
      <w:tr w:rsidR="008541C4" w:rsidDel="002C3A6D" w14:paraId="7CC96BF2" w14:textId="454C54C7" w:rsidTr="00754364">
        <w:trPr>
          <w:trHeight w:hRule="exact" w:val="651"/>
          <w:del w:id="469" w:author="María_Nole" w:date="2023-06-14T13:52:00Z"/>
          <w:trPrChange w:id="470" w:author="María_Nole" w:date="2023-06-14T13:36:00Z">
            <w:trPr>
              <w:trHeight w:hRule="exact" w:val="1293"/>
            </w:trPr>
          </w:trPrChange>
        </w:trPr>
        <w:tc>
          <w:tcPr>
            <w:tcW w:w="1822" w:type="pct"/>
            <w:tcPrChange w:id="471" w:author="María_Nole" w:date="2023-06-14T13:36:00Z">
              <w:tcPr>
                <w:tcW w:w="1822" w:type="pct"/>
                <w:tcBorders>
                  <w:top w:val="single" w:sz="5" w:space="0" w:color="DEEAF6"/>
                  <w:left w:val="single" w:sz="8" w:space="0" w:color="4F81BC"/>
                  <w:bottom w:val="single" w:sz="8" w:space="0" w:color="4F81BC"/>
                  <w:right w:val="single" w:sz="8" w:space="0" w:color="4F81BC"/>
                </w:tcBorders>
                <w:shd w:val="clear" w:color="auto" w:fill="DEEAF6"/>
              </w:tcPr>
            </w:tcPrChange>
          </w:tcPr>
          <w:p w14:paraId="7BFA4409" w14:textId="30DF74D1" w:rsidR="006A5B55" w:rsidDel="002C3A6D" w:rsidRDefault="006A5B55" w:rsidP="004008FF">
            <w:pPr>
              <w:spacing w:before="7" w:line="100" w:lineRule="exact"/>
              <w:rPr>
                <w:del w:id="472" w:author="María_Nole" w:date="2023-06-14T13:52:00Z"/>
                <w:sz w:val="11"/>
                <w:szCs w:val="11"/>
              </w:rPr>
            </w:pPr>
          </w:p>
          <w:p w14:paraId="4B10FFD6" w14:textId="454F94C2" w:rsidR="006A5B55" w:rsidDel="002C3A6D" w:rsidRDefault="006A5B55" w:rsidP="004008FF">
            <w:pPr>
              <w:ind w:left="1156" w:right="1155"/>
              <w:jc w:val="center"/>
              <w:rPr>
                <w:del w:id="473" w:author="María_Nole" w:date="2023-06-14T13:52:00Z"/>
                <w:rFonts w:ascii="Arial" w:eastAsia="Arial" w:hAnsi="Arial" w:cs="Arial"/>
                <w:sz w:val="18"/>
                <w:szCs w:val="18"/>
              </w:rPr>
            </w:pPr>
            <w:del w:id="474" w:author="María_Nole" w:date="2023-06-14T13:52:00Z">
              <w:r w:rsidDel="002C3A6D">
                <w:rPr>
                  <w:rFonts w:ascii="Arial" w:eastAsia="Arial" w:hAnsi="Arial" w:cs="Arial"/>
                  <w:b/>
                  <w:sz w:val="18"/>
                  <w:szCs w:val="18"/>
                </w:rPr>
                <w:delText>V</w:delText>
              </w:r>
              <w:r w:rsidDel="002C3A6D">
                <w:rPr>
                  <w:rFonts w:ascii="Arial" w:eastAsia="Arial" w:hAnsi="Arial" w:cs="Arial"/>
                  <w:b/>
                  <w:spacing w:val="-3"/>
                  <w:sz w:val="18"/>
                  <w:szCs w:val="18"/>
                </w:rPr>
                <w:delText>A</w:delText>
              </w:r>
              <w:r w:rsidDel="002C3A6D">
                <w:rPr>
                  <w:rFonts w:ascii="Arial" w:eastAsia="Arial" w:hAnsi="Arial" w:cs="Arial"/>
                  <w:b/>
                  <w:sz w:val="18"/>
                  <w:szCs w:val="18"/>
                </w:rPr>
                <w:delText>R</w:delText>
              </w:r>
              <w:r w:rsidDel="002C3A6D">
                <w:rPr>
                  <w:rFonts w:ascii="Arial" w:eastAsia="Arial" w:hAnsi="Arial" w:cs="Arial"/>
                  <w:b/>
                  <w:spacing w:val="2"/>
                  <w:sz w:val="18"/>
                  <w:szCs w:val="18"/>
                </w:rPr>
                <w:delText>I</w:delText>
              </w:r>
              <w:r w:rsidDel="002C3A6D">
                <w:rPr>
                  <w:rFonts w:ascii="Arial" w:eastAsia="Arial" w:hAnsi="Arial" w:cs="Arial"/>
                  <w:b/>
                  <w:sz w:val="18"/>
                  <w:szCs w:val="18"/>
                </w:rPr>
                <w:delText>AB</w:delText>
              </w:r>
              <w:r w:rsidR="008541C4" w:rsidDel="002C3A6D">
                <w:rPr>
                  <w:rFonts w:ascii="Arial" w:eastAsia="Arial" w:hAnsi="Arial" w:cs="Arial"/>
                  <w:b/>
                  <w:sz w:val="18"/>
                  <w:szCs w:val="18"/>
                </w:rPr>
                <w:delText>LE</w:delText>
              </w:r>
            </w:del>
          </w:p>
        </w:tc>
        <w:tc>
          <w:tcPr>
            <w:tcW w:w="3178" w:type="pct"/>
            <w:tcPrChange w:id="475" w:author="María_Nole" w:date="2023-06-14T13:36:00Z">
              <w:tcPr>
                <w:tcW w:w="3178" w:type="pct"/>
                <w:tcBorders>
                  <w:top w:val="single" w:sz="8" w:space="0" w:color="4F81BC"/>
                  <w:left w:val="single" w:sz="8" w:space="0" w:color="4F81BC"/>
                  <w:bottom w:val="single" w:sz="8" w:space="0" w:color="4F81BC"/>
                  <w:right w:val="single" w:sz="8" w:space="0" w:color="4F81BC"/>
                </w:tcBorders>
                <w:shd w:val="clear" w:color="auto" w:fill="DEEAF6"/>
              </w:tcPr>
            </w:tcPrChange>
          </w:tcPr>
          <w:p w14:paraId="6633843D" w14:textId="190AB02B" w:rsidR="006A5B55" w:rsidDel="002C3A6D" w:rsidRDefault="006A5B55" w:rsidP="004008FF">
            <w:pPr>
              <w:spacing w:before="3" w:line="100" w:lineRule="exact"/>
              <w:rPr>
                <w:del w:id="476" w:author="María_Nole" w:date="2023-06-14T13:52:00Z"/>
                <w:sz w:val="11"/>
                <w:szCs w:val="11"/>
              </w:rPr>
            </w:pPr>
          </w:p>
          <w:p w14:paraId="61650DA5" w14:textId="2846F5B1" w:rsidR="006A5B55" w:rsidRPr="008541C4" w:rsidDel="002C3A6D" w:rsidRDefault="008541C4" w:rsidP="008541C4">
            <w:pPr>
              <w:ind w:right="2059"/>
              <w:rPr>
                <w:del w:id="477" w:author="María_Nole" w:date="2023-06-14T13:52:00Z"/>
                <w:rFonts w:ascii="Arial" w:eastAsia="Arial" w:hAnsi="Arial" w:cs="Arial"/>
                <w:b/>
                <w:sz w:val="18"/>
                <w:szCs w:val="18"/>
              </w:rPr>
            </w:pPr>
            <w:del w:id="478" w:author="María_Nole" w:date="2023-06-14T13:52:00Z">
              <w:r w:rsidRPr="008541C4" w:rsidDel="002C3A6D">
                <w:rPr>
                  <w:rFonts w:ascii="Arial" w:eastAsia="Arial" w:hAnsi="Arial" w:cs="Arial"/>
                  <w:b/>
                  <w:sz w:val="18"/>
                  <w:szCs w:val="18"/>
                </w:rPr>
                <w:delText xml:space="preserve">OBSERVACIONES </w:delText>
              </w:r>
            </w:del>
          </w:p>
        </w:tc>
      </w:tr>
      <w:tr w:rsidR="008541C4" w:rsidDel="002C3A6D" w14:paraId="69328465" w14:textId="2A2AEA40" w:rsidTr="000D75EF">
        <w:trPr>
          <w:trHeight w:hRule="exact" w:val="4535"/>
          <w:del w:id="479" w:author="María_Nole" w:date="2023-06-14T13:52:00Z"/>
          <w:trPrChange w:id="480" w:author="María_Nole" w:date="2023-06-14T13:36:00Z">
            <w:trPr>
              <w:trHeight w:hRule="exact" w:val="6088"/>
            </w:trPr>
          </w:trPrChange>
        </w:trPr>
        <w:tc>
          <w:tcPr>
            <w:tcW w:w="1822" w:type="pct"/>
            <w:tcPrChange w:id="481" w:author="María_Nole" w:date="2023-06-14T13:36:00Z">
              <w:tcPr>
                <w:tcW w:w="1822" w:type="pct"/>
                <w:tcBorders>
                  <w:top w:val="single" w:sz="8" w:space="0" w:color="4F81BC"/>
                  <w:left w:val="single" w:sz="8" w:space="0" w:color="4F81BC"/>
                  <w:bottom w:val="single" w:sz="8" w:space="0" w:color="4F81BC"/>
                  <w:right w:val="single" w:sz="8" w:space="0" w:color="4F81BC"/>
                </w:tcBorders>
              </w:tcPr>
            </w:tcPrChange>
          </w:tcPr>
          <w:p w14:paraId="563F3087" w14:textId="1C5D2917" w:rsidR="006A5B55" w:rsidDel="002C3A6D" w:rsidRDefault="006A5B55" w:rsidP="004008FF">
            <w:pPr>
              <w:spacing w:before="9" w:line="140" w:lineRule="exact"/>
              <w:rPr>
                <w:del w:id="482" w:author="María_Nole" w:date="2023-06-14T13:52:00Z"/>
                <w:sz w:val="14"/>
                <w:szCs w:val="14"/>
              </w:rPr>
            </w:pPr>
          </w:p>
          <w:p w14:paraId="51359092" w14:textId="3CFE262E" w:rsidR="006A5B55" w:rsidDel="002C3A6D" w:rsidRDefault="006A5B55" w:rsidP="004008FF">
            <w:pPr>
              <w:spacing w:line="200" w:lineRule="exact"/>
              <w:rPr>
                <w:del w:id="483" w:author="María_Nole" w:date="2023-06-14T13:52:00Z"/>
              </w:rPr>
            </w:pPr>
          </w:p>
          <w:p w14:paraId="0EF80F9A" w14:textId="7D0B8FD8" w:rsidR="006A5B55" w:rsidDel="002C3A6D" w:rsidRDefault="006A5B55" w:rsidP="004008FF">
            <w:pPr>
              <w:spacing w:line="200" w:lineRule="exact"/>
              <w:rPr>
                <w:del w:id="484" w:author="María_Nole" w:date="2023-06-14T13:52:00Z"/>
              </w:rPr>
            </w:pPr>
          </w:p>
          <w:p w14:paraId="5D7B4343" w14:textId="3F9A4934" w:rsidR="006A5B55" w:rsidDel="002C3A6D" w:rsidRDefault="006A5B55" w:rsidP="004008FF">
            <w:pPr>
              <w:spacing w:line="200" w:lineRule="exact"/>
              <w:rPr>
                <w:del w:id="485" w:author="María_Nole" w:date="2023-06-14T13:52:00Z"/>
              </w:rPr>
            </w:pPr>
          </w:p>
          <w:p w14:paraId="5CD043A5" w14:textId="1CF733EC" w:rsidR="006A5B55" w:rsidDel="002C3A6D" w:rsidRDefault="006A5B55" w:rsidP="004008FF">
            <w:pPr>
              <w:spacing w:line="200" w:lineRule="exact"/>
              <w:rPr>
                <w:del w:id="486" w:author="María_Nole" w:date="2023-06-14T13:52:00Z"/>
              </w:rPr>
            </w:pPr>
          </w:p>
          <w:p w14:paraId="3CBFF6C5" w14:textId="4651C880" w:rsidR="006A5B55" w:rsidDel="002C3A6D" w:rsidRDefault="006A5B55" w:rsidP="004008FF">
            <w:pPr>
              <w:spacing w:line="200" w:lineRule="exact"/>
              <w:rPr>
                <w:del w:id="487" w:author="María_Nole" w:date="2023-06-14T13:52:00Z"/>
              </w:rPr>
            </w:pPr>
            <w:del w:id="488" w:author="María_Nole" w:date="2023-06-14T13:52:00Z">
              <w:r w:rsidDel="002C3A6D">
                <w:rPr>
                  <w:rFonts w:ascii="Arial" w:eastAsia="Arial" w:hAnsi="Arial" w:cs="Arial"/>
                  <w:sz w:val="18"/>
                  <w:szCs w:val="18"/>
                </w:rPr>
                <w:delText>I</w:delText>
              </w:r>
              <w:r w:rsidDel="002C3A6D">
                <w:rPr>
                  <w:rFonts w:ascii="Arial" w:eastAsia="Arial" w:hAnsi="Arial" w:cs="Arial"/>
                  <w:spacing w:val="1"/>
                  <w:sz w:val="18"/>
                  <w:szCs w:val="18"/>
                </w:rPr>
                <w:delText>mp</w:delText>
              </w:r>
              <w:r w:rsidDel="002C3A6D">
                <w:rPr>
                  <w:rFonts w:ascii="Arial" w:eastAsia="Arial" w:hAnsi="Arial" w:cs="Arial"/>
                  <w:spacing w:val="-2"/>
                  <w:sz w:val="18"/>
                  <w:szCs w:val="18"/>
                </w:rPr>
                <w:delText>l</w:delText>
              </w:r>
              <w:r w:rsidDel="002C3A6D">
                <w:rPr>
                  <w:rFonts w:ascii="Arial" w:eastAsia="Arial" w:hAnsi="Arial" w:cs="Arial"/>
                  <w:spacing w:val="1"/>
                  <w:sz w:val="18"/>
                  <w:szCs w:val="18"/>
                </w:rPr>
                <w:delText>em</w:delText>
              </w:r>
              <w:r w:rsidDel="002C3A6D">
                <w:rPr>
                  <w:rFonts w:ascii="Arial" w:eastAsia="Arial" w:hAnsi="Arial" w:cs="Arial"/>
                  <w:spacing w:val="-2"/>
                  <w:sz w:val="18"/>
                  <w:szCs w:val="18"/>
                </w:rPr>
                <w:delText>e</w:delText>
              </w:r>
              <w:r w:rsidDel="002C3A6D">
                <w:rPr>
                  <w:rFonts w:ascii="Arial" w:eastAsia="Arial" w:hAnsi="Arial" w:cs="Arial"/>
                  <w:spacing w:val="1"/>
                  <w:sz w:val="18"/>
                  <w:szCs w:val="18"/>
                </w:rPr>
                <w:delText>n</w:delText>
              </w:r>
              <w:r w:rsidDel="002C3A6D">
                <w:rPr>
                  <w:rFonts w:ascii="Arial" w:eastAsia="Arial" w:hAnsi="Arial" w:cs="Arial"/>
                  <w:sz w:val="18"/>
                  <w:szCs w:val="18"/>
                </w:rPr>
                <w:delText>t</w:delText>
              </w:r>
              <w:r w:rsidDel="002C3A6D">
                <w:rPr>
                  <w:rFonts w:ascii="Arial" w:eastAsia="Arial" w:hAnsi="Arial" w:cs="Arial"/>
                  <w:spacing w:val="-1"/>
                  <w:sz w:val="18"/>
                  <w:szCs w:val="18"/>
                </w:rPr>
                <w:delText>a</w:delText>
              </w:r>
              <w:r w:rsidDel="002C3A6D">
                <w:rPr>
                  <w:rFonts w:ascii="Arial" w:eastAsia="Arial" w:hAnsi="Arial" w:cs="Arial"/>
                  <w:spacing w:val="1"/>
                  <w:sz w:val="18"/>
                  <w:szCs w:val="18"/>
                </w:rPr>
                <w:delText>ci</w:delText>
              </w:r>
              <w:r w:rsidDel="002C3A6D">
                <w:rPr>
                  <w:rFonts w:ascii="Arial" w:eastAsia="Arial" w:hAnsi="Arial" w:cs="Arial"/>
                  <w:spacing w:val="-2"/>
                  <w:sz w:val="18"/>
                  <w:szCs w:val="18"/>
                </w:rPr>
                <w:delText>ó</w:delText>
              </w:r>
              <w:r w:rsidDel="002C3A6D">
                <w:rPr>
                  <w:rFonts w:ascii="Arial" w:eastAsia="Arial" w:hAnsi="Arial" w:cs="Arial"/>
                  <w:sz w:val="18"/>
                  <w:szCs w:val="18"/>
                </w:rPr>
                <w:delText>n</w:delText>
              </w:r>
              <w:r w:rsidDel="002C3A6D">
                <w:rPr>
                  <w:rFonts w:ascii="Arial" w:eastAsia="Arial" w:hAnsi="Arial" w:cs="Arial"/>
                  <w:spacing w:val="1"/>
                  <w:sz w:val="18"/>
                  <w:szCs w:val="18"/>
                </w:rPr>
                <w:delText xml:space="preserve"> </w:delText>
              </w:r>
              <w:r w:rsidDel="002C3A6D">
                <w:rPr>
                  <w:rFonts w:ascii="Arial" w:eastAsia="Arial" w:hAnsi="Arial" w:cs="Arial"/>
                  <w:spacing w:val="-2"/>
                  <w:sz w:val="18"/>
                  <w:szCs w:val="18"/>
                </w:rPr>
                <w:delText>d</w:delText>
              </w:r>
              <w:r w:rsidDel="002C3A6D">
                <w:rPr>
                  <w:rFonts w:ascii="Arial" w:eastAsia="Arial" w:hAnsi="Arial" w:cs="Arial"/>
                  <w:sz w:val="18"/>
                  <w:szCs w:val="18"/>
                </w:rPr>
                <w:delText>e Pr</w:delText>
              </w:r>
              <w:r w:rsidDel="002C3A6D">
                <w:rPr>
                  <w:rFonts w:ascii="Arial" w:eastAsia="Arial" w:hAnsi="Arial" w:cs="Arial"/>
                  <w:spacing w:val="-2"/>
                  <w:sz w:val="18"/>
                  <w:szCs w:val="18"/>
                </w:rPr>
                <w:delText>o</w:delText>
              </w:r>
              <w:r w:rsidDel="002C3A6D">
                <w:rPr>
                  <w:rFonts w:ascii="Arial" w:eastAsia="Arial" w:hAnsi="Arial" w:cs="Arial"/>
                  <w:spacing w:val="1"/>
                  <w:sz w:val="18"/>
                  <w:szCs w:val="18"/>
                </w:rPr>
                <w:delText>du</w:delText>
              </w:r>
              <w:r w:rsidDel="002C3A6D">
                <w:rPr>
                  <w:rFonts w:ascii="Arial" w:eastAsia="Arial" w:hAnsi="Arial" w:cs="Arial"/>
                  <w:spacing w:val="-1"/>
                  <w:sz w:val="18"/>
                  <w:szCs w:val="18"/>
                </w:rPr>
                <w:delText>c</w:delText>
              </w:r>
              <w:r w:rsidDel="002C3A6D">
                <w:rPr>
                  <w:rFonts w:ascii="Arial" w:eastAsia="Arial" w:hAnsi="Arial" w:cs="Arial"/>
                  <w:sz w:val="18"/>
                  <w:szCs w:val="18"/>
                </w:rPr>
                <w:delText>t</w:delText>
              </w:r>
              <w:r w:rsidDel="002C3A6D">
                <w:rPr>
                  <w:rFonts w:ascii="Arial" w:eastAsia="Arial" w:hAnsi="Arial" w:cs="Arial"/>
                  <w:spacing w:val="1"/>
                  <w:sz w:val="18"/>
                  <w:szCs w:val="18"/>
                </w:rPr>
                <w:delText>o</w:delText>
              </w:r>
              <w:r w:rsidDel="002C3A6D">
                <w:rPr>
                  <w:rFonts w:ascii="Arial" w:eastAsia="Arial" w:hAnsi="Arial" w:cs="Arial"/>
                  <w:sz w:val="18"/>
                  <w:szCs w:val="18"/>
                </w:rPr>
                <w:delText>s</w:delText>
              </w:r>
              <w:r w:rsidDel="002C3A6D">
                <w:rPr>
                  <w:rFonts w:ascii="Arial" w:eastAsia="Arial" w:hAnsi="Arial" w:cs="Arial"/>
                  <w:spacing w:val="1"/>
                  <w:sz w:val="18"/>
                  <w:szCs w:val="18"/>
                </w:rPr>
                <w:delText xml:space="preserve"> </w:delText>
              </w:r>
              <w:r w:rsidDel="002C3A6D">
                <w:rPr>
                  <w:rFonts w:ascii="Arial" w:eastAsia="Arial" w:hAnsi="Arial" w:cs="Arial"/>
                  <w:spacing w:val="-1"/>
                  <w:sz w:val="18"/>
                  <w:szCs w:val="18"/>
                </w:rPr>
                <w:delText>y</w:delText>
              </w:r>
              <w:r w:rsidDel="002C3A6D">
                <w:rPr>
                  <w:rFonts w:ascii="Arial" w:eastAsia="Arial" w:hAnsi="Arial" w:cs="Arial"/>
                  <w:sz w:val="18"/>
                  <w:szCs w:val="18"/>
                </w:rPr>
                <w:delText>/o S</w:delText>
              </w:r>
              <w:r w:rsidDel="002C3A6D">
                <w:rPr>
                  <w:rFonts w:ascii="Arial" w:eastAsia="Arial" w:hAnsi="Arial" w:cs="Arial"/>
                  <w:spacing w:val="1"/>
                  <w:sz w:val="18"/>
                  <w:szCs w:val="18"/>
                </w:rPr>
                <w:delText>e</w:delText>
              </w:r>
              <w:r w:rsidDel="002C3A6D">
                <w:rPr>
                  <w:rFonts w:ascii="Arial" w:eastAsia="Arial" w:hAnsi="Arial" w:cs="Arial"/>
                  <w:sz w:val="18"/>
                  <w:szCs w:val="18"/>
                </w:rPr>
                <w:delText>r</w:delText>
              </w:r>
              <w:r w:rsidDel="002C3A6D">
                <w:rPr>
                  <w:rFonts w:ascii="Arial" w:eastAsia="Arial" w:hAnsi="Arial" w:cs="Arial"/>
                  <w:spacing w:val="-1"/>
                  <w:sz w:val="18"/>
                  <w:szCs w:val="18"/>
                </w:rPr>
                <w:delText>v</w:delText>
              </w:r>
              <w:r w:rsidDel="002C3A6D">
                <w:rPr>
                  <w:rFonts w:ascii="Arial" w:eastAsia="Arial" w:hAnsi="Arial" w:cs="Arial"/>
                  <w:spacing w:val="1"/>
                  <w:sz w:val="18"/>
                  <w:szCs w:val="18"/>
                </w:rPr>
                <w:delText>ici</w:delText>
              </w:r>
              <w:r w:rsidDel="002C3A6D">
                <w:rPr>
                  <w:rFonts w:ascii="Arial" w:eastAsia="Arial" w:hAnsi="Arial" w:cs="Arial"/>
                  <w:spacing w:val="-2"/>
                  <w:sz w:val="18"/>
                  <w:szCs w:val="18"/>
                </w:rPr>
                <w:delText>o</w:delText>
              </w:r>
              <w:r w:rsidDel="002C3A6D">
                <w:rPr>
                  <w:rFonts w:ascii="Arial" w:eastAsia="Arial" w:hAnsi="Arial" w:cs="Arial"/>
                  <w:sz w:val="18"/>
                  <w:szCs w:val="18"/>
                </w:rPr>
                <w:delText>s</w:delText>
              </w:r>
              <w:r w:rsidDel="002C3A6D">
                <w:rPr>
                  <w:rFonts w:ascii="Arial" w:eastAsia="Arial" w:hAnsi="Arial" w:cs="Arial"/>
                  <w:spacing w:val="3"/>
                  <w:sz w:val="18"/>
                  <w:szCs w:val="18"/>
                </w:rPr>
                <w:delText xml:space="preserve"> </w:delText>
              </w:r>
              <w:r w:rsidDel="002C3A6D">
                <w:rPr>
                  <w:rFonts w:ascii="Arial" w:eastAsia="Arial" w:hAnsi="Arial" w:cs="Arial"/>
                  <w:spacing w:val="1"/>
                  <w:sz w:val="18"/>
                  <w:szCs w:val="18"/>
                </w:rPr>
                <w:delText>es</w:delText>
              </w:r>
              <w:r w:rsidDel="002C3A6D">
                <w:rPr>
                  <w:rFonts w:ascii="Arial" w:eastAsia="Arial" w:hAnsi="Arial" w:cs="Arial"/>
                  <w:sz w:val="18"/>
                  <w:szCs w:val="18"/>
                </w:rPr>
                <w:delText>t</w:delText>
              </w:r>
              <w:r w:rsidDel="002C3A6D">
                <w:rPr>
                  <w:rFonts w:ascii="Arial" w:eastAsia="Arial" w:hAnsi="Arial" w:cs="Arial"/>
                  <w:spacing w:val="-1"/>
                  <w:sz w:val="18"/>
                  <w:szCs w:val="18"/>
                </w:rPr>
                <w:delText>a</w:delText>
              </w:r>
              <w:r w:rsidDel="002C3A6D">
                <w:rPr>
                  <w:rFonts w:ascii="Arial" w:eastAsia="Arial" w:hAnsi="Arial" w:cs="Arial"/>
                  <w:spacing w:val="1"/>
                  <w:sz w:val="18"/>
                  <w:szCs w:val="18"/>
                </w:rPr>
                <w:delText>bl</w:delText>
              </w:r>
              <w:r w:rsidDel="002C3A6D">
                <w:rPr>
                  <w:rFonts w:ascii="Arial" w:eastAsia="Arial" w:hAnsi="Arial" w:cs="Arial"/>
                  <w:spacing w:val="-2"/>
                  <w:sz w:val="18"/>
                  <w:szCs w:val="18"/>
                </w:rPr>
                <w:delText>e</w:delText>
              </w:r>
              <w:r w:rsidDel="002C3A6D">
                <w:rPr>
                  <w:rFonts w:ascii="Arial" w:eastAsia="Arial" w:hAnsi="Arial" w:cs="Arial"/>
                  <w:spacing w:val="1"/>
                  <w:sz w:val="18"/>
                  <w:szCs w:val="18"/>
                </w:rPr>
                <w:delText>ci</w:delText>
              </w:r>
              <w:r w:rsidDel="002C3A6D">
                <w:rPr>
                  <w:rFonts w:ascii="Arial" w:eastAsia="Arial" w:hAnsi="Arial" w:cs="Arial"/>
                  <w:spacing w:val="-2"/>
                  <w:sz w:val="18"/>
                  <w:szCs w:val="18"/>
                </w:rPr>
                <w:delText>d</w:delText>
              </w:r>
              <w:r w:rsidDel="002C3A6D">
                <w:rPr>
                  <w:rFonts w:ascii="Arial" w:eastAsia="Arial" w:hAnsi="Arial" w:cs="Arial"/>
                  <w:spacing w:val="1"/>
                  <w:sz w:val="18"/>
                  <w:szCs w:val="18"/>
                </w:rPr>
                <w:delText>o</w:delText>
              </w:r>
              <w:r w:rsidDel="002C3A6D">
                <w:rPr>
                  <w:rFonts w:ascii="Arial" w:eastAsia="Arial" w:hAnsi="Arial" w:cs="Arial"/>
                  <w:sz w:val="18"/>
                  <w:szCs w:val="18"/>
                </w:rPr>
                <w:delText>s</w:delText>
              </w:r>
              <w:r w:rsidDel="002C3A6D">
                <w:rPr>
                  <w:rFonts w:ascii="Arial" w:eastAsia="Arial" w:hAnsi="Arial" w:cs="Arial"/>
                  <w:spacing w:val="4"/>
                  <w:sz w:val="18"/>
                  <w:szCs w:val="18"/>
                </w:rPr>
                <w:delText xml:space="preserve"> </w:delText>
              </w:r>
              <w:r w:rsidDel="002C3A6D">
                <w:rPr>
                  <w:rFonts w:ascii="Arial" w:eastAsia="Arial" w:hAnsi="Arial" w:cs="Arial"/>
                  <w:spacing w:val="1"/>
                  <w:sz w:val="18"/>
                  <w:szCs w:val="18"/>
                </w:rPr>
                <w:delText>e</w:delText>
              </w:r>
              <w:r w:rsidDel="002C3A6D">
                <w:rPr>
                  <w:rFonts w:ascii="Arial" w:eastAsia="Arial" w:hAnsi="Arial" w:cs="Arial"/>
                  <w:sz w:val="18"/>
                  <w:szCs w:val="18"/>
                </w:rPr>
                <w:delText>n</w:delText>
              </w:r>
              <w:r w:rsidDel="002C3A6D">
                <w:rPr>
                  <w:rFonts w:ascii="Arial" w:eastAsia="Arial" w:hAnsi="Arial" w:cs="Arial"/>
                  <w:spacing w:val="2"/>
                  <w:sz w:val="18"/>
                  <w:szCs w:val="18"/>
                </w:rPr>
                <w:delText xml:space="preserve"> </w:delText>
              </w:r>
              <w:r w:rsidDel="002C3A6D">
                <w:rPr>
                  <w:rFonts w:ascii="Arial" w:eastAsia="Arial" w:hAnsi="Arial" w:cs="Arial"/>
                  <w:spacing w:val="1"/>
                  <w:sz w:val="18"/>
                  <w:szCs w:val="18"/>
                </w:rPr>
                <w:delText>e</w:delText>
              </w:r>
              <w:r w:rsidDel="002C3A6D">
                <w:rPr>
                  <w:rFonts w:ascii="Arial" w:eastAsia="Arial" w:hAnsi="Arial" w:cs="Arial"/>
                  <w:sz w:val="18"/>
                  <w:szCs w:val="18"/>
                </w:rPr>
                <w:delText>l E</w:delText>
              </w:r>
              <w:r w:rsidDel="002C3A6D">
                <w:rPr>
                  <w:rFonts w:ascii="Arial" w:eastAsia="Arial" w:hAnsi="Arial" w:cs="Arial"/>
                  <w:spacing w:val="1"/>
                  <w:sz w:val="18"/>
                  <w:szCs w:val="18"/>
                </w:rPr>
                <w:delText>s</w:delText>
              </w:r>
              <w:r w:rsidDel="002C3A6D">
                <w:rPr>
                  <w:rFonts w:ascii="Arial" w:eastAsia="Arial" w:hAnsi="Arial" w:cs="Arial"/>
                  <w:sz w:val="18"/>
                  <w:szCs w:val="18"/>
                </w:rPr>
                <w:delText>t</w:delText>
              </w:r>
              <w:r w:rsidDel="002C3A6D">
                <w:rPr>
                  <w:rFonts w:ascii="Arial" w:eastAsia="Arial" w:hAnsi="Arial" w:cs="Arial"/>
                  <w:spacing w:val="1"/>
                  <w:sz w:val="18"/>
                  <w:szCs w:val="18"/>
                </w:rPr>
                <w:delText>a</w:delText>
              </w:r>
              <w:r w:rsidDel="002C3A6D">
                <w:rPr>
                  <w:rFonts w:ascii="Arial" w:eastAsia="Arial" w:hAnsi="Arial" w:cs="Arial"/>
                  <w:sz w:val="18"/>
                  <w:szCs w:val="18"/>
                </w:rPr>
                <w:delText>t</w:delText>
              </w:r>
              <w:r w:rsidDel="002C3A6D">
                <w:rPr>
                  <w:rFonts w:ascii="Arial" w:eastAsia="Arial" w:hAnsi="Arial" w:cs="Arial"/>
                  <w:spacing w:val="-1"/>
                  <w:sz w:val="18"/>
                  <w:szCs w:val="18"/>
                </w:rPr>
                <w:delText>u</w:delText>
              </w:r>
              <w:r w:rsidDel="002C3A6D">
                <w:rPr>
                  <w:rFonts w:ascii="Arial" w:eastAsia="Arial" w:hAnsi="Arial" w:cs="Arial"/>
                  <w:sz w:val="18"/>
                  <w:szCs w:val="18"/>
                </w:rPr>
                <w:delText xml:space="preserve">to </w:delText>
              </w:r>
              <w:r w:rsidDel="002C3A6D">
                <w:rPr>
                  <w:rFonts w:ascii="Arial" w:eastAsia="Arial" w:hAnsi="Arial" w:cs="Arial"/>
                  <w:spacing w:val="-1"/>
                  <w:sz w:val="18"/>
                  <w:szCs w:val="18"/>
                </w:rPr>
                <w:delText>O</w:delText>
              </w:r>
              <w:r w:rsidDel="002C3A6D">
                <w:rPr>
                  <w:rFonts w:ascii="Arial" w:eastAsia="Arial" w:hAnsi="Arial" w:cs="Arial"/>
                  <w:sz w:val="18"/>
                  <w:szCs w:val="18"/>
                </w:rPr>
                <w:delText>r</w:delText>
              </w:r>
              <w:r w:rsidDel="002C3A6D">
                <w:rPr>
                  <w:rFonts w:ascii="Arial" w:eastAsia="Arial" w:hAnsi="Arial" w:cs="Arial"/>
                  <w:spacing w:val="1"/>
                  <w:sz w:val="18"/>
                  <w:szCs w:val="18"/>
                </w:rPr>
                <w:delText>gáni</w:delText>
              </w:r>
              <w:r w:rsidDel="002C3A6D">
                <w:rPr>
                  <w:rFonts w:ascii="Arial" w:eastAsia="Arial" w:hAnsi="Arial" w:cs="Arial"/>
                  <w:spacing w:val="-1"/>
                  <w:sz w:val="18"/>
                  <w:szCs w:val="18"/>
                </w:rPr>
                <w:delText>c</w:delText>
              </w:r>
              <w:r w:rsidDel="002C3A6D">
                <w:rPr>
                  <w:rFonts w:ascii="Arial" w:eastAsia="Arial" w:hAnsi="Arial" w:cs="Arial"/>
                  <w:sz w:val="18"/>
                  <w:szCs w:val="18"/>
                </w:rPr>
                <w:delText xml:space="preserve">o </w:delText>
              </w:r>
              <w:r w:rsidDel="002C3A6D">
                <w:rPr>
                  <w:rFonts w:ascii="Arial" w:eastAsia="Arial" w:hAnsi="Arial" w:cs="Arial"/>
                  <w:spacing w:val="-2"/>
                  <w:sz w:val="18"/>
                  <w:szCs w:val="18"/>
                </w:rPr>
                <w:delText>d</w:delText>
              </w:r>
              <w:r w:rsidDel="002C3A6D">
                <w:rPr>
                  <w:rFonts w:ascii="Arial" w:eastAsia="Arial" w:hAnsi="Arial" w:cs="Arial"/>
                  <w:sz w:val="18"/>
                  <w:szCs w:val="18"/>
                </w:rPr>
                <w:delText xml:space="preserve">e </w:delText>
              </w:r>
              <w:r w:rsidDel="002C3A6D">
                <w:rPr>
                  <w:rFonts w:ascii="Arial" w:eastAsia="Arial" w:hAnsi="Arial" w:cs="Arial"/>
                  <w:spacing w:val="-1"/>
                  <w:sz w:val="18"/>
                  <w:szCs w:val="18"/>
                </w:rPr>
                <w:delText>G</w:delText>
              </w:r>
              <w:r w:rsidDel="002C3A6D">
                <w:rPr>
                  <w:rFonts w:ascii="Arial" w:eastAsia="Arial" w:hAnsi="Arial" w:cs="Arial"/>
                  <w:spacing w:val="-2"/>
                  <w:sz w:val="18"/>
                  <w:szCs w:val="18"/>
                </w:rPr>
                <w:delText>e</w:delText>
              </w:r>
              <w:r w:rsidDel="002C3A6D">
                <w:rPr>
                  <w:rFonts w:ascii="Arial" w:eastAsia="Arial" w:hAnsi="Arial" w:cs="Arial"/>
                  <w:spacing w:val="1"/>
                  <w:sz w:val="18"/>
                  <w:szCs w:val="18"/>
                </w:rPr>
                <w:delText>s</w:delText>
              </w:r>
              <w:r w:rsidDel="002C3A6D">
                <w:rPr>
                  <w:rFonts w:ascii="Arial" w:eastAsia="Arial" w:hAnsi="Arial" w:cs="Arial"/>
                  <w:sz w:val="18"/>
                  <w:szCs w:val="18"/>
                </w:rPr>
                <w:delText>t</w:delText>
              </w:r>
              <w:r w:rsidDel="002C3A6D">
                <w:rPr>
                  <w:rFonts w:ascii="Arial" w:eastAsia="Arial" w:hAnsi="Arial" w:cs="Arial"/>
                  <w:spacing w:val="1"/>
                  <w:sz w:val="18"/>
                  <w:szCs w:val="18"/>
                </w:rPr>
                <w:delText>i</w:delText>
              </w:r>
              <w:r w:rsidDel="002C3A6D">
                <w:rPr>
                  <w:rFonts w:ascii="Arial" w:eastAsia="Arial" w:hAnsi="Arial" w:cs="Arial"/>
                  <w:spacing w:val="-2"/>
                  <w:sz w:val="18"/>
                  <w:szCs w:val="18"/>
                </w:rPr>
                <w:delText>ó</w:delText>
              </w:r>
              <w:r w:rsidDel="002C3A6D">
                <w:rPr>
                  <w:rFonts w:ascii="Arial" w:eastAsia="Arial" w:hAnsi="Arial" w:cs="Arial"/>
                  <w:sz w:val="18"/>
                  <w:szCs w:val="18"/>
                </w:rPr>
                <w:delText xml:space="preserve">n </w:delText>
              </w:r>
              <w:r w:rsidDel="002C3A6D">
                <w:rPr>
                  <w:rFonts w:ascii="Arial" w:eastAsia="Arial" w:hAnsi="Arial" w:cs="Arial"/>
                  <w:spacing w:val="-1"/>
                  <w:sz w:val="18"/>
                  <w:szCs w:val="18"/>
                </w:rPr>
                <w:delText>O</w:delText>
              </w:r>
              <w:r w:rsidDel="002C3A6D">
                <w:rPr>
                  <w:rFonts w:ascii="Arial" w:eastAsia="Arial" w:hAnsi="Arial" w:cs="Arial"/>
                  <w:sz w:val="18"/>
                  <w:szCs w:val="18"/>
                </w:rPr>
                <w:delText>r</w:delText>
              </w:r>
              <w:r w:rsidDel="002C3A6D">
                <w:rPr>
                  <w:rFonts w:ascii="Arial" w:eastAsia="Arial" w:hAnsi="Arial" w:cs="Arial"/>
                  <w:spacing w:val="1"/>
                  <w:sz w:val="18"/>
                  <w:szCs w:val="18"/>
                </w:rPr>
                <w:delText>g</w:delText>
              </w:r>
              <w:r w:rsidDel="002C3A6D">
                <w:rPr>
                  <w:rFonts w:ascii="Arial" w:eastAsia="Arial" w:hAnsi="Arial" w:cs="Arial"/>
                  <w:spacing w:val="-2"/>
                  <w:sz w:val="18"/>
                  <w:szCs w:val="18"/>
                </w:rPr>
                <w:delText>a</w:delText>
              </w:r>
              <w:r w:rsidDel="002C3A6D">
                <w:rPr>
                  <w:rFonts w:ascii="Arial" w:eastAsia="Arial" w:hAnsi="Arial" w:cs="Arial"/>
                  <w:spacing w:val="1"/>
                  <w:sz w:val="18"/>
                  <w:szCs w:val="18"/>
                </w:rPr>
                <w:delText>n</w:delText>
              </w:r>
              <w:r w:rsidDel="002C3A6D">
                <w:rPr>
                  <w:rFonts w:ascii="Arial" w:eastAsia="Arial" w:hAnsi="Arial" w:cs="Arial"/>
                  <w:spacing w:val="-2"/>
                  <w:sz w:val="18"/>
                  <w:szCs w:val="18"/>
                </w:rPr>
                <w:delText>i</w:delText>
              </w:r>
              <w:r w:rsidDel="002C3A6D">
                <w:rPr>
                  <w:rFonts w:ascii="Arial" w:eastAsia="Arial" w:hAnsi="Arial" w:cs="Arial"/>
                  <w:spacing w:val="-1"/>
                  <w:sz w:val="18"/>
                  <w:szCs w:val="18"/>
                </w:rPr>
                <w:delText>z</w:delText>
              </w:r>
              <w:r w:rsidDel="002C3A6D">
                <w:rPr>
                  <w:rFonts w:ascii="Arial" w:eastAsia="Arial" w:hAnsi="Arial" w:cs="Arial"/>
                  <w:spacing w:val="1"/>
                  <w:sz w:val="18"/>
                  <w:szCs w:val="18"/>
                </w:rPr>
                <w:delText>acion</w:delText>
              </w:r>
              <w:r w:rsidDel="002C3A6D">
                <w:rPr>
                  <w:rFonts w:ascii="Arial" w:eastAsia="Arial" w:hAnsi="Arial" w:cs="Arial"/>
                  <w:spacing w:val="-2"/>
                  <w:sz w:val="18"/>
                  <w:szCs w:val="18"/>
                </w:rPr>
                <w:delText>a</w:delText>
              </w:r>
              <w:r w:rsidDel="002C3A6D">
                <w:rPr>
                  <w:rFonts w:ascii="Arial" w:eastAsia="Arial" w:hAnsi="Arial" w:cs="Arial"/>
                  <w:sz w:val="18"/>
                  <w:szCs w:val="18"/>
                </w:rPr>
                <w:delText xml:space="preserve">l </w:delText>
              </w:r>
              <w:r w:rsidDel="002C3A6D">
                <w:rPr>
                  <w:rFonts w:ascii="Arial" w:eastAsia="Arial" w:hAnsi="Arial" w:cs="Arial"/>
                  <w:spacing w:val="1"/>
                  <w:sz w:val="18"/>
                  <w:szCs w:val="18"/>
                </w:rPr>
                <w:delText>po</w:delText>
              </w:r>
              <w:r w:rsidDel="002C3A6D">
                <w:rPr>
                  <w:rFonts w:ascii="Arial" w:eastAsia="Arial" w:hAnsi="Arial" w:cs="Arial"/>
                  <w:sz w:val="18"/>
                  <w:szCs w:val="18"/>
                </w:rPr>
                <w:delText>r</w:delText>
              </w:r>
              <w:r w:rsidDel="002C3A6D">
                <w:rPr>
                  <w:rFonts w:ascii="Arial" w:eastAsia="Arial" w:hAnsi="Arial" w:cs="Arial"/>
                  <w:spacing w:val="1"/>
                  <w:sz w:val="18"/>
                  <w:szCs w:val="18"/>
                </w:rPr>
                <w:delText xml:space="preserve"> p</w:delText>
              </w:r>
              <w:r w:rsidDel="002C3A6D">
                <w:rPr>
                  <w:rFonts w:ascii="Arial" w:eastAsia="Arial" w:hAnsi="Arial" w:cs="Arial"/>
                  <w:sz w:val="18"/>
                  <w:szCs w:val="18"/>
                </w:rPr>
                <w:delText>r</w:delText>
              </w:r>
              <w:r w:rsidDel="002C3A6D">
                <w:rPr>
                  <w:rFonts w:ascii="Arial" w:eastAsia="Arial" w:hAnsi="Arial" w:cs="Arial"/>
                  <w:spacing w:val="-2"/>
                  <w:sz w:val="18"/>
                  <w:szCs w:val="18"/>
                </w:rPr>
                <w:delText>o</w:delText>
              </w:r>
              <w:r w:rsidDel="002C3A6D">
                <w:rPr>
                  <w:rFonts w:ascii="Arial" w:eastAsia="Arial" w:hAnsi="Arial" w:cs="Arial"/>
                  <w:spacing w:val="1"/>
                  <w:sz w:val="18"/>
                  <w:szCs w:val="18"/>
                </w:rPr>
                <w:delText>c</w:delText>
              </w:r>
              <w:r w:rsidDel="002C3A6D">
                <w:rPr>
                  <w:rFonts w:ascii="Arial" w:eastAsia="Arial" w:hAnsi="Arial" w:cs="Arial"/>
                  <w:spacing w:val="-2"/>
                  <w:sz w:val="18"/>
                  <w:szCs w:val="18"/>
                </w:rPr>
                <w:delText>e</w:delText>
              </w:r>
              <w:r w:rsidDel="002C3A6D">
                <w:rPr>
                  <w:rFonts w:ascii="Arial" w:eastAsia="Arial" w:hAnsi="Arial" w:cs="Arial"/>
                  <w:spacing w:val="1"/>
                  <w:sz w:val="18"/>
                  <w:szCs w:val="18"/>
                </w:rPr>
                <w:delText>so</w:delText>
              </w:r>
              <w:r w:rsidDel="002C3A6D">
                <w:rPr>
                  <w:rFonts w:ascii="Arial" w:eastAsia="Arial" w:hAnsi="Arial" w:cs="Arial"/>
                  <w:spacing w:val="-1"/>
                  <w:sz w:val="18"/>
                  <w:szCs w:val="18"/>
                </w:rPr>
                <w:delText>s</w:delText>
              </w:r>
              <w:r w:rsidDel="002C3A6D">
                <w:rPr>
                  <w:rFonts w:ascii="Arial" w:eastAsia="Arial" w:hAnsi="Arial" w:cs="Arial"/>
                  <w:sz w:val="18"/>
                  <w:szCs w:val="18"/>
                </w:rPr>
                <w:delText>.</w:delText>
              </w:r>
            </w:del>
          </w:p>
          <w:p w14:paraId="3813BA69" w14:textId="4A85A2DA" w:rsidR="006A5B55" w:rsidDel="002C3A6D" w:rsidRDefault="006A5B55" w:rsidP="004008FF">
            <w:pPr>
              <w:ind w:left="100"/>
              <w:rPr>
                <w:del w:id="489" w:author="María_Nole" w:date="2023-06-14T13:52:00Z"/>
                <w:rFonts w:ascii="Arial" w:eastAsia="Arial" w:hAnsi="Arial" w:cs="Arial"/>
                <w:sz w:val="18"/>
                <w:szCs w:val="18"/>
              </w:rPr>
            </w:pPr>
          </w:p>
        </w:tc>
        <w:tc>
          <w:tcPr>
            <w:tcW w:w="3178" w:type="pct"/>
            <w:tcPrChange w:id="490" w:author="María_Nole" w:date="2023-06-14T13:36:00Z">
              <w:tcPr>
                <w:tcW w:w="3178" w:type="pct"/>
                <w:tcBorders>
                  <w:top w:val="single" w:sz="8" w:space="0" w:color="4F81BC"/>
                  <w:left w:val="single" w:sz="8" w:space="0" w:color="4F81BC"/>
                  <w:bottom w:val="single" w:sz="8" w:space="0" w:color="4F81BC"/>
                  <w:right w:val="single" w:sz="8" w:space="0" w:color="4F81BC"/>
                </w:tcBorders>
              </w:tcPr>
            </w:tcPrChange>
          </w:tcPr>
          <w:p w14:paraId="50DFE614" w14:textId="03C5628F" w:rsidR="006A5B55" w:rsidDel="002C3A6D" w:rsidRDefault="006A5B55" w:rsidP="006A5B55">
            <w:pPr>
              <w:jc w:val="both"/>
              <w:rPr>
                <w:del w:id="491" w:author="María_Nole" w:date="2023-06-14T13:52:00Z"/>
                <w:sz w:val="18"/>
                <w:szCs w:val="18"/>
              </w:rPr>
            </w:pPr>
          </w:p>
          <w:p w14:paraId="388A624F" w14:textId="569A40CD" w:rsidR="006A5B55" w:rsidDel="002C3A6D" w:rsidRDefault="008541C4" w:rsidP="006A5B55">
            <w:pPr>
              <w:tabs>
                <w:tab w:val="left" w:pos="284"/>
                <w:tab w:val="left" w:pos="426"/>
                <w:tab w:val="left" w:pos="567"/>
              </w:tabs>
              <w:contextualSpacing/>
              <w:jc w:val="both"/>
              <w:rPr>
                <w:del w:id="492" w:author="María_Nole" w:date="2023-06-14T13:52:00Z"/>
                <w:sz w:val="18"/>
                <w:lang w:eastAsia="es-EC"/>
              </w:rPr>
            </w:pPr>
            <w:del w:id="493" w:author="María_Nole" w:date="2023-06-14T13:52:00Z">
              <w:r w:rsidDel="002C3A6D">
                <w:rPr>
                  <w:sz w:val="18"/>
                  <w:lang w:eastAsia="es-EC"/>
                </w:rPr>
                <w:delText>.</w:delText>
              </w:r>
            </w:del>
          </w:p>
          <w:p w14:paraId="663241F3" w14:textId="76B4D84E" w:rsidR="008541C4" w:rsidDel="002C3A6D" w:rsidRDefault="008541C4" w:rsidP="006A5B55">
            <w:pPr>
              <w:tabs>
                <w:tab w:val="left" w:pos="284"/>
                <w:tab w:val="left" w:pos="426"/>
                <w:tab w:val="left" w:pos="567"/>
              </w:tabs>
              <w:contextualSpacing/>
              <w:jc w:val="both"/>
              <w:rPr>
                <w:del w:id="494" w:author="María_Nole" w:date="2023-06-14T13:52:00Z"/>
                <w:sz w:val="18"/>
                <w:lang w:eastAsia="es-EC"/>
              </w:rPr>
            </w:pPr>
          </w:p>
          <w:p w14:paraId="44ED9A20" w14:textId="67F74E1C" w:rsidR="008541C4" w:rsidRPr="000D75EF" w:rsidDel="002C3A6D" w:rsidRDefault="00675265" w:rsidP="008541C4">
            <w:pPr>
              <w:tabs>
                <w:tab w:val="left" w:pos="284"/>
                <w:tab w:val="left" w:pos="426"/>
                <w:tab w:val="left" w:pos="567"/>
              </w:tabs>
              <w:contextualSpacing/>
              <w:jc w:val="both"/>
              <w:rPr>
                <w:del w:id="495" w:author="María_Nole" w:date="2023-06-14T13:52:00Z"/>
                <w:sz w:val="18"/>
                <w:szCs w:val="18"/>
                <w:lang w:eastAsia="es-EC"/>
                <w:rPrChange w:id="496" w:author="María_Nole" w:date="2023-06-14T13:34:00Z">
                  <w:rPr>
                    <w:del w:id="497" w:author="María_Nole" w:date="2023-06-14T13:52:00Z"/>
                    <w:sz w:val="18"/>
                    <w:lang w:eastAsia="es-EC"/>
                  </w:rPr>
                </w:rPrChange>
              </w:rPr>
            </w:pPr>
            <w:del w:id="498" w:author="María_Nole" w:date="2023-06-14T13:52:00Z">
              <w:r w:rsidRPr="000D75EF" w:rsidDel="002C3A6D">
                <w:rPr>
                  <w:sz w:val="18"/>
                  <w:szCs w:val="18"/>
                  <w:rPrChange w:id="499" w:author="María_Nole" w:date="2023-06-14T13:34:00Z">
                    <w:rPr>
                      <w:sz w:val="18"/>
                      <w:szCs w:val="20"/>
                    </w:rPr>
                  </w:rPrChange>
                </w:rPr>
                <w:delText>Gestión Zonal De Abastecimiento De Medicamentos, Dispositivos Médicos Y Otros Bienes Estratégicos</w:delText>
              </w:r>
              <w:r w:rsidRPr="000D75EF" w:rsidDel="002C3A6D">
                <w:rPr>
                  <w:sz w:val="18"/>
                  <w:szCs w:val="18"/>
                  <w:lang w:eastAsia="es-EC"/>
                  <w:rPrChange w:id="500" w:author="María_Nole" w:date="2023-06-14T13:34:00Z">
                    <w:rPr>
                      <w:sz w:val="20"/>
                      <w:lang w:eastAsia="es-EC"/>
                    </w:rPr>
                  </w:rPrChange>
                </w:rPr>
                <w:delText xml:space="preserve">: Esta gestión </w:delText>
              </w:r>
              <w:r w:rsidR="008541C4" w:rsidRPr="00CE7E5D" w:rsidDel="002C3A6D">
                <w:rPr>
                  <w:sz w:val="18"/>
                  <w:szCs w:val="18"/>
                  <w:lang w:eastAsia="es-EC"/>
                </w:rPr>
                <w:delText xml:space="preserve">contempla veinte  (20) productos; la entidad reporta el cumplimiento de los diez y ocho (18) productos y la no ejecución de dos ( 2) productos; sin embargo </w:delText>
              </w:r>
              <w:r w:rsidRPr="000D75EF" w:rsidDel="002C3A6D">
                <w:rPr>
                  <w:sz w:val="18"/>
                  <w:szCs w:val="18"/>
                  <w:lang w:eastAsia="es-EC"/>
                  <w:rPrChange w:id="501" w:author="María_Nole" w:date="2023-06-14T13:34:00Z">
                    <w:rPr>
                      <w:sz w:val="18"/>
                      <w:lang w:eastAsia="es-EC"/>
                    </w:rPr>
                  </w:rPrChange>
                </w:rPr>
                <w:delText>no se remite el documento verificable,  así como también existe diferencias entre los productos aprobados de acuerdo al Estatuto y los ejecutados en la matriz de metas año 2022</w:delText>
              </w:r>
            </w:del>
          </w:p>
          <w:p w14:paraId="23E29DAA" w14:textId="157C677C" w:rsidR="008541C4" w:rsidDel="002C3A6D" w:rsidRDefault="008541C4" w:rsidP="006A5B55">
            <w:pPr>
              <w:tabs>
                <w:tab w:val="left" w:pos="284"/>
                <w:tab w:val="left" w:pos="426"/>
                <w:tab w:val="left" w:pos="567"/>
              </w:tabs>
              <w:contextualSpacing/>
              <w:jc w:val="both"/>
              <w:rPr>
                <w:del w:id="502" w:author="María_Nole" w:date="2023-06-14T13:52:00Z"/>
                <w:sz w:val="18"/>
                <w:lang w:eastAsia="es-EC"/>
              </w:rPr>
            </w:pPr>
          </w:p>
          <w:p w14:paraId="226DCBDC" w14:textId="609AB552" w:rsidR="006A5B55" w:rsidRPr="00686920" w:rsidDel="002C3A6D" w:rsidRDefault="006A5B55" w:rsidP="004008FF">
            <w:pPr>
              <w:jc w:val="both"/>
              <w:rPr>
                <w:del w:id="503" w:author="María_Nole" w:date="2023-06-14T13:52:00Z"/>
                <w:sz w:val="20"/>
                <w:szCs w:val="20"/>
                <w:lang w:val="es-ES"/>
              </w:rPr>
            </w:pPr>
          </w:p>
        </w:tc>
      </w:tr>
      <w:tr w:rsidR="008541C4" w:rsidDel="002C3A6D" w14:paraId="342EFA56" w14:textId="69D86DB7" w:rsidTr="000D75EF">
        <w:trPr>
          <w:trHeight w:hRule="exact" w:val="4219"/>
          <w:del w:id="504" w:author="María_Nole" w:date="2023-06-14T13:52:00Z"/>
          <w:trPrChange w:id="505" w:author="María_Nole" w:date="2023-06-14T13:36:00Z">
            <w:trPr>
              <w:trHeight w:hRule="exact" w:val="3559"/>
            </w:trPr>
          </w:trPrChange>
        </w:trPr>
        <w:tc>
          <w:tcPr>
            <w:tcW w:w="1822" w:type="pct"/>
            <w:tcPrChange w:id="506" w:author="María_Nole" w:date="2023-06-14T13:36:00Z">
              <w:tcPr>
                <w:tcW w:w="1822" w:type="pct"/>
                <w:tcBorders>
                  <w:top w:val="single" w:sz="8" w:space="0" w:color="4F81BC"/>
                  <w:left w:val="single" w:sz="8" w:space="0" w:color="4F81BC"/>
                  <w:bottom w:val="single" w:sz="8" w:space="0" w:color="4F81BC"/>
                  <w:right w:val="single" w:sz="8" w:space="0" w:color="4F81BC"/>
                </w:tcBorders>
                <w:vAlign w:val="center"/>
              </w:tcPr>
            </w:tcPrChange>
          </w:tcPr>
          <w:p w14:paraId="520E0FDA" w14:textId="4B695C76" w:rsidR="006A5B55" w:rsidDel="002C3A6D" w:rsidRDefault="006A5B55" w:rsidP="004008FF">
            <w:pPr>
              <w:spacing w:line="200" w:lineRule="exact"/>
              <w:rPr>
                <w:del w:id="507" w:author="María_Nole" w:date="2023-06-14T13:52:00Z"/>
              </w:rPr>
            </w:pPr>
          </w:p>
          <w:p w14:paraId="0082ED06" w14:textId="240CF216" w:rsidR="006A5B55" w:rsidDel="002C3A6D" w:rsidRDefault="006A5B55" w:rsidP="004008FF">
            <w:pPr>
              <w:spacing w:line="200" w:lineRule="exact"/>
              <w:jc w:val="center"/>
              <w:rPr>
                <w:del w:id="508" w:author="María_Nole" w:date="2023-06-14T13:52:00Z"/>
              </w:rPr>
            </w:pPr>
          </w:p>
          <w:p w14:paraId="0FD2E954" w14:textId="1FAFF9F4" w:rsidR="008541C4" w:rsidDel="002C3A6D" w:rsidRDefault="008541C4" w:rsidP="008541C4">
            <w:pPr>
              <w:autoSpaceDE w:val="0"/>
              <w:autoSpaceDN w:val="0"/>
              <w:adjustRightInd w:val="0"/>
              <w:rPr>
                <w:del w:id="509" w:author="María_Nole" w:date="2023-06-14T13:52:00Z"/>
                <w:rFonts w:ascii="Arial" w:hAnsi="Arial" w:cs="Arial"/>
                <w:color w:val="000000"/>
                <w:sz w:val="18"/>
                <w:szCs w:val="18"/>
              </w:rPr>
            </w:pPr>
            <w:del w:id="510" w:author="María_Nole" w:date="2023-06-14T13:52:00Z">
              <w:r w:rsidDel="002C3A6D">
                <w:rPr>
                  <w:rFonts w:ascii="Arial" w:hAnsi="Arial" w:cs="Arial"/>
                  <w:color w:val="000000"/>
                  <w:sz w:val="18"/>
                  <w:szCs w:val="18"/>
                </w:rPr>
                <w:delText>Implementación de Manual de</w:delText>
              </w:r>
            </w:del>
          </w:p>
          <w:p w14:paraId="57102303" w14:textId="467F778D" w:rsidR="006A5B55" w:rsidRPr="008541C4" w:rsidDel="002C3A6D" w:rsidRDefault="008541C4" w:rsidP="008541C4">
            <w:pPr>
              <w:autoSpaceDE w:val="0"/>
              <w:autoSpaceDN w:val="0"/>
              <w:adjustRightInd w:val="0"/>
              <w:rPr>
                <w:del w:id="511" w:author="María_Nole" w:date="2023-06-14T13:52:00Z"/>
                <w:rFonts w:ascii="Arial" w:hAnsi="Arial" w:cs="Arial"/>
                <w:color w:val="000000"/>
                <w:sz w:val="18"/>
                <w:szCs w:val="18"/>
              </w:rPr>
            </w:pPr>
            <w:del w:id="512" w:author="María_Nole" w:date="2023-06-14T13:52:00Z">
              <w:r w:rsidDel="002C3A6D">
                <w:rPr>
                  <w:rFonts w:ascii="Arial" w:hAnsi="Arial" w:cs="Arial"/>
                  <w:color w:val="000000"/>
                  <w:sz w:val="18"/>
                  <w:szCs w:val="18"/>
                </w:rPr>
                <w:delText>Descripción, Valoración y Clasificación de Puestos</w:delText>
              </w:r>
              <w:r w:rsidR="006A5B55" w:rsidDel="002C3A6D">
                <w:rPr>
                  <w:rFonts w:ascii="Arial" w:eastAsia="Arial" w:hAnsi="Arial" w:cs="Arial"/>
                  <w:sz w:val="18"/>
                  <w:szCs w:val="18"/>
                </w:rPr>
                <w:delText>.</w:delText>
              </w:r>
            </w:del>
          </w:p>
          <w:p w14:paraId="211C196F" w14:textId="231A46D9" w:rsidR="006A5B55" w:rsidDel="002C3A6D" w:rsidRDefault="006A5B55" w:rsidP="004008FF">
            <w:pPr>
              <w:ind w:left="100" w:right="63"/>
              <w:jc w:val="center"/>
              <w:rPr>
                <w:del w:id="513" w:author="María_Nole" w:date="2023-06-14T13:52:00Z"/>
                <w:rFonts w:ascii="Arial" w:eastAsia="Arial" w:hAnsi="Arial" w:cs="Arial"/>
                <w:sz w:val="18"/>
                <w:szCs w:val="18"/>
              </w:rPr>
            </w:pPr>
          </w:p>
          <w:p w14:paraId="4E088E04" w14:textId="421CB884" w:rsidR="006A5B55" w:rsidDel="002C3A6D" w:rsidRDefault="006A5B55" w:rsidP="004008FF">
            <w:pPr>
              <w:ind w:left="100" w:right="63"/>
              <w:jc w:val="center"/>
              <w:rPr>
                <w:del w:id="514" w:author="María_Nole" w:date="2023-06-14T13:52:00Z"/>
                <w:rFonts w:ascii="Arial" w:eastAsia="Arial" w:hAnsi="Arial" w:cs="Arial"/>
                <w:sz w:val="18"/>
                <w:szCs w:val="18"/>
              </w:rPr>
            </w:pPr>
          </w:p>
          <w:p w14:paraId="393D0F5D" w14:textId="62DF76F1" w:rsidR="006A5B55" w:rsidDel="002C3A6D" w:rsidRDefault="006A5B55" w:rsidP="004008FF">
            <w:pPr>
              <w:ind w:left="100" w:right="63"/>
              <w:jc w:val="center"/>
              <w:rPr>
                <w:del w:id="515" w:author="María_Nole" w:date="2023-06-14T13:52:00Z"/>
                <w:rFonts w:ascii="Arial" w:eastAsia="Arial" w:hAnsi="Arial" w:cs="Arial"/>
                <w:sz w:val="18"/>
                <w:szCs w:val="18"/>
              </w:rPr>
            </w:pPr>
          </w:p>
          <w:p w14:paraId="76832971" w14:textId="31E2F755" w:rsidR="006A5B55" w:rsidDel="002C3A6D" w:rsidRDefault="006A5B55" w:rsidP="004008FF">
            <w:pPr>
              <w:ind w:left="100" w:right="63"/>
              <w:jc w:val="center"/>
              <w:rPr>
                <w:del w:id="516" w:author="María_Nole" w:date="2023-06-14T13:52:00Z"/>
                <w:rFonts w:ascii="Arial" w:eastAsia="Arial" w:hAnsi="Arial" w:cs="Arial"/>
                <w:sz w:val="18"/>
                <w:szCs w:val="18"/>
              </w:rPr>
            </w:pPr>
          </w:p>
          <w:p w14:paraId="20D9B8E8" w14:textId="6B37546A" w:rsidR="006A5B55" w:rsidDel="002C3A6D" w:rsidRDefault="006A5B55" w:rsidP="004008FF">
            <w:pPr>
              <w:ind w:left="100" w:right="63"/>
              <w:jc w:val="center"/>
              <w:rPr>
                <w:del w:id="517" w:author="María_Nole" w:date="2023-06-14T13:52:00Z"/>
                <w:rFonts w:ascii="Arial" w:eastAsia="Arial" w:hAnsi="Arial" w:cs="Arial"/>
                <w:sz w:val="18"/>
                <w:szCs w:val="18"/>
              </w:rPr>
            </w:pPr>
          </w:p>
          <w:p w14:paraId="5B9762A3" w14:textId="44AE4CDC" w:rsidR="006A5B55" w:rsidDel="002C3A6D" w:rsidRDefault="006A5B55" w:rsidP="004008FF">
            <w:pPr>
              <w:ind w:left="100" w:right="63"/>
              <w:jc w:val="center"/>
              <w:rPr>
                <w:del w:id="518" w:author="María_Nole" w:date="2023-06-14T13:52:00Z"/>
                <w:rFonts w:ascii="Arial" w:eastAsia="Arial" w:hAnsi="Arial" w:cs="Arial"/>
                <w:sz w:val="18"/>
                <w:szCs w:val="18"/>
              </w:rPr>
            </w:pPr>
          </w:p>
          <w:p w14:paraId="59AFF68F" w14:textId="6DC7728E" w:rsidR="006A5B55" w:rsidDel="002C3A6D" w:rsidRDefault="006A5B55" w:rsidP="004008FF">
            <w:pPr>
              <w:ind w:left="100" w:right="63"/>
              <w:jc w:val="center"/>
              <w:rPr>
                <w:del w:id="519" w:author="María_Nole" w:date="2023-06-14T13:52:00Z"/>
                <w:rFonts w:ascii="Arial" w:eastAsia="Arial" w:hAnsi="Arial" w:cs="Arial"/>
                <w:sz w:val="18"/>
                <w:szCs w:val="18"/>
              </w:rPr>
            </w:pPr>
          </w:p>
          <w:p w14:paraId="4E92A2A4" w14:textId="17829B3D" w:rsidR="006A5B55" w:rsidDel="002C3A6D" w:rsidRDefault="006A5B55" w:rsidP="004008FF">
            <w:pPr>
              <w:ind w:left="100" w:right="63"/>
              <w:jc w:val="center"/>
              <w:rPr>
                <w:del w:id="520" w:author="María_Nole" w:date="2023-06-14T13:52:00Z"/>
                <w:rFonts w:ascii="Arial" w:eastAsia="Arial" w:hAnsi="Arial" w:cs="Arial"/>
                <w:sz w:val="18"/>
                <w:szCs w:val="18"/>
              </w:rPr>
            </w:pPr>
          </w:p>
        </w:tc>
        <w:tc>
          <w:tcPr>
            <w:tcW w:w="3178" w:type="pct"/>
            <w:tcPrChange w:id="521" w:author="María_Nole" w:date="2023-06-14T13:36:00Z">
              <w:tcPr>
                <w:tcW w:w="3178" w:type="pct"/>
                <w:tcBorders>
                  <w:top w:val="single" w:sz="8" w:space="0" w:color="4F81BC"/>
                  <w:left w:val="single" w:sz="8" w:space="0" w:color="4F81BC"/>
                  <w:bottom w:val="single" w:sz="8" w:space="0" w:color="4F81BC"/>
                  <w:right w:val="single" w:sz="8" w:space="0" w:color="4F81BC"/>
                </w:tcBorders>
              </w:tcPr>
            </w:tcPrChange>
          </w:tcPr>
          <w:p w14:paraId="6A764D7C" w14:textId="088A2B23" w:rsidR="006A5B55" w:rsidRPr="000D75EF" w:rsidDel="002C3A6D" w:rsidRDefault="006A5B55" w:rsidP="004008FF">
            <w:pPr>
              <w:spacing w:before="6" w:line="200" w:lineRule="exact"/>
              <w:rPr>
                <w:del w:id="522" w:author="María_Nole" w:date="2023-06-14T13:52:00Z"/>
                <w:sz w:val="18"/>
                <w:szCs w:val="18"/>
                <w:rPrChange w:id="523" w:author="María_Nole" w:date="2023-06-14T13:34:00Z">
                  <w:rPr>
                    <w:del w:id="524" w:author="María_Nole" w:date="2023-06-14T13:52:00Z"/>
                  </w:rPr>
                </w:rPrChange>
              </w:rPr>
            </w:pPr>
          </w:p>
          <w:p w14:paraId="7536B1B7" w14:textId="335E2D2A" w:rsidR="006A5B55" w:rsidRPr="000D75EF" w:rsidDel="002C3A6D" w:rsidRDefault="008541C4" w:rsidP="004008FF">
            <w:pPr>
              <w:pStyle w:val="Default"/>
              <w:jc w:val="both"/>
              <w:rPr>
                <w:del w:id="525" w:author="María_Nole" w:date="2023-06-14T13:52:00Z"/>
                <w:rFonts w:asciiTheme="minorHAnsi" w:hAnsiTheme="minorHAnsi" w:cstheme="minorHAnsi"/>
                <w:sz w:val="18"/>
                <w:szCs w:val="18"/>
                <w:rPrChange w:id="526" w:author="María_Nole" w:date="2023-06-14T13:34:00Z">
                  <w:rPr>
                    <w:del w:id="527" w:author="María_Nole" w:date="2023-06-14T13:52:00Z"/>
                    <w:rFonts w:cs="Calibri"/>
                    <w:sz w:val="18"/>
                    <w:szCs w:val="20"/>
                  </w:rPr>
                </w:rPrChange>
              </w:rPr>
            </w:pPr>
            <w:del w:id="528" w:author="María_Nole" w:date="2023-06-14T13:52:00Z">
              <w:r w:rsidRPr="000D75EF" w:rsidDel="002C3A6D">
                <w:rPr>
                  <w:rFonts w:asciiTheme="minorHAnsi" w:hAnsiTheme="minorHAnsi" w:cstheme="minorHAnsi"/>
                  <w:sz w:val="18"/>
                  <w:szCs w:val="18"/>
                  <w:rPrChange w:id="529" w:author="María_Nole" w:date="2023-06-14T13:34:00Z">
                    <w:rPr>
                      <w:rFonts w:cs="Calibri"/>
                      <w:sz w:val="18"/>
                      <w:szCs w:val="20"/>
                    </w:rPr>
                  </w:rPrChange>
                </w:rPr>
                <w:delText>Se comparó la</w:delText>
              </w:r>
              <w:r w:rsidR="006B5610" w:rsidRPr="000D75EF" w:rsidDel="002C3A6D">
                <w:rPr>
                  <w:rFonts w:asciiTheme="minorHAnsi" w:hAnsiTheme="minorHAnsi" w:cstheme="minorHAnsi"/>
                  <w:sz w:val="18"/>
                  <w:szCs w:val="18"/>
                  <w:rPrChange w:id="530" w:author="María_Nole" w:date="2023-06-14T13:34:00Z">
                    <w:rPr>
                      <w:rFonts w:cs="Calibri"/>
                      <w:sz w:val="18"/>
                      <w:szCs w:val="20"/>
                    </w:rPr>
                  </w:rPrChange>
                </w:rPr>
                <w:delText>s</w:delText>
              </w:r>
              <w:r w:rsidRPr="000D75EF" w:rsidDel="002C3A6D">
                <w:rPr>
                  <w:rFonts w:asciiTheme="minorHAnsi" w:hAnsiTheme="minorHAnsi" w:cstheme="minorHAnsi"/>
                  <w:sz w:val="18"/>
                  <w:szCs w:val="18"/>
                  <w:rPrChange w:id="531" w:author="María_Nole" w:date="2023-06-14T13:34:00Z">
                    <w:rPr>
                      <w:rFonts w:cs="Calibri"/>
                      <w:sz w:val="18"/>
                      <w:szCs w:val="20"/>
                    </w:rPr>
                  </w:rPrChange>
                </w:rPr>
                <w:delText>unidades administrativas y de gestión interna, establecidas en el Estatuto Orgánico de Gestión Organizacional por Procesos con la información establecida en el índice del Manual de Descripción, Valoración y Clasificación de Puestos aprobado para las Coordinación Zonal  del Ministerio de Salud.</w:delText>
              </w:r>
            </w:del>
          </w:p>
          <w:p w14:paraId="3C334076" w14:textId="3EF774CE" w:rsidR="008541C4" w:rsidRPr="000D75EF" w:rsidDel="002C3A6D" w:rsidRDefault="008541C4" w:rsidP="004008FF">
            <w:pPr>
              <w:pStyle w:val="Default"/>
              <w:jc w:val="both"/>
              <w:rPr>
                <w:del w:id="532" w:author="María_Nole" w:date="2023-06-14T13:52:00Z"/>
                <w:rFonts w:asciiTheme="minorHAnsi" w:hAnsiTheme="minorHAnsi" w:cstheme="minorHAnsi"/>
                <w:sz w:val="18"/>
                <w:szCs w:val="18"/>
                <w:rPrChange w:id="533" w:author="María_Nole" w:date="2023-06-14T13:34:00Z">
                  <w:rPr>
                    <w:del w:id="534" w:author="María_Nole" w:date="2023-06-14T13:52:00Z"/>
                    <w:rFonts w:cs="Calibri"/>
                    <w:sz w:val="18"/>
                    <w:szCs w:val="20"/>
                  </w:rPr>
                </w:rPrChange>
              </w:rPr>
            </w:pPr>
          </w:p>
          <w:p w14:paraId="641BEFDC" w14:textId="0DD5FE5B" w:rsidR="0065655E" w:rsidRPr="000D75EF" w:rsidDel="002C3A6D" w:rsidRDefault="008541C4" w:rsidP="00F52466">
            <w:pPr>
              <w:autoSpaceDE w:val="0"/>
              <w:autoSpaceDN w:val="0"/>
              <w:adjustRightInd w:val="0"/>
              <w:jc w:val="both"/>
              <w:rPr>
                <w:del w:id="535" w:author="María_Nole" w:date="2023-06-14T13:52:00Z"/>
                <w:rFonts w:cstheme="minorHAnsi"/>
                <w:sz w:val="18"/>
                <w:szCs w:val="18"/>
                <w:lang w:val="es-ES"/>
                <w:rPrChange w:id="536" w:author="María_Nole" w:date="2023-06-14T13:34:00Z">
                  <w:rPr>
                    <w:del w:id="537" w:author="María_Nole" w:date="2023-06-14T13:52:00Z"/>
                    <w:sz w:val="16"/>
                    <w:szCs w:val="19"/>
                    <w:lang w:val="es-ES"/>
                  </w:rPr>
                </w:rPrChange>
              </w:rPr>
            </w:pPr>
            <w:del w:id="538" w:author="María_Nole" w:date="2023-06-14T13:52:00Z">
              <w:r w:rsidRPr="000D75EF" w:rsidDel="002C3A6D">
                <w:rPr>
                  <w:rFonts w:cstheme="minorHAnsi"/>
                  <w:sz w:val="18"/>
                  <w:szCs w:val="18"/>
                  <w:lang w:val="es-ES"/>
                  <w:rPrChange w:id="539" w:author="María_Nole" w:date="2023-06-14T13:34:00Z">
                    <w:rPr>
                      <w:sz w:val="16"/>
                      <w:szCs w:val="19"/>
                      <w:lang w:val="es-ES"/>
                    </w:rPr>
                  </w:rPrChange>
                </w:rPr>
                <w:delText xml:space="preserve">Se constata que el Manual de Descripción, Valoración y Clasificación de Puestos del Ministerio de Salud,  contempla la Dirección Zonal de Gobernanza de la salud sin embargo no consta en el Estatuto Orgánico de Gestión Organizacional por Procesos establecidas para las Coordinación Zonal Desconcentradas.  </w:delText>
              </w:r>
            </w:del>
          </w:p>
          <w:p w14:paraId="096ED9D5" w14:textId="0455E3E3" w:rsidR="008541C4" w:rsidRPr="000D75EF" w:rsidDel="002C3A6D" w:rsidRDefault="008541C4" w:rsidP="004008FF">
            <w:pPr>
              <w:pStyle w:val="Default"/>
              <w:jc w:val="both"/>
              <w:rPr>
                <w:del w:id="540" w:author="María_Nole" w:date="2023-06-14T13:52:00Z"/>
                <w:rFonts w:asciiTheme="minorHAnsi" w:hAnsiTheme="minorHAnsi" w:cstheme="minorHAnsi"/>
                <w:sz w:val="18"/>
                <w:szCs w:val="18"/>
                <w:rPrChange w:id="541" w:author="María_Nole" w:date="2023-06-14T13:34:00Z">
                  <w:rPr>
                    <w:del w:id="542" w:author="María_Nole" w:date="2023-06-14T13:52:00Z"/>
                    <w:rFonts w:cs="Calibri"/>
                    <w:sz w:val="18"/>
                    <w:szCs w:val="20"/>
                  </w:rPr>
                </w:rPrChange>
              </w:rPr>
            </w:pPr>
            <w:del w:id="543" w:author="María_Nole" w:date="2023-06-14T13:52:00Z">
              <w:r w:rsidRPr="000D75EF" w:rsidDel="002C3A6D">
                <w:rPr>
                  <w:rFonts w:asciiTheme="minorHAnsi" w:hAnsiTheme="minorHAnsi" w:cstheme="minorHAnsi"/>
                  <w:bCs/>
                  <w:sz w:val="18"/>
                  <w:szCs w:val="18"/>
                  <w:rPrChange w:id="544" w:author="María_Nole" w:date="2023-06-14T13:34:00Z">
                    <w:rPr>
                      <w:rFonts w:cs="Times New Roman"/>
                      <w:bCs/>
                      <w:sz w:val="16"/>
                      <w:szCs w:val="13"/>
                    </w:rPr>
                  </w:rPrChange>
                </w:rPr>
                <w:delText>Del índice ocupacional del Manual de Descripción, Valoración y Clasificación de Puestos del Ministerio de Salud establecido para la Coordinación Zonal, con la información registrada en el Distributivo Marzo 2023, se evidencia veintiocho (28) puestos no se encuentran en el Distributivo Marzo 2023, y doce (12) puestos implementados pero no constan en el Manual de Puestos vigente</w:delText>
              </w:r>
            </w:del>
          </w:p>
          <w:p w14:paraId="6DF29D8C" w14:textId="6E142B6B" w:rsidR="006A5B55" w:rsidRPr="000D75EF" w:rsidDel="002C3A6D" w:rsidRDefault="006A5B55" w:rsidP="004008FF">
            <w:pPr>
              <w:spacing w:before="6" w:line="200" w:lineRule="exact"/>
              <w:rPr>
                <w:del w:id="545" w:author="María_Nole" w:date="2023-06-14T13:52:00Z"/>
                <w:rFonts w:cstheme="minorHAnsi"/>
                <w:sz w:val="18"/>
                <w:szCs w:val="18"/>
                <w:rPrChange w:id="546" w:author="María_Nole" w:date="2023-06-14T13:34:00Z">
                  <w:rPr>
                    <w:del w:id="547" w:author="María_Nole" w:date="2023-06-14T13:52:00Z"/>
                  </w:rPr>
                </w:rPrChange>
              </w:rPr>
            </w:pPr>
          </w:p>
          <w:p w14:paraId="0F92EEDC" w14:textId="16D28B4E" w:rsidR="006A5B55" w:rsidRPr="000D75EF" w:rsidDel="002C3A6D" w:rsidRDefault="006A5B55" w:rsidP="004008FF">
            <w:pPr>
              <w:spacing w:before="6" w:line="200" w:lineRule="exact"/>
              <w:rPr>
                <w:del w:id="548" w:author="María_Nole" w:date="2023-06-14T13:52:00Z"/>
                <w:sz w:val="18"/>
                <w:szCs w:val="18"/>
                <w:rPrChange w:id="549" w:author="María_Nole" w:date="2023-06-14T13:34:00Z">
                  <w:rPr>
                    <w:del w:id="550" w:author="María_Nole" w:date="2023-06-14T13:52:00Z"/>
                  </w:rPr>
                </w:rPrChange>
              </w:rPr>
            </w:pPr>
          </w:p>
          <w:p w14:paraId="12E23016" w14:textId="2636E450" w:rsidR="006A5B55" w:rsidRPr="000D75EF" w:rsidDel="002C3A6D" w:rsidRDefault="006A5B55" w:rsidP="004008FF">
            <w:pPr>
              <w:spacing w:before="6" w:line="200" w:lineRule="exact"/>
              <w:rPr>
                <w:del w:id="551" w:author="María_Nole" w:date="2023-06-14T13:52:00Z"/>
                <w:sz w:val="18"/>
                <w:szCs w:val="18"/>
                <w:rPrChange w:id="552" w:author="María_Nole" w:date="2023-06-14T13:34:00Z">
                  <w:rPr>
                    <w:del w:id="553" w:author="María_Nole" w:date="2023-06-14T13:52:00Z"/>
                  </w:rPr>
                </w:rPrChange>
              </w:rPr>
            </w:pPr>
          </w:p>
          <w:p w14:paraId="0A5B7E62" w14:textId="22E194A6" w:rsidR="006A5B55" w:rsidRPr="000D75EF" w:rsidDel="002C3A6D" w:rsidRDefault="006A5B55" w:rsidP="004008FF">
            <w:pPr>
              <w:spacing w:before="6" w:line="200" w:lineRule="exact"/>
              <w:rPr>
                <w:del w:id="554" w:author="María_Nole" w:date="2023-06-14T13:52:00Z"/>
                <w:sz w:val="18"/>
                <w:szCs w:val="18"/>
                <w:rPrChange w:id="555" w:author="María_Nole" w:date="2023-06-14T13:34:00Z">
                  <w:rPr>
                    <w:del w:id="556" w:author="María_Nole" w:date="2023-06-14T13:52:00Z"/>
                  </w:rPr>
                </w:rPrChange>
              </w:rPr>
            </w:pPr>
          </w:p>
          <w:p w14:paraId="730C2687" w14:textId="43107800" w:rsidR="006A5B55" w:rsidRPr="000D75EF" w:rsidDel="002C3A6D" w:rsidRDefault="006A5B55" w:rsidP="004008FF">
            <w:pPr>
              <w:ind w:left="100" w:right="50"/>
              <w:jc w:val="both"/>
              <w:rPr>
                <w:del w:id="557" w:author="María_Nole" w:date="2023-06-14T13:52:00Z"/>
                <w:rFonts w:ascii="Arial" w:eastAsia="Arial" w:hAnsi="Arial" w:cs="Arial"/>
                <w:sz w:val="18"/>
                <w:szCs w:val="18"/>
              </w:rPr>
            </w:pPr>
          </w:p>
        </w:tc>
      </w:tr>
    </w:tbl>
    <w:p w14:paraId="5B69A213" w14:textId="77777777" w:rsidR="00F52466" w:rsidRDefault="00F52466" w:rsidP="004008FF">
      <w:pPr>
        <w:spacing w:before="2" w:line="120" w:lineRule="exact"/>
        <w:rPr>
          <w:sz w:val="12"/>
          <w:szCs w:val="12"/>
        </w:rPr>
        <w:sectPr w:rsidR="00F52466" w:rsidSect="00B804C2">
          <w:headerReference w:type="even" r:id="rId8"/>
          <w:headerReference w:type="default" r:id="rId9"/>
          <w:headerReference w:type="first" r:id="rId10"/>
          <w:pgSz w:w="11906" w:h="16838"/>
          <w:pgMar w:top="1701" w:right="1701" w:bottom="1417" w:left="1701" w:header="708" w:footer="708" w:gutter="0"/>
          <w:cols w:space="708"/>
          <w:docGrid w:linePitch="360"/>
        </w:sectPr>
      </w:pPr>
    </w:p>
    <w:tbl>
      <w:tblPr>
        <w:tblW w:w="5258" w:type="pct"/>
        <w:tblCellMar>
          <w:left w:w="0" w:type="dxa"/>
          <w:right w:w="0" w:type="dxa"/>
        </w:tblCellMar>
        <w:tblLook w:val="01E0" w:firstRow="1" w:lastRow="1" w:firstColumn="1" w:lastColumn="1" w:noHBand="0" w:noVBand="0"/>
      </w:tblPr>
      <w:tblGrid>
        <w:gridCol w:w="3251"/>
        <w:gridCol w:w="5671"/>
      </w:tblGrid>
      <w:tr w:rsidR="008541C4" w:rsidDel="002C3A6D" w14:paraId="69750463" w14:textId="787B8355" w:rsidTr="00F52466">
        <w:trPr>
          <w:trHeight w:hRule="exact" w:val="6925"/>
          <w:del w:id="558" w:author="María_Nole" w:date="2023-06-14T13:52:00Z"/>
        </w:trPr>
        <w:tc>
          <w:tcPr>
            <w:tcW w:w="1822" w:type="pct"/>
            <w:tcBorders>
              <w:top w:val="single" w:sz="8" w:space="0" w:color="4F81BC"/>
              <w:left w:val="single" w:sz="8" w:space="0" w:color="4F81BC"/>
              <w:bottom w:val="single" w:sz="8" w:space="0" w:color="4F81BC"/>
              <w:right w:val="single" w:sz="8" w:space="0" w:color="4F81BC"/>
            </w:tcBorders>
          </w:tcPr>
          <w:p w14:paraId="366A7F11" w14:textId="57CC1D6C" w:rsidR="008541C4" w:rsidDel="002C3A6D" w:rsidRDefault="008541C4" w:rsidP="004008FF">
            <w:pPr>
              <w:spacing w:before="2" w:line="120" w:lineRule="exact"/>
              <w:rPr>
                <w:del w:id="559" w:author="María_Nole" w:date="2023-06-14T13:52:00Z"/>
                <w:sz w:val="12"/>
                <w:szCs w:val="12"/>
              </w:rPr>
            </w:pPr>
          </w:p>
          <w:p w14:paraId="2E9982F2" w14:textId="4C91AE19" w:rsidR="00F52466" w:rsidDel="002C3A6D" w:rsidRDefault="00F52466" w:rsidP="00F52466">
            <w:pPr>
              <w:autoSpaceDE w:val="0"/>
              <w:autoSpaceDN w:val="0"/>
              <w:adjustRightInd w:val="0"/>
              <w:spacing w:after="0" w:line="240" w:lineRule="auto"/>
              <w:rPr>
                <w:del w:id="560" w:author="María_Nole" w:date="2023-06-14T13:52:00Z"/>
                <w:rFonts w:ascii="Arial" w:hAnsi="Arial" w:cs="Arial"/>
                <w:color w:val="000000"/>
                <w:sz w:val="18"/>
                <w:szCs w:val="18"/>
              </w:rPr>
            </w:pPr>
            <w:del w:id="561" w:author="María_Nole" w:date="2023-06-14T13:52:00Z">
              <w:r w:rsidDel="002C3A6D">
                <w:rPr>
                  <w:rFonts w:ascii="Arial" w:hAnsi="Arial" w:cs="Arial"/>
                  <w:color w:val="000000"/>
                  <w:sz w:val="18"/>
                  <w:szCs w:val="18"/>
                </w:rPr>
                <w:delText>Implementación de Manual de</w:delText>
              </w:r>
            </w:del>
          </w:p>
          <w:p w14:paraId="52415A99" w14:textId="77CCD936" w:rsidR="00F52466" w:rsidRPr="008541C4" w:rsidDel="002C3A6D" w:rsidRDefault="00F52466" w:rsidP="00F52466">
            <w:pPr>
              <w:autoSpaceDE w:val="0"/>
              <w:autoSpaceDN w:val="0"/>
              <w:adjustRightInd w:val="0"/>
              <w:spacing w:after="0" w:line="240" w:lineRule="auto"/>
              <w:rPr>
                <w:del w:id="562" w:author="María_Nole" w:date="2023-06-14T13:52:00Z"/>
                <w:rFonts w:ascii="Arial" w:hAnsi="Arial" w:cs="Arial"/>
                <w:color w:val="000000"/>
                <w:sz w:val="18"/>
                <w:szCs w:val="18"/>
              </w:rPr>
            </w:pPr>
            <w:del w:id="563" w:author="María_Nole" w:date="2023-06-14T13:52:00Z">
              <w:r w:rsidDel="002C3A6D">
                <w:rPr>
                  <w:rFonts w:ascii="Arial" w:hAnsi="Arial" w:cs="Arial"/>
                  <w:color w:val="000000"/>
                  <w:sz w:val="18"/>
                  <w:szCs w:val="18"/>
                </w:rPr>
                <w:delText>Descripción, Valoración y Clasificación de Puestos</w:delText>
              </w:r>
              <w:r w:rsidDel="002C3A6D">
                <w:rPr>
                  <w:rFonts w:ascii="Arial" w:eastAsia="Arial" w:hAnsi="Arial" w:cs="Arial"/>
                  <w:sz w:val="18"/>
                  <w:szCs w:val="18"/>
                </w:rPr>
                <w:delText>.</w:delText>
              </w:r>
            </w:del>
          </w:p>
          <w:p w14:paraId="60199C3A" w14:textId="08B5E39B" w:rsidR="00F52466" w:rsidDel="002C3A6D" w:rsidRDefault="00F52466" w:rsidP="004008FF">
            <w:pPr>
              <w:spacing w:before="2" w:line="120" w:lineRule="exact"/>
              <w:rPr>
                <w:del w:id="564" w:author="María_Nole" w:date="2023-06-14T13:52:00Z"/>
                <w:sz w:val="12"/>
                <w:szCs w:val="12"/>
              </w:rPr>
            </w:pPr>
          </w:p>
        </w:tc>
        <w:tc>
          <w:tcPr>
            <w:tcW w:w="3178" w:type="pct"/>
            <w:tcBorders>
              <w:top w:val="single" w:sz="8" w:space="0" w:color="4F81BC"/>
              <w:left w:val="single" w:sz="8" w:space="0" w:color="4F81BC"/>
              <w:bottom w:val="single" w:sz="8" w:space="0" w:color="4F81BC"/>
              <w:right w:val="single" w:sz="8" w:space="0" w:color="4F81BC"/>
            </w:tcBorders>
          </w:tcPr>
          <w:p w14:paraId="7E3B1AA4" w14:textId="44E975DE" w:rsidR="008541C4" w:rsidDel="002C3A6D" w:rsidRDefault="008541C4" w:rsidP="004008FF">
            <w:pPr>
              <w:spacing w:before="6" w:line="100" w:lineRule="exact"/>
              <w:rPr>
                <w:del w:id="565" w:author="María_Nole" w:date="2023-06-14T13:52:00Z"/>
                <w:sz w:val="11"/>
                <w:szCs w:val="11"/>
              </w:rPr>
            </w:pPr>
          </w:p>
          <w:p w14:paraId="3C7A1404" w14:textId="142375D5" w:rsidR="008541C4" w:rsidDel="002C3A6D" w:rsidRDefault="008541C4" w:rsidP="008541C4">
            <w:pPr>
              <w:pStyle w:val="Default"/>
              <w:jc w:val="both"/>
              <w:rPr>
                <w:del w:id="566" w:author="María_Nole" w:date="2023-06-14T13:52:00Z"/>
                <w:rFonts w:cs="Calibri"/>
                <w:sz w:val="18"/>
                <w:szCs w:val="20"/>
              </w:rPr>
            </w:pPr>
            <w:del w:id="567" w:author="María_Nole" w:date="2023-06-14T13:52:00Z">
              <w:r w:rsidRPr="008541C4" w:rsidDel="002C3A6D">
                <w:rPr>
                  <w:rFonts w:cs="Calibri"/>
                  <w:sz w:val="16"/>
                  <w:szCs w:val="20"/>
                </w:rPr>
                <w:delText>Para la implementación del Manual de Descripción, Valoración y Clasificación de Puestos del Ministerio de Salud</w:delText>
              </w:r>
              <w:r w:rsidRPr="008541C4" w:rsidDel="002C3A6D">
                <w:rPr>
                  <w:rFonts w:cs="Calibri"/>
                  <w:b/>
                  <w:sz w:val="16"/>
                  <w:szCs w:val="20"/>
                </w:rPr>
                <w:delText xml:space="preserve">, </w:delText>
              </w:r>
              <w:r w:rsidRPr="008541C4" w:rsidDel="002C3A6D">
                <w:rPr>
                  <w:rFonts w:cs="Calibri"/>
                  <w:sz w:val="16"/>
                  <w:szCs w:val="20"/>
                </w:rPr>
                <w:delText>se comparó el índice ocupacional contemplado para las Direcciones Zonales, con la información registrada en el distributivo con corte al mes de marzo año 2023</w:delText>
              </w:r>
            </w:del>
          </w:p>
          <w:p w14:paraId="325EC2D5" w14:textId="2F6C32F6" w:rsidR="008541C4" w:rsidDel="002C3A6D" w:rsidRDefault="008541C4" w:rsidP="008541C4">
            <w:pPr>
              <w:pStyle w:val="Default"/>
              <w:jc w:val="both"/>
              <w:rPr>
                <w:del w:id="568" w:author="María_Nole" w:date="2023-06-14T13:52:00Z"/>
                <w:rFonts w:cs="Calibri"/>
                <w:sz w:val="18"/>
                <w:szCs w:val="20"/>
              </w:rPr>
            </w:pPr>
          </w:p>
          <w:p w14:paraId="5B46590D" w14:textId="64EBE540" w:rsidR="008541C4" w:rsidDel="002C3A6D" w:rsidRDefault="008541C4" w:rsidP="008541C4">
            <w:pPr>
              <w:pStyle w:val="Default"/>
              <w:jc w:val="both"/>
              <w:rPr>
                <w:del w:id="569" w:author="María_Nole" w:date="2023-06-14T13:52:00Z"/>
                <w:rFonts w:cs="Calibri"/>
                <w:sz w:val="18"/>
                <w:szCs w:val="20"/>
              </w:rPr>
            </w:pPr>
          </w:p>
          <w:p w14:paraId="1874AEA1" w14:textId="24CCA638" w:rsidR="006B5610" w:rsidDel="002C3A6D" w:rsidRDefault="006B5610">
            <w:pPr>
              <w:pStyle w:val="Default"/>
              <w:jc w:val="both"/>
              <w:rPr>
                <w:del w:id="570" w:author="María_Nole" w:date="2023-06-14T13:52:00Z"/>
                <w:rFonts w:cs="Times New Roman"/>
                <w:bCs/>
                <w:sz w:val="16"/>
                <w:szCs w:val="20"/>
              </w:rPr>
            </w:pPr>
            <w:del w:id="571" w:author="María_Nole" w:date="2023-06-14T13:52:00Z">
              <w:r w:rsidDel="002C3A6D">
                <w:rPr>
                  <w:rFonts w:cs="Times New Roman"/>
                  <w:bCs/>
                  <w:sz w:val="16"/>
                  <w:szCs w:val="20"/>
                </w:rPr>
                <w:delText xml:space="preserve">En la verificación se consideró la </w:delText>
              </w:r>
              <w:r w:rsidRPr="0090469A" w:rsidDel="002C3A6D">
                <w:rPr>
                  <w:rFonts w:cs="Times New Roman"/>
                  <w:bCs/>
                  <w:sz w:val="16"/>
                  <w:szCs w:val="20"/>
                </w:rPr>
                <w:delText>información constante en la Acción de Personal y/o Contrato de Servicios Ocasionales</w:delText>
              </w:r>
              <w:r w:rsidDel="002C3A6D">
                <w:rPr>
                  <w:rFonts w:cs="Times New Roman"/>
                  <w:bCs/>
                  <w:sz w:val="16"/>
                  <w:szCs w:val="20"/>
                </w:rPr>
                <w:delText xml:space="preserve"> con la registrada en distributivo marzo 2023, a una muestra de </w:delText>
              </w:r>
              <w:r w:rsidR="008541C4" w:rsidRPr="0090469A" w:rsidDel="002C3A6D">
                <w:rPr>
                  <w:rFonts w:cs="Times New Roman"/>
                  <w:bCs/>
                  <w:sz w:val="16"/>
                  <w:szCs w:val="20"/>
                </w:rPr>
                <w:delText>cinco (5) se</w:delText>
              </w:r>
              <w:r w:rsidDel="002C3A6D">
                <w:rPr>
                  <w:rFonts w:cs="Times New Roman"/>
                  <w:bCs/>
                  <w:sz w:val="16"/>
                  <w:szCs w:val="20"/>
                </w:rPr>
                <w:delText>r</w:delText>
              </w:r>
              <w:r w:rsidR="008541C4" w:rsidRPr="0090469A" w:rsidDel="002C3A6D">
                <w:rPr>
                  <w:rFonts w:cs="Times New Roman"/>
                  <w:bCs/>
                  <w:sz w:val="16"/>
                  <w:szCs w:val="20"/>
                </w:rPr>
                <w:delText>vidores que presentaron inconsistencias</w:delText>
              </w:r>
              <w:r w:rsidDel="002C3A6D">
                <w:rPr>
                  <w:rFonts w:cs="Times New Roman"/>
                  <w:bCs/>
                  <w:sz w:val="16"/>
                  <w:szCs w:val="20"/>
                </w:rPr>
                <w:delText xml:space="preserve"> respecto a lo establecido en el</w:delText>
              </w:r>
              <w:r w:rsidR="008541C4" w:rsidRPr="0090469A" w:rsidDel="002C3A6D">
                <w:rPr>
                  <w:rFonts w:cs="Times New Roman"/>
                  <w:bCs/>
                  <w:sz w:val="16"/>
                  <w:szCs w:val="20"/>
                </w:rPr>
                <w:delText>Manual de Descripción, Valoración y Clasificación de Puestos</w:delText>
              </w:r>
              <w:r w:rsidDel="002C3A6D">
                <w:rPr>
                  <w:rFonts w:cs="Times New Roman"/>
                  <w:bCs/>
                  <w:sz w:val="16"/>
                  <w:szCs w:val="20"/>
                </w:rPr>
                <w:delText xml:space="preserve"> aprobado y vigente. .</w:delText>
              </w:r>
            </w:del>
          </w:p>
          <w:p w14:paraId="197B5475" w14:textId="5A118750" w:rsidR="006B5610" w:rsidDel="002C3A6D" w:rsidRDefault="006B5610">
            <w:pPr>
              <w:pStyle w:val="Default"/>
              <w:jc w:val="both"/>
              <w:rPr>
                <w:del w:id="572" w:author="María_Nole" w:date="2023-06-14T13:52:00Z"/>
                <w:rFonts w:cs="Times New Roman"/>
                <w:bCs/>
                <w:sz w:val="16"/>
                <w:szCs w:val="20"/>
              </w:rPr>
            </w:pPr>
          </w:p>
          <w:p w14:paraId="2329CD1C" w14:textId="5714BD85" w:rsidR="00F52466" w:rsidRPr="006371A2" w:rsidDel="002C3A6D" w:rsidRDefault="006B5610" w:rsidP="00945183">
            <w:pPr>
              <w:pStyle w:val="Default"/>
              <w:jc w:val="both"/>
              <w:rPr>
                <w:del w:id="573" w:author="María_Nole" w:date="2023-06-14T13:52:00Z"/>
                <w:sz w:val="18"/>
                <w:szCs w:val="20"/>
              </w:rPr>
            </w:pPr>
            <w:del w:id="574" w:author="María_Nole" w:date="2023-06-14T13:52:00Z">
              <w:r w:rsidDel="002C3A6D">
                <w:rPr>
                  <w:rFonts w:cs="Times New Roman"/>
                  <w:bCs/>
                  <w:sz w:val="16"/>
                  <w:szCs w:val="20"/>
                </w:rPr>
                <w:delText xml:space="preserve"> La información que consta en</w:delText>
              </w:r>
            </w:del>
            <w:del w:id="575" w:author="María_Nole" w:date="2023-06-14T13:34:00Z">
              <w:r w:rsidR="00F52466" w:rsidDel="000D75EF">
                <w:rPr>
                  <w:sz w:val="18"/>
                  <w:szCs w:val="20"/>
                </w:rPr>
                <w:delText>en</w:delText>
              </w:r>
            </w:del>
            <w:del w:id="576" w:author="María_Nole" w:date="2023-06-14T13:52:00Z">
              <w:r w:rsidR="00F52466" w:rsidDel="002C3A6D">
                <w:rPr>
                  <w:sz w:val="18"/>
                  <w:szCs w:val="20"/>
                </w:rPr>
                <w:delText xml:space="preserve"> la Acción de personal</w:delText>
              </w:r>
              <w:r w:rsidDel="002C3A6D">
                <w:rPr>
                  <w:sz w:val="18"/>
                  <w:szCs w:val="20"/>
                </w:rPr>
                <w:delText xml:space="preserve">, en lo que refiere a la </w:delText>
              </w:r>
              <w:r w:rsidR="00F52466" w:rsidDel="002C3A6D">
                <w:rPr>
                  <w:sz w:val="18"/>
                  <w:szCs w:val="20"/>
                </w:rPr>
                <w:delText>unidad administrativa, grupo ocupacional  y denominación del puesto</w:delText>
              </w:r>
              <w:r w:rsidDel="002C3A6D">
                <w:rPr>
                  <w:sz w:val="18"/>
                  <w:szCs w:val="20"/>
                </w:rPr>
                <w:delText>, la misma</w:delText>
              </w:r>
              <w:r w:rsidR="00F52466" w:rsidDel="002C3A6D">
                <w:rPr>
                  <w:sz w:val="18"/>
                  <w:szCs w:val="20"/>
                </w:rPr>
                <w:delText xml:space="preserve"> no consta </w:delText>
              </w:r>
              <w:r w:rsidDel="002C3A6D">
                <w:rPr>
                  <w:sz w:val="18"/>
                  <w:szCs w:val="20"/>
                </w:rPr>
                <w:delText>en el</w:delText>
              </w:r>
              <w:r w:rsidR="00F52466" w:rsidRPr="006371A2" w:rsidDel="002C3A6D">
                <w:rPr>
                  <w:sz w:val="18"/>
                  <w:szCs w:val="20"/>
                </w:rPr>
                <w:delText xml:space="preserve"> Manual de Descripción, Valoración y Clasificación de</w:delText>
              </w:r>
              <w:r w:rsidR="00F52466" w:rsidDel="002C3A6D">
                <w:rPr>
                  <w:sz w:val="18"/>
                  <w:szCs w:val="20"/>
                </w:rPr>
                <w:delText xml:space="preserve"> Puestos aprobado en el año 2015.</w:delText>
              </w:r>
              <w:r w:rsidR="00F52466" w:rsidRPr="006371A2" w:rsidDel="002C3A6D">
                <w:rPr>
                  <w:sz w:val="18"/>
                  <w:szCs w:val="20"/>
                </w:rPr>
                <w:delText xml:space="preserve"> </w:delText>
              </w:r>
            </w:del>
          </w:p>
          <w:p w14:paraId="49217246" w14:textId="51B78190" w:rsidR="00F52466" w:rsidDel="002C3A6D" w:rsidRDefault="00F52466" w:rsidP="008541C4">
            <w:pPr>
              <w:rPr>
                <w:del w:id="577" w:author="María_Nole" w:date="2023-06-14T13:52:00Z"/>
                <w:lang w:eastAsia="es-EC"/>
              </w:rPr>
            </w:pPr>
          </w:p>
          <w:p w14:paraId="213A25D0" w14:textId="07F260E2" w:rsidR="008541C4" w:rsidRPr="008541C4" w:rsidDel="002C3A6D" w:rsidRDefault="008541C4" w:rsidP="00F52466">
            <w:pPr>
              <w:autoSpaceDE w:val="0"/>
              <w:autoSpaceDN w:val="0"/>
              <w:adjustRightInd w:val="0"/>
              <w:jc w:val="both"/>
              <w:rPr>
                <w:del w:id="578" w:author="María_Nole" w:date="2023-06-14T13:52:00Z"/>
                <w:lang w:eastAsia="es-EC"/>
              </w:rPr>
            </w:pPr>
          </w:p>
        </w:tc>
      </w:tr>
    </w:tbl>
    <w:p w14:paraId="10AFA2D9" w14:textId="18A37A44" w:rsidR="00F52466" w:rsidDel="00CE7E5D" w:rsidRDefault="00F52466" w:rsidP="004008FF">
      <w:pPr>
        <w:spacing w:before="2" w:line="120" w:lineRule="exact"/>
        <w:rPr>
          <w:del w:id="579" w:author="María_Nole" w:date="2023-06-15T08:33:00Z"/>
          <w:sz w:val="12"/>
          <w:szCs w:val="12"/>
        </w:rPr>
        <w:sectPr w:rsidR="00F52466" w:rsidDel="00CE7E5D" w:rsidSect="00B804C2">
          <w:pgSz w:w="11906" w:h="16838"/>
          <w:pgMar w:top="1701" w:right="1701" w:bottom="1417" w:left="1701" w:header="708" w:footer="708" w:gutter="0"/>
          <w:cols w:space="708"/>
          <w:docGrid w:linePitch="360"/>
        </w:sectPr>
      </w:pPr>
    </w:p>
    <w:p w14:paraId="6860D18B" w14:textId="4F30E7AE" w:rsidR="00A370EC" w:rsidRDefault="00F52466" w:rsidP="00F52466">
      <w:pPr>
        <w:pStyle w:val="Prrafodelista"/>
        <w:spacing w:before="32"/>
        <w:ind w:right="349"/>
        <w:jc w:val="center"/>
        <w:rPr>
          <w:rFonts w:ascii="Calibri" w:hAnsi="Calibri" w:cs="Calibri"/>
          <w:b/>
          <w:bCs/>
          <w:color w:val="000000"/>
          <w:sz w:val="24"/>
          <w:szCs w:val="24"/>
        </w:rPr>
      </w:pPr>
      <w:r>
        <w:rPr>
          <w:rFonts w:ascii="Calibri" w:hAnsi="Calibri" w:cs="Calibri"/>
          <w:b/>
          <w:bCs/>
          <w:color w:val="000000"/>
          <w:sz w:val="24"/>
          <w:szCs w:val="24"/>
        </w:rPr>
        <w:t>IMPLEMENTACIÓN DEL MODELO DE GESTIÓN</w:t>
      </w:r>
    </w:p>
    <w:tbl>
      <w:tblPr>
        <w:tblW w:w="5000" w:type="pct"/>
        <w:tblCellMar>
          <w:left w:w="70" w:type="dxa"/>
          <w:right w:w="70" w:type="dxa"/>
        </w:tblCellMar>
        <w:tblLook w:val="04A0" w:firstRow="1" w:lastRow="0" w:firstColumn="1" w:lastColumn="0" w:noHBand="0" w:noVBand="1"/>
      </w:tblPr>
      <w:tblGrid>
        <w:gridCol w:w="554"/>
        <w:gridCol w:w="2687"/>
        <w:gridCol w:w="1409"/>
        <w:gridCol w:w="1624"/>
        <w:gridCol w:w="1522"/>
        <w:gridCol w:w="1812"/>
        <w:gridCol w:w="1160"/>
        <w:gridCol w:w="1552"/>
        <w:gridCol w:w="1390"/>
      </w:tblGrid>
      <w:tr w:rsidR="000D347C" w:rsidRPr="003E0373" w14:paraId="541FB386" w14:textId="77777777" w:rsidTr="006C6A04">
        <w:trPr>
          <w:trHeight w:val="600"/>
        </w:trPr>
        <w:tc>
          <w:tcPr>
            <w:tcW w:w="202"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FDAEBB4"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No.</w:t>
            </w:r>
          </w:p>
        </w:tc>
        <w:tc>
          <w:tcPr>
            <w:tcW w:w="980"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C911CA6"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NOMBRE</w:t>
            </w:r>
          </w:p>
        </w:tc>
        <w:tc>
          <w:tcPr>
            <w:tcW w:w="514" w:type="pct"/>
            <w:tcBorders>
              <w:top w:val="single" w:sz="4" w:space="0" w:color="auto"/>
              <w:left w:val="nil"/>
              <w:bottom w:val="single" w:sz="4" w:space="0" w:color="auto"/>
              <w:right w:val="single" w:sz="4" w:space="0" w:color="auto"/>
            </w:tcBorders>
            <w:shd w:val="clear" w:color="000000" w:fill="F2F2F2"/>
            <w:vAlign w:val="center"/>
            <w:hideMark/>
          </w:tcPr>
          <w:p w14:paraId="4604F85A"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MODELO DE GESTIÓN</w:t>
            </w:r>
          </w:p>
        </w:tc>
        <w:tc>
          <w:tcPr>
            <w:tcW w:w="1147" w:type="pct"/>
            <w:gridSpan w:val="2"/>
            <w:tcBorders>
              <w:top w:val="single" w:sz="4" w:space="0" w:color="auto"/>
              <w:left w:val="nil"/>
              <w:bottom w:val="single" w:sz="4" w:space="0" w:color="auto"/>
              <w:right w:val="single" w:sz="4" w:space="0" w:color="auto"/>
            </w:tcBorders>
            <w:shd w:val="clear" w:color="000000" w:fill="F2F2F2"/>
            <w:vAlign w:val="center"/>
            <w:hideMark/>
          </w:tcPr>
          <w:p w14:paraId="47B86BB0"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ACCIÓN DE PERSONAL O CONTRATO DE TRABAJO</w:t>
            </w:r>
          </w:p>
        </w:tc>
        <w:tc>
          <w:tcPr>
            <w:tcW w:w="1084" w:type="pct"/>
            <w:gridSpan w:val="2"/>
            <w:tcBorders>
              <w:top w:val="single" w:sz="4" w:space="0" w:color="auto"/>
              <w:left w:val="nil"/>
              <w:bottom w:val="single" w:sz="4" w:space="0" w:color="auto"/>
              <w:right w:val="single" w:sz="4" w:space="0" w:color="auto"/>
            </w:tcBorders>
            <w:shd w:val="clear" w:color="000000" w:fill="F2F2F2"/>
            <w:vAlign w:val="center"/>
            <w:hideMark/>
          </w:tcPr>
          <w:p w14:paraId="0908145C"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DISTRIBUTIVO</w:t>
            </w:r>
          </w:p>
        </w:tc>
        <w:tc>
          <w:tcPr>
            <w:tcW w:w="566"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601C399"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 xml:space="preserve">CUMPLIMIENTO </w:t>
            </w:r>
          </w:p>
        </w:tc>
        <w:tc>
          <w:tcPr>
            <w:tcW w:w="507"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CB98492"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 xml:space="preserve">OBSERVACIONES </w:t>
            </w:r>
          </w:p>
        </w:tc>
      </w:tr>
      <w:tr w:rsidR="000D347C" w:rsidRPr="003E0373" w14:paraId="1BA92682" w14:textId="77777777" w:rsidTr="006C6A04">
        <w:trPr>
          <w:trHeight w:val="615"/>
        </w:trPr>
        <w:tc>
          <w:tcPr>
            <w:tcW w:w="202" w:type="pct"/>
            <w:vMerge/>
            <w:tcBorders>
              <w:top w:val="single" w:sz="4" w:space="0" w:color="auto"/>
              <w:left w:val="single" w:sz="4" w:space="0" w:color="auto"/>
              <w:bottom w:val="single" w:sz="4" w:space="0" w:color="auto"/>
              <w:right w:val="single" w:sz="4" w:space="0" w:color="auto"/>
            </w:tcBorders>
            <w:vAlign w:val="center"/>
            <w:hideMark/>
          </w:tcPr>
          <w:p w14:paraId="5F36F764" w14:textId="77777777" w:rsidR="00F52466" w:rsidRPr="00F52466" w:rsidRDefault="00F52466" w:rsidP="00F52466">
            <w:pPr>
              <w:spacing w:after="0" w:line="240" w:lineRule="auto"/>
              <w:rPr>
                <w:rFonts w:eastAsia="Times New Roman" w:cstheme="minorHAnsi"/>
                <w:b/>
                <w:bCs/>
                <w:color w:val="000000"/>
                <w:sz w:val="16"/>
                <w:szCs w:val="16"/>
                <w:lang w:eastAsia="es-EC"/>
              </w:rPr>
            </w:pPr>
          </w:p>
        </w:tc>
        <w:tc>
          <w:tcPr>
            <w:tcW w:w="980" w:type="pct"/>
            <w:vMerge/>
            <w:tcBorders>
              <w:top w:val="single" w:sz="4" w:space="0" w:color="auto"/>
              <w:left w:val="single" w:sz="4" w:space="0" w:color="auto"/>
              <w:bottom w:val="single" w:sz="4" w:space="0" w:color="auto"/>
              <w:right w:val="single" w:sz="4" w:space="0" w:color="auto"/>
            </w:tcBorders>
            <w:vAlign w:val="center"/>
            <w:hideMark/>
          </w:tcPr>
          <w:p w14:paraId="5ABD9DC1" w14:textId="77777777" w:rsidR="00F52466" w:rsidRPr="00F52466" w:rsidRDefault="00F52466" w:rsidP="00F52466">
            <w:pPr>
              <w:spacing w:after="0" w:line="240" w:lineRule="auto"/>
              <w:rPr>
                <w:rFonts w:eastAsia="Times New Roman" w:cstheme="minorHAnsi"/>
                <w:b/>
                <w:bCs/>
                <w:color w:val="000000"/>
                <w:sz w:val="16"/>
                <w:szCs w:val="16"/>
                <w:lang w:eastAsia="es-EC"/>
              </w:rPr>
            </w:pPr>
          </w:p>
        </w:tc>
        <w:tc>
          <w:tcPr>
            <w:tcW w:w="514" w:type="pct"/>
            <w:tcBorders>
              <w:top w:val="nil"/>
              <w:left w:val="nil"/>
              <w:bottom w:val="single" w:sz="4" w:space="0" w:color="auto"/>
              <w:right w:val="single" w:sz="4" w:space="0" w:color="auto"/>
            </w:tcBorders>
            <w:shd w:val="clear" w:color="000000" w:fill="F2F2F2"/>
            <w:vAlign w:val="center"/>
            <w:hideMark/>
          </w:tcPr>
          <w:p w14:paraId="3759DA91"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CIUDAD</w:t>
            </w:r>
          </w:p>
        </w:tc>
        <w:tc>
          <w:tcPr>
            <w:tcW w:w="592" w:type="pct"/>
            <w:tcBorders>
              <w:top w:val="nil"/>
              <w:left w:val="nil"/>
              <w:bottom w:val="single" w:sz="4" w:space="0" w:color="auto"/>
              <w:right w:val="single" w:sz="4" w:space="0" w:color="auto"/>
            </w:tcBorders>
            <w:shd w:val="clear" w:color="000000" w:fill="F2F2F2"/>
            <w:vAlign w:val="center"/>
            <w:hideMark/>
          </w:tcPr>
          <w:p w14:paraId="0D22C445"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UNIDAD ORGANIZACIONAL</w:t>
            </w:r>
          </w:p>
        </w:tc>
        <w:tc>
          <w:tcPr>
            <w:tcW w:w="555" w:type="pct"/>
            <w:tcBorders>
              <w:top w:val="nil"/>
              <w:left w:val="nil"/>
              <w:bottom w:val="single" w:sz="4" w:space="0" w:color="auto"/>
              <w:right w:val="single" w:sz="4" w:space="0" w:color="auto"/>
            </w:tcBorders>
            <w:shd w:val="clear" w:color="000000" w:fill="F2F2F2"/>
            <w:vAlign w:val="center"/>
            <w:hideMark/>
          </w:tcPr>
          <w:p w14:paraId="09D04B82"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CIUDAD</w:t>
            </w:r>
          </w:p>
        </w:tc>
        <w:tc>
          <w:tcPr>
            <w:tcW w:w="661" w:type="pct"/>
            <w:tcBorders>
              <w:top w:val="nil"/>
              <w:left w:val="nil"/>
              <w:bottom w:val="single" w:sz="4" w:space="0" w:color="auto"/>
              <w:right w:val="single" w:sz="4" w:space="0" w:color="auto"/>
            </w:tcBorders>
            <w:shd w:val="clear" w:color="000000" w:fill="F2F2F2"/>
            <w:vAlign w:val="center"/>
            <w:hideMark/>
          </w:tcPr>
          <w:p w14:paraId="16ED75CC"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UNIDAD ORGANIZACIONAL</w:t>
            </w:r>
          </w:p>
        </w:tc>
        <w:tc>
          <w:tcPr>
            <w:tcW w:w="423" w:type="pct"/>
            <w:tcBorders>
              <w:top w:val="nil"/>
              <w:left w:val="nil"/>
              <w:bottom w:val="single" w:sz="4" w:space="0" w:color="auto"/>
              <w:right w:val="single" w:sz="4" w:space="0" w:color="auto"/>
            </w:tcBorders>
            <w:shd w:val="clear" w:color="000000" w:fill="F2F2F2"/>
            <w:vAlign w:val="center"/>
            <w:hideMark/>
          </w:tcPr>
          <w:p w14:paraId="2ECCD619" w14:textId="77777777" w:rsidR="00F52466" w:rsidRPr="00F52466" w:rsidRDefault="00F52466" w:rsidP="00F52466">
            <w:pPr>
              <w:spacing w:after="0" w:line="240" w:lineRule="auto"/>
              <w:jc w:val="center"/>
              <w:rPr>
                <w:rFonts w:eastAsia="Times New Roman" w:cstheme="minorHAnsi"/>
                <w:b/>
                <w:bCs/>
                <w:color w:val="000000"/>
                <w:sz w:val="16"/>
                <w:szCs w:val="16"/>
                <w:lang w:eastAsia="es-EC"/>
              </w:rPr>
            </w:pPr>
            <w:r w:rsidRPr="00F52466">
              <w:rPr>
                <w:rFonts w:eastAsia="Times New Roman" w:cstheme="minorHAnsi"/>
                <w:b/>
                <w:bCs/>
                <w:color w:val="000000"/>
                <w:sz w:val="16"/>
                <w:szCs w:val="16"/>
                <w:lang w:eastAsia="es-EC"/>
              </w:rPr>
              <w:t>CIUDAD</w:t>
            </w:r>
          </w:p>
        </w:tc>
        <w:tc>
          <w:tcPr>
            <w:tcW w:w="566" w:type="pct"/>
            <w:vMerge/>
            <w:tcBorders>
              <w:top w:val="single" w:sz="4" w:space="0" w:color="auto"/>
              <w:left w:val="single" w:sz="4" w:space="0" w:color="auto"/>
              <w:bottom w:val="single" w:sz="4" w:space="0" w:color="auto"/>
              <w:right w:val="single" w:sz="4" w:space="0" w:color="auto"/>
            </w:tcBorders>
            <w:vAlign w:val="center"/>
            <w:hideMark/>
          </w:tcPr>
          <w:p w14:paraId="033E3F66" w14:textId="77777777" w:rsidR="00F52466" w:rsidRPr="00F52466" w:rsidRDefault="00F52466" w:rsidP="00F52466">
            <w:pPr>
              <w:spacing w:after="0" w:line="240" w:lineRule="auto"/>
              <w:rPr>
                <w:rFonts w:eastAsia="Times New Roman" w:cstheme="minorHAnsi"/>
                <w:b/>
                <w:bCs/>
                <w:color w:val="000000"/>
                <w:sz w:val="16"/>
                <w:szCs w:val="16"/>
                <w:lang w:eastAsia="es-EC"/>
              </w:rPr>
            </w:pPr>
          </w:p>
        </w:tc>
        <w:tc>
          <w:tcPr>
            <w:tcW w:w="507" w:type="pct"/>
            <w:vMerge/>
            <w:tcBorders>
              <w:top w:val="single" w:sz="4" w:space="0" w:color="auto"/>
              <w:left w:val="single" w:sz="4" w:space="0" w:color="auto"/>
              <w:bottom w:val="single" w:sz="4" w:space="0" w:color="auto"/>
              <w:right w:val="single" w:sz="4" w:space="0" w:color="auto"/>
            </w:tcBorders>
            <w:vAlign w:val="center"/>
            <w:hideMark/>
          </w:tcPr>
          <w:p w14:paraId="0612D605" w14:textId="77777777" w:rsidR="00F52466" w:rsidRPr="00F52466" w:rsidRDefault="00F52466" w:rsidP="00F52466">
            <w:pPr>
              <w:spacing w:after="0" w:line="240" w:lineRule="auto"/>
              <w:rPr>
                <w:rFonts w:eastAsia="Times New Roman" w:cstheme="minorHAnsi"/>
                <w:b/>
                <w:bCs/>
                <w:color w:val="000000"/>
                <w:sz w:val="16"/>
                <w:szCs w:val="16"/>
                <w:lang w:eastAsia="es-EC"/>
              </w:rPr>
            </w:pPr>
          </w:p>
        </w:tc>
      </w:tr>
      <w:tr w:rsidR="000D347C" w:rsidRPr="003E0373" w14:paraId="3826D24B" w14:textId="77777777" w:rsidTr="006C6A04">
        <w:trPr>
          <w:trHeight w:val="1200"/>
        </w:trPr>
        <w:tc>
          <w:tcPr>
            <w:tcW w:w="202" w:type="pct"/>
            <w:tcBorders>
              <w:top w:val="nil"/>
              <w:left w:val="single" w:sz="4" w:space="0" w:color="auto"/>
              <w:bottom w:val="single" w:sz="4" w:space="0" w:color="auto"/>
              <w:right w:val="single" w:sz="4" w:space="0" w:color="auto"/>
            </w:tcBorders>
            <w:shd w:val="clear" w:color="000000" w:fill="auto"/>
            <w:noWrap/>
            <w:vAlign w:val="center"/>
            <w:hideMark/>
          </w:tcPr>
          <w:p w14:paraId="43370589" w14:textId="77777777" w:rsidR="00F52466" w:rsidRPr="00F52466" w:rsidRDefault="00F52466" w:rsidP="006C6A04">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1.</w:t>
            </w:r>
          </w:p>
        </w:tc>
        <w:tc>
          <w:tcPr>
            <w:tcW w:w="980" w:type="pct"/>
            <w:tcBorders>
              <w:top w:val="nil"/>
              <w:left w:val="nil"/>
              <w:bottom w:val="single" w:sz="4" w:space="0" w:color="auto"/>
              <w:right w:val="single" w:sz="4" w:space="0" w:color="auto"/>
            </w:tcBorders>
            <w:shd w:val="clear" w:color="000000" w:fill="FFFFFF"/>
            <w:vAlign w:val="center"/>
            <w:hideMark/>
          </w:tcPr>
          <w:p w14:paraId="30DC2BD4" w14:textId="77777777"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RAMON MENDIETA LORNA ELIZABETH</w:t>
            </w:r>
          </w:p>
        </w:tc>
        <w:tc>
          <w:tcPr>
            <w:tcW w:w="514" w:type="pct"/>
            <w:tcBorders>
              <w:top w:val="nil"/>
              <w:left w:val="nil"/>
              <w:bottom w:val="single" w:sz="4" w:space="0" w:color="auto"/>
              <w:right w:val="single" w:sz="4" w:space="0" w:color="auto"/>
            </w:tcBorders>
            <w:shd w:val="clear" w:color="000000" w:fill="auto"/>
            <w:noWrap/>
            <w:vAlign w:val="center"/>
            <w:hideMark/>
          </w:tcPr>
          <w:p w14:paraId="098A3817"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92" w:type="pct"/>
            <w:tcBorders>
              <w:top w:val="nil"/>
              <w:left w:val="nil"/>
              <w:bottom w:val="single" w:sz="4" w:space="0" w:color="auto"/>
              <w:right w:val="single" w:sz="4" w:space="0" w:color="auto"/>
            </w:tcBorders>
            <w:shd w:val="clear" w:color="000000" w:fill="FFFFFF"/>
            <w:vAlign w:val="center"/>
            <w:hideMark/>
          </w:tcPr>
          <w:p w14:paraId="16967631" w14:textId="2DC555A9"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DIRECCION PROVINCIAL DE SALUD DE LOJA</w:t>
            </w:r>
          </w:p>
        </w:tc>
        <w:tc>
          <w:tcPr>
            <w:tcW w:w="555" w:type="pct"/>
            <w:tcBorders>
              <w:top w:val="nil"/>
              <w:left w:val="nil"/>
              <w:bottom w:val="single" w:sz="4" w:space="0" w:color="auto"/>
              <w:right w:val="single" w:sz="4" w:space="0" w:color="auto"/>
            </w:tcBorders>
            <w:shd w:val="clear" w:color="000000" w:fill="auto"/>
            <w:noWrap/>
            <w:vAlign w:val="center"/>
            <w:hideMark/>
          </w:tcPr>
          <w:p w14:paraId="2540F33E"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661" w:type="pct"/>
            <w:tcBorders>
              <w:top w:val="nil"/>
              <w:left w:val="nil"/>
              <w:bottom w:val="single" w:sz="4" w:space="0" w:color="auto"/>
              <w:right w:val="single" w:sz="4" w:space="0" w:color="auto"/>
            </w:tcBorders>
            <w:shd w:val="clear" w:color="000000" w:fill="FFFFFF"/>
            <w:vAlign w:val="center"/>
            <w:hideMark/>
          </w:tcPr>
          <w:p w14:paraId="47C06944" w14:textId="0673F4E9"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DIRECCIÓN ZONAL DE VIGILANCIA DE LA SALUD</w:t>
            </w:r>
          </w:p>
        </w:tc>
        <w:tc>
          <w:tcPr>
            <w:tcW w:w="423" w:type="pct"/>
            <w:tcBorders>
              <w:top w:val="nil"/>
              <w:left w:val="nil"/>
              <w:bottom w:val="single" w:sz="4" w:space="0" w:color="auto"/>
              <w:right w:val="single" w:sz="4" w:space="0" w:color="auto"/>
            </w:tcBorders>
            <w:shd w:val="clear" w:color="000000" w:fill="auto"/>
            <w:noWrap/>
            <w:vAlign w:val="center"/>
            <w:hideMark/>
          </w:tcPr>
          <w:p w14:paraId="3B932414"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66" w:type="pct"/>
            <w:tcBorders>
              <w:top w:val="nil"/>
              <w:left w:val="nil"/>
              <w:bottom w:val="single" w:sz="4" w:space="0" w:color="auto"/>
              <w:right w:val="single" w:sz="4" w:space="0" w:color="auto"/>
            </w:tcBorders>
            <w:shd w:val="clear" w:color="000000" w:fill="auto"/>
            <w:noWrap/>
            <w:vAlign w:val="center"/>
            <w:hideMark/>
          </w:tcPr>
          <w:p w14:paraId="16DBECF5"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SI</w:t>
            </w:r>
          </w:p>
        </w:tc>
        <w:tc>
          <w:tcPr>
            <w:tcW w:w="507" w:type="pct"/>
            <w:vMerge w:val="restart"/>
            <w:tcBorders>
              <w:top w:val="nil"/>
              <w:left w:val="single" w:sz="4" w:space="0" w:color="auto"/>
              <w:bottom w:val="single" w:sz="4" w:space="0" w:color="000000"/>
              <w:right w:val="single" w:sz="4" w:space="0" w:color="auto"/>
            </w:tcBorders>
            <w:shd w:val="clear" w:color="000000" w:fill="auto"/>
            <w:vAlign w:val="center"/>
            <w:hideMark/>
          </w:tcPr>
          <w:p w14:paraId="0E1E36BE" w14:textId="77777777" w:rsidR="00F52466" w:rsidRPr="00F52466" w:rsidRDefault="00F52466" w:rsidP="003E0373">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 xml:space="preserve">Las Unidades </w:t>
            </w:r>
            <w:proofErr w:type="spellStart"/>
            <w:r w:rsidRPr="00F52466">
              <w:rPr>
                <w:rFonts w:eastAsia="Times New Roman" w:cstheme="minorHAnsi"/>
                <w:color w:val="000000"/>
                <w:sz w:val="16"/>
                <w:szCs w:val="16"/>
                <w:lang w:eastAsia="es-EC"/>
              </w:rPr>
              <w:t>adminitrativas</w:t>
            </w:r>
            <w:proofErr w:type="spellEnd"/>
            <w:r w:rsidRPr="00F52466">
              <w:rPr>
                <w:rFonts w:eastAsia="Times New Roman" w:cstheme="minorHAnsi"/>
                <w:color w:val="000000"/>
                <w:sz w:val="16"/>
                <w:szCs w:val="16"/>
                <w:lang w:eastAsia="es-EC"/>
              </w:rPr>
              <w:t xml:space="preserve"> se encuentran dentro del Modelo de Gestión y en la Ciudad de Loja</w:t>
            </w:r>
          </w:p>
        </w:tc>
      </w:tr>
      <w:tr w:rsidR="000D347C" w:rsidRPr="003E0373" w14:paraId="280644E2" w14:textId="77777777" w:rsidTr="006C6A04">
        <w:trPr>
          <w:trHeight w:val="360"/>
        </w:trPr>
        <w:tc>
          <w:tcPr>
            <w:tcW w:w="202" w:type="pct"/>
            <w:tcBorders>
              <w:top w:val="nil"/>
              <w:left w:val="single" w:sz="4" w:space="0" w:color="auto"/>
              <w:bottom w:val="single" w:sz="4" w:space="0" w:color="auto"/>
              <w:right w:val="single" w:sz="4" w:space="0" w:color="auto"/>
            </w:tcBorders>
            <w:shd w:val="clear" w:color="000000" w:fill="auto"/>
            <w:noWrap/>
            <w:vAlign w:val="center"/>
            <w:hideMark/>
          </w:tcPr>
          <w:p w14:paraId="445E54B9" w14:textId="77777777" w:rsidR="00F52466" w:rsidRPr="00F52466" w:rsidRDefault="00F52466" w:rsidP="006C6A04">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2.</w:t>
            </w:r>
          </w:p>
        </w:tc>
        <w:tc>
          <w:tcPr>
            <w:tcW w:w="980" w:type="pct"/>
            <w:tcBorders>
              <w:top w:val="nil"/>
              <w:left w:val="nil"/>
              <w:bottom w:val="single" w:sz="4" w:space="0" w:color="auto"/>
              <w:right w:val="single" w:sz="4" w:space="0" w:color="auto"/>
            </w:tcBorders>
            <w:shd w:val="clear" w:color="000000" w:fill="FFFFFF"/>
            <w:vAlign w:val="center"/>
            <w:hideMark/>
          </w:tcPr>
          <w:p w14:paraId="71E51000" w14:textId="77777777"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MORENO ORTEGA ENITH MARLENE</w:t>
            </w:r>
          </w:p>
        </w:tc>
        <w:tc>
          <w:tcPr>
            <w:tcW w:w="514" w:type="pct"/>
            <w:tcBorders>
              <w:top w:val="nil"/>
              <w:left w:val="nil"/>
              <w:bottom w:val="single" w:sz="4" w:space="0" w:color="auto"/>
              <w:right w:val="single" w:sz="4" w:space="0" w:color="auto"/>
            </w:tcBorders>
            <w:shd w:val="clear" w:color="000000" w:fill="auto"/>
            <w:noWrap/>
            <w:vAlign w:val="center"/>
            <w:hideMark/>
          </w:tcPr>
          <w:p w14:paraId="7BA3C52F"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92" w:type="pct"/>
            <w:tcBorders>
              <w:top w:val="nil"/>
              <w:left w:val="nil"/>
              <w:bottom w:val="single" w:sz="4" w:space="0" w:color="auto"/>
              <w:right w:val="single" w:sz="4" w:space="0" w:color="auto"/>
            </w:tcBorders>
            <w:shd w:val="clear" w:color="auto" w:fill="auto"/>
            <w:noWrap/>
            <w:vAlign w:val="center"/>
            <w:hideMark/>
          </w:tcPr>
          <w:p w14:paraId="54D09F93" w14:textId="77777777" w:rsidR="00F52466" w:rsidRPr="00F52466" w:rsidRDefault="00F52466" w:rsidP="006C6A04">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AREA DE SALUD NRO 3</w:t>
            </w:r>
          </w:p>
        </w:tc>
        <w:tc>
          <w:tcPr>
            <w:tcW w:w="555" w:type="pct"/>
            <w:tcBorders>
              <w:top w:val="nil"/>
              <w:left w:val="nil"/>
              <w:bottom w:val="single" w:sz="4" w:space="0" w:color="auto"/>
              <w:right w:val="single" w:sz="4" w:space="0" w:color="auto"/>
            </w:tcBorders>
            <w:shd w:val="clear" w:color="000000" w:fill="auto"/>
            <w:noWrap/>
            <w:vAlign w:val="center"/>
            <w:hideMark/>
          </w:tcPr>
          <w:p w14:paraId="62869BD9"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661" w:type="pct"/>
            <w:tcBorders>
              <w:top w:val="nil"/>
              <w:left w:val="nil"/>
              <w:bottom w:val="single" w:sz="4" w:space="0" w:color="auto"/>
              <w:right w:val="single" w:sz="4" w:space="0" w:color="auto"/>
            </w:tcBorders>
            <w:shd w:val="clear" w:color="000000" w:fill="FFFFFF"/>
            <w:vAlign w:val="center"/>
            <w:hideMark/>
          </w:tcPr>
          <w:p w14:paraId="6115BEAE" w14:textId="2987512F"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DIRECCIÓN ZONAL DE VIGILANCIA DE LA SALUD</w:t>
            </w:r>
          </w:p>
        </w:tc>
        <w:tc>
          <w:tcPr>
            <w:tcW w:w="423" w:type="pct"/>
            <w:tcBorders>
              <w:top w:val="nil"/>
              <w:left w:val="nil"/>
              <w:bottom w:val="single" w:sz="4" w:space="0" w:color="auto"/>
              <w:right w:val="single" w:sz="4" w:space="0" w:color="auto"/>
            </w:tcBorders>
            <w:shd w:val="clear" w:color="000000" w:fill="auto"/>
            <w:noWrap/>
            <w:vAlign w:val="center"/>
            <w:hideMark/>
          </w:tcPr>
          <w:p w14:paraId="1A40F3CD"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66" w:type="pct"/>
            <w:tcBorders>
              <w:top w:val="nil"/>
              <w:left w:val="nil"/>
              <w:bottom w:val="single" w:sz="4" w:space="0" w:color="auto"/>
              <w:right w:val="single" w:sz="4" w:space="0" w:color="auto"/>
            </w:tcBorders>
            <w:shd w:val="clear" w:color="000000" w:fill="auto"/>
            <w:noWrap/>
            <w:vAlign w:val="center"/>
            <w:hideMark/>
          </w:tcPr>
          <w:p w14:paraId="48D5CA1A"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SI</w:t>
            </w:r>
          </w:p>
        </w:tc>
        <w:tc>
          <w:tcPr>
            <w:tcW w:w="507" w:type="pct"/>
            <w:vMerge/>
            <w:tcBorders>
              <w:top w:val="nil"/>
              <w:left w:val="single" w:sz="4" w:space="0" w:color="auto"/>
              <w:bottom w:val="single" w:sz="4" w:space="0" w:color="000000"/>
              <w:right w:val="single" w:sz="4" w:space="0" w:color="auto"/>
            </w:tcBorders>
            <w:vAlign w:val="center"/>
            <w:hideMark/>
          </w:tcPr>
          <w:p w14:paraId="4CB71DFD" w14:textId="77777777" w:rsidR="00F52466" w:rsidRPr="00F52466" w:rsidRDefault="00F52466" w:rsidP="00F52466">
            <w:pPr>
              <w:spacing w:after="0" w:line="240" w:lineRule="auto"/>
              <w:rPr>
                <w:rFonts w:eastAsia="Times New Roman" w:cstheme="minorHAnsi"/>
                <w:color w:val="000000"/>
                <w:sz w:val="16"/>
                <w:szCs w:val="16"/>
                <w:lang w:eastAsia="es-EC"/>
              </w:rPr>
            </w:pPr>
          </w:p>
        </w:tc>
      </w:tr>
      <w:tr w:rsidR="000D347C" w:rsidRPr="003E0373" w14:paraId="10D009C2" w14:textId="77777777" w:rsidTr="006C6A04">
        <w:trPr>
          <w:trHeight w:val="360"/>
        </w:trPr>
        <w:tc>
          <w:tcPr>
            <w:tcW w:w="202" w:type="pct"/>
            <w:tcBorders>
              <w:top w:val="nil"/>
              <w:left w:val="single" w:sz="4" w:space="0" w:color="auto"/>
              <w:bottom w:val="single" w:sz="4" w:space="0" w:color="auto"/>
              <w:right w:val="single" w:sz="4" w:space="0" w:color="auto"/>
            </w:tcBorders>
            <w:shd w:val="clear" w:color="000000" w:fill="auto"/>
            <w:noWrap/>
            <w:vAlign w:val="center"/>
            <w:hideMark/>
          </w:tcPr>
          <w:p w14:paraId="138D6101" w14:textId="77777777" w:rsidR="00F52466" w:rsidRPr="00F52466" w:rsidRDefault="00F52466" w:rsidP="006C6A04">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3.</w:t>
            </w:r>
          </w:p>
        </w:tc>
        <w:tc>
          <w:tcPr>
            <w:tcW w:w="980" w:type="pct"/>
            <w:tcBorders>
              <w:top w:val="nil"/>
              <w:left w:val="nil"/>
              <w:bottom w:val="single" w:sz="4" w:space="0" w:color="auto"/>
              <w:right w:val="single" w:sz="4" w:space="0" w:color="auto"/>
            </w:tcBorders>
            <w:shd w:val="clear" w:color="000000" w:fill="FFFFFF"/>
            <w:vAlign w:val="center"/>
            <w:hideMark/>
          </w:tcPr>
          <w:p w14:paraId="31CF211B" w14:textId="77777777"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LUZURIAGA CARPIO  RONNY XAVIER</w:t>
            </w:r>
          </w:p>
        </w:tc>
        <w:tc>
          <w:tcPr>
            <w:tcW w:w="514" w:type="pct"/>
            <w:tcBorders>
              <w:top w:val="nil"/>
              <w:left w:val="nil"/>
              <w:bottom w:val="single" w:sz="4" w:space="0" w:color="auto"/>
              <w:right w:val="single" w:sz="4" w:space="0" w:color="auto"/>
            </w:tcBorders>
            <w:shd w:val="clear" w:color="000000" w:fill="auto"/>
            <w:noWrap/>
            <w:vAlign w:val="center"/>
            <w:hideMark/>
          </w:tcPr>
          <w:p w14:paraId="7235D60F"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92" w:type="pct"/>
            <w:tcBorders>
              <w:top w:val="nil"/>
              <w:left w:val="nil"/>
              <w:bottom w:val="single" w:sz="4" w:space="0" w:color="auto"/>
              <w:right w:val="single" w:sz="4" w:space="0" w:color="auto"/>
            </w:tcBorders>
            <w:shd w:val="clear" w:color="000000" w:fill="FFFFFF"/>
            <w:vAlign w:val="center"/>
            <w:hideMark/>
          </w:tcPr>
          <w:p w14:paraId="1661E1B5" w14:textId="474236F0"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DIRECCIÓN ZONAL DE PROMOCION  DE LA SALUD</w:t>
            </w:r>
          </w:p>
        </w:tc>
        <w:tc>
          <w:tcPr>
            <w:tcW w:w="555" w:type="pct"/>
            <w:tcBorders>
              <w:top w:val="nil"/>
              <w:left w:val="nil"/>
              <w:bottom w:val="single" w:sz="4" w:space="0" w:color="auto"/>
              <w:right w:val="single" w:sz="4" w:space="0" w:color="auto"/>
            </w:tcBorders>
            <w:shd w:val="clear" w:color="000000" w:fill="auto"/>
            <w:noWrap/>
            <w:vAlign w:val="center"/>
            <w:hideMark/>
          </w:tcPr>
          <w:p w14:paraId="441C91BA"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661" w:type="pct"/>
            <w:tcBorders>
              <w:top w:val="nil"/>
              <w:left w:val="nil"/>
              <w:bottom w:val="single" w:sz="4" w:space="0" w:color="auto"/>
              <w:right w:val="single" w:sz="4" w:space="0" w:color="auto"/>
            </w:tcBorders>
            <w:shd w:val="clear" w:color="000000" w:fill="FFFFFF"/>
            <w:vAlign w:val="center"/>
            <w:hideMark/>
          </w:tcPr>
          <w:p w14:paraId="170F7686" w14:textId="52427E3C"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DIRECCIÓN ZONAL DE PROMOCION  DE LA SALUD</w:t>
            </w:r>
          </w:p>
        </w:tc>
        <w:tc>
          <w:tcPr>
            <w:tcW w:w="423" w:type="pct"/>
            <w:tcBorders>
              <w:top w:val="nil"/>
              <w:left w:val="nil"/>
              <w:bottom w:val="single" w:sz="4" w:space="0" w:color="auto"/>
              <w:right w:val="single" w:sz="4" w:space="0" w:color="auto"/>
            </w:tcBorders>
            <w:shd w:val="clear" w:color="000000" w:fill="auto"/>
            <w:noWrap/>
            <w:vAlign w:val="center"/>
            <w:hideMark/>
          </w:tcPr>
          <w:p w14:paraId="4742A003"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66" w:type="pct"/>
            <w:tcBorders>
              <w:top w:val="nil"/>
              <w:left w:val="nil"/>
              <w:bottom w:val="single" w:sz="4" w:space="0" w:color="auto"/>
              <w:right w:val="single" w:sz="4" w:space="0" w:color="auto"/>
            </w:tcBorders>
            <w:shd w:val="clear" w:color="000000" w:fill="auto"/>
            <w:noWrap/>
            <w:vAlign w:val="center"/>
            <w:hideMark/>
          </w:tcPr>
          <w:p w14:paraId="620168CE"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SI</w:t>
            </w:r>
          </w:p>
        </w:tc>
        <w:tc>
          <w:tcPr>
            <w:tcW w:w="507" w:type="pct"/>
            <w:vMerge/>
            <w:tcBorders>
              <w:top w:val="nil"/>
              <w:left w:val="single" w:sz="4" w:space="0" w:color="auto"/>
              <w:bottom w:val="single" w:sz="4" w:space="0" w:color="000000"/>
              <w:right w:val="single" w:sz="4" w:space="0" w:color="auto"/>
            </w:tcBorders>
            <w:vAlign w:val="center"/>
            <w:hideMark/>
          </w:tcPr>
          <w:p w14:paraId="6B1E9F3E" w14:textId="77777777" w:rsidR="00F52466" w:rsidRPr="00F52466" w:rsidRDefault="00F52466" w:rsidP="00F52466">
            <w:pPr>
              <w:spacing w:after="0" w:line="240" w:lineRule="auto"/>
              <w:rPr>
                <w:rFonts w:eastAsia="Times New Roman" w:cstheme="minorHAnsi"/>
                <w:color w:val="000000"/>
                <w:sz w:val="16"/>
                <w:szCs w:val="16"/>
                <w:lang w:eastAsia="es-EC"/>
              </w:rPr>
            </w:pPr>
          </w:p>
        </w:tc>
      </w:tr>
      <w:tr w:rsidR="000D347C" w:rsidRPr="003E0373" w14:paraId="0586BCC2" w14:textId="77777777" w:rsidTr="006C6A04">
        <w:trPr>
          <w:trHeight w:val="540"/>
        </w:trPr>
        <w:tc>
          <w:tcPr>
            <w:tcW w:w="202" w:type="pct"/>
            <w:tcBorders>
              <w:top w:val="nil"/>
              <w:left w:val="single" w:sz="4" w:space="0" w:color="auto"/>
              <w:bottom w:val="single" w:sz="4" w:space="0" w:color="auto"/>
              <w:right w:val="single" w:sz="4" w:space="0" w:color="auto"/>
            </w:tcBorders>
            <w:shd w:val="clear" w:color="000000" w:fill="auto"/>
            <w:noWrap/>
            <w:vAlign w:val="center"/>
            <w:hideMark/>
          </w:tcPr>
          <w:p w14:paraId="18131140" w14:textId="77777777" w:rsidR="00F52466" w:rsidRPr="00F52466" w:rsidRDefault="00F52466" w:rsidP="006C6A04">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4.</w:t>
            </w:r>
          </w:p>
        </w:tc>
        <w:tc>
          <w:tcPr>
            <w:tcW w:w="980" w:type="pct"/>
            <w:tcBorders>
              <w:top w:val="nil"/>
              <w:left w:val="nil"/>
              <w:bottom w:val="single" w:sz="4" w:space="0" w:color="auto"/>
              <w:right w:val="single" w:sz="4" w:space="0" w:color="auto"/>
            </w:tcBorders>
            <w:shd w:val="clear" w:color="000000" w:fill="FFFFFF"/>
            <w:vAlign w:val="center"/>
            <w:hideMark/>
          </w:tcPr>
          <w:p w14:paraId="2E897973" w14:textId="5BF1B6F6"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CARTUCHE PEREZ JUAN PABLO</w:t>
            </w:r>
          </w:p>
        </w:tc>
        <w:tc>
          <w:tcPr>
            <w:tcW w:w="514" w:type="pct"/>
            <w:tcBorders>
              <w:top w:val="nil"/>
              <w:left w:val="nil"/>
              <w:bottom w:val="single" w:sz="4" w:space="0" w:color="auto"/>
              <w:right w:val="single" w:sz="4" w:space="0" w:color="auto"/>
            </w:tcBorders>
            <w:shd w:val="clear" w:color="000000" w:fill="auto"/>
            <w:noWrap/>
            <w:vAlign w:val="center"/>
            <w:hideMark/>
          </w:tcPr>
          <w:p w14:paraId="6B050944"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92" w:type="pct"/>
            <w:tcBorders>
              <w:top w:val="nil"/>
              <w:left w:val="nil"/>
              <w:bottom w:val="single" w:sz="4" w:space="0" w:color="auto"/>
              <w:right w:val="single" w:sz="4" w:space="0" w:color="auto"/>
            </w:tcBorders>
            <w:shd w:val="clear" w:color="000000" w:fill="FFFFFF"/>
            <w:vAlign w:val="center"/>
            <w:hideMark/>
          </w:tcPr>
          <w:p w14:paraId="3B416366" w14:textId="6304DC2C"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DIRECCION  ZONAL ADMINISTRATIVA FINANCIERA</w:t>
            </w:r>
          </w:p>
        </w:tc>
        <w:tc>
          <w:tcPr>
            <w:tcW w:w="555" w:type="pct"/>
            <w:tcBorders>
              <w:top w:val="nil"/>
              <w:left w:val="nil"/>
              <w:bottom w:val="single" w:sz="4" w:space="0" w:color="auto"/>
              <w:right w:val="single" w:sz="4" w:space="0" w:color="auto"/>
            </w:tcBorders>
            <w:shd w:val="clear" w:color="000000" w:fill="auto"/>
            <w:noWrap/>
            <w:vAlign w:val="center"/>
            <w:hideMark/>
          </w:tcPr>
          <w:p w14:paraId="568F16E5"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661" w:type="pct"/>
            <w:tcBorders>
              <w:top w:val="nil"/>
              <w:left w:val="nil"/>
              <w:bottom w:val="single" w:sz="4" w:space="0" w:color="auto"/>
              <w:right w:val="single" w:sz="4" w:space="0" w:color="auto"/>
            </w:tcBorders>
            <w:shd w:val="clear" w:color="000000" w:fill="FFFFFF"/>
            <w:vAlign w:val="center"/>
            <w:hideMark/>
          </w:tcPr>
          <w:p w14:paraId="4A6E3D09" w14:textId="4C7F77E6"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DIRECCION  ZONAL ADMINISTRATIVA FINANCIERA</w:t>
            </w:r>
          </w:p>
        </w:tc>
        <w:tc>
          <w:tcPr>
            <w:tcW w:w="423" w:type="pct"/>
            <w:tcBorders>
              <w:top w:val="nil"/>
              <w:left w:val="nil"/>
              <w:bottom w:val="single" w:sz="4" w:space="0" w:color="auto"/>
              <w:right w:val="single" w:sz="4" w:space="0" w:color="auto"/>
            </w:tcBorders>
            <w:shd w:val="clear" w:color="000000" w:fill="auto"/>
            <w:noWrap/>
            <w:vAlign w:val="center"/>
            <w:hideMark/>
          </w:tcPr>
          <w:p w14:paraId="0228670D"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66" w:type="pct"/>
            <w:tcBorders>
              <w:top w:val="nil"/>
              <w:left w:val="nil"/>
              <w:bottom w:val="single" w:sz="4" w:space="0" w:color="auto"/>
              <w:right w:val="single" w:sz="4" w:space="0" w:color="auto"/>
            </w:tcBorders>
            <w:shd w:val="clear" w:color="000000" w:fill="auto"/>
            <w:noWrap/>
            <w:vAlign w:val="center"/>
            <w:hideMark/>
          </w:tcPr>
          <w:p w14:paraId="63061CF6"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SI</w:t>
            </w:r>
          </w:p>
        </w:tc>
        <w:tc>
          <w:tcPr>
            <w:tcW w:w="507" w:type="pct"/>
            <w:vMerge/>
            <w:tcBorders>
              <w:top w:val="nil"/>
              <w:left w:val="single" w:sz="4" w:space="0" w:color="auto"/>
              <w:bottom w:val="single" w:sz="4" w:space="0" w:color="000000"/>
              <w:right w:val="single" w:sz="4" w:space="0" w:color="auto"/>
            </w:tcBorders>
            <w:vAlign w:val="center"/>
            <w:hideMark/>
          </w:tcPr>
          <w:p w14:paraId="7C91EEE5" w14:textId="77777777" w:rsidR="00F52466" w:rsidRPr="00F52466" w:rsidRDefault="00F52466" w:rsidP="00F52466">
            <w:pPr>
              <w:spacing w:after="0" w:line="240" w:lineRule="auto"/>
              <w:rPr>
                <w:rFonts w:eastAsia="Times New Roman" w:cstheme="minorHAnsi"/>
                <w:color w:val="000000"/>
                <w:sz w:val="16"/>
                <w:szCs w:val="16"/>
                <w:lang w:eastAsia="es-EC"/>
              </w:rPr>
            </w:pPr>
          </w:p>
        </w:tc>
      </w:tr>
      <w:tr w:rsidR="000D347C" w:rsidRPr="003E0373" w14:paraId="23F345E7" w14:textId="77777777" w:rsidTr="006C6A04">
        <w:trPr>
          <w:trHeight w:val="540"/>
        </w:trPr>
        <w:tc>
          <w:tcPr>
            <w:tcW w:w="202" w:type="pct"/>
            <w:tcBorders>
              <w:top w:val="nil"/>
              <w:left w:val="single" w:sz="4" w:space="0" w:color="auto"/>
              <w:bottom w:val="single" w:sz="4" w:space="0" w:color="auto"/>
              <w:right w:val="single" w:sz="4" w:space="0" w:color="auto"/>
            </w:tcBorders>
            <w:shd w:val="clear" w:color="000000" w:fill="auto"/>
            <w:noWrap/>
            <w:vAlign w:val="center"/>
            <w:hideMark/>
          </w:tcPr>
          <w:p w14:paraId="1D0411CE" w14:textId="77777777" w:rsidR="00F52466" w:rsidRPr="00F52466" w:rsidRDefault="00F52466" w:rsidP="006C6A04">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5.</w:t>
            </w:r>
          </w:p>
        </w:tc>
        <w:tc>
          <w:tcPr>
            <w:tcW w:w="980" w:type="pct"/>
            <w:tcBorders>
              <w:top w:val="nil"/>
              <w:left w:val="nil"/>
              <w:bottom w:val="single" w:sz="4" w:space="0" w:color="auto"/>
              <w:right w:val="single" w:sz="4" w:space="0" w:color="auto"/>
            </w:tcBorders>
            <w:shd w:val="clear" w:color="000000" w:fill="FFFFFF"/>
            <w:vAlign w:val="center"/>
            <w:hideMark/>
          </w:tcPr>
          <w:p w14:paraId="402BCF92" w14:textId="51278C51"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JARAMILLO SANCHEZ SANDRA LUCIA</w:t>
            </w:r>
          </w:p>
        </w:tc>
        <w:tc>
          <w:tcPr>
            <w:tcW w:w="514" w:type="pct"/>
            <w:tcBorders>
              <w:top w:val="nil"/>
              <w:left w:val="nil"/>
              <w:bottom w:val="single" w:sz="4" w:space="0" w:color="auto"/>
              <w:right w:val="single" w:sz="4" w:space="0" w:color="auto"/>
            </w:tcBorders>
            <w:shd w:val="clear" w:color="000000" w:fill="auto"/>
            <w:noWrap/>
            <w:vAlign w:val="center"/>
            <w:hideMark/>
          </w:tcPr>
          <w:p w14:paraId="6BC6F5AB"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92" w:type="pct"/>
            <w:tcBorders>
              <w:top w:val="nil"/>
              <w:left w:val="nil"/>
              <w:bottom w:val="single" w:sz="4" w:space="0" w:color="auto"/>
              <w:right w:val="single" w:sz="4" w:space="0" w:color="auto"/>
            </w:tcBorders>
            <w:shd w:val="clear" w:color="000000" w:fill="FFFFFF"/>
            <w:vAlign w:val="center"/>
            <w:hideMark/>
          </w:tcPr>
          <w:p w14:paraId="4ACB94F6" w14:textId="753EF07D"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DIRECCION  ZONAL ADMINISTRATIVA FINANCIERA</w:t>
            </w:r>
          </w:p>
        </w:tc>
        <w:tc>
          <w:tcPr>
            <w:tcW w:w="555" w:type="pct"/>
            <w:tcBorders>
              <w:top w:val="nil"/>
              <w:left w:val="nil"/>
              <w:bottom w:val="single" w:sz="4" w:space="0" w:color="auto"/>
              <w:right w:val="single" w:sz="4" w:space="0" w:color="auto"/>
            </w:tcBorders>
            <w:shd w:val="clear" w:color="000000" w:fill="auto"/>
            <w:noWrap/>
            <w:vAlign w:val="center"/>
            <w:hideMark/>
          </w:tcPr>
          <w:p w14:paraId="7F1E744F"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661" w:type="pct"/>
            <w:tcBorders>
              <w:top w:val="nil"/>
              <w:left w:val="nil"/>
              <w:bottom w:val="single" w:sz="4" w:space="0" w:color="auto"/>
              <w:right w:val="single" w:sz="4" w:space="0" w:color="auto"/>
            </w:tcBorders>
            <w:shd w:val="clear" w:color="000000" w:fill="FFFFFF"/>
            <w:vAlign w:val="center"/>
            <w:hideMark/>
          </w:tcPr>
          <w:p w14:paraId="4E60FDD3" w14:textId="0A9CEF4A" w:rsidR="00F52466" w:rsidRPr="00F52466" w:rsidRDefault="00F52466">
            <w:pPr>
              <w:spacing w:after="0" w:line="240" w:lineRule="auto"/>
              <w:jc w:val="center"/>
              <w:rPr>
                <w:rFonts w:eastAsia="Times New Roman" w:cstheme="minorHAnsi"/>
                <w:sz w:val="16"/>
                <w:szCs w:val="16"/>
                <w:lang w:eastAsia="es-EC"/>
              </w:rPr>
            </w:pPr>
            <w:r w:rsidRPr="00F52466">
              <w:rPr>
                <w:rFonts w:eastAsia="Times New Roman" w:cstheme="minorHAnsi"/>
                <w:sz w:val="16"/>
                <w:szCs w:val="16"/>
                <w:lang w:eastAsia="es-EC"/>
              </w:rPr>
              <w:t>DIRECCION  ZONAL ADMINISTRATIVA FINANCIERA</w:t>
            </w:r>
          </w:p>
        </w:tc>
        <w:tc>
          <w:tcPr>
            <w:tcW w:w="423" w:type="pct"/>
            <w:tcBorders>
              <w:top w:val="nil"/>
              <w:left w:val="nil"/>
              <w:bottom w:val="single" w:sz="4" w:space="0" w:color="auto"/>
              <w:right w:val="single" w:sz="4" w:space="0" w:color="auto"/>
            </w:tcBorders>
            <w:shd w:val="clear" w:color="000000" w:fill="auto"/>
            <w:noWrap/>
            <w:vAlign w:val="center"/>
            <w:hideMark/>
          </w:tcPr>
          <w:p w14:paraId="79F65CB1"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LOJA</w:t>
            </w:r>
          </w:p>
        </w:tc>
        <w:tc>
          <w:tcPr>
            <w:tcW w:w="566" w:type="pct"/>
            <w:tcBorders>
              <w:top w:val="nil"/>
              <w:left w:val="nil"/>
              <w:bottom w:val="single" w:sz="4" w:space="0" w:color="auto"/>
              <w:right w:val="single" w:sz="4" w:space="0" w:color="auto"/>
            </w:tcBorders>
            <w:shd w:val="clear" w:color="000000" w:fill="auto"/>
            <w:noWrap/>
            <w:vAlign w:val="center"/>
            <w:hideMark/>
          </w:tcPr>
          <w:p w14:paraId="7B4EF8B8" w14:textId="77777777" w:rsidR="00F52466" w:rsidRPr="00F52466" w:rsidRDefault="00F52466">
            <w:pPr>
              <w:spacing w:after="0" w:line="240" w:lineRule="auto"/>
              <w:jc w:val="center"/>
              <w:rPr>
                <w:rFonts w:eastAsia="Times New Roman" w:cstheme="minorHAnsi"/>
                <w:color w:val="000000"/>
                <w:sz w:val="16"/>
                <w:szCs w:val="16"/>
                <w:lang w:eastAsia="es-EC"/>
              </w:rPr>
            </w:pPr>
            <w:r w:rsidRPr="00F52466">
              <w:rPr>
                <w:rFonts w:eastAsia="Times New Roman" w:cstheme="minorHAnsi"/>
                <w:color w:val="000000"/>
                <w:sz w:val="16"/>
                <w:szCs w:val="16"/>
                <w:lang w:eastAsia="es-EC"/>
              </w:rPr>
              <w:t>SI</w:t>
            </w:r>
          </w:p>
        </w:tc>
        <w:tc>
          <w:tcPr>
            <w:tcW w:w="507" w:type="pct"/>
            <w:vMerge/>
            <w:tcBorders>
              <w:top w:val="nil"/>
              <w:left w:val="single" w:sz="4" w:space="0" w:color="auto"/>
              <w:bottom w:val="single" w:sz="4" w:space="0" w:color="000000"/>
              <w:right w:val="single" w:sz="4" w:space="0" w:color="auto"/>
            </w:tcBorders>
            <w:vAlign w:val="center"/>
            <w:hideMark/>
          </w:tcPr>
          <w:p w14:paraId="1FA8A5F4" w14:textId="77777777" w:rsidR="00F52466" w:rsidRPr="00F52466" w:rsidRDefault="00F52466" w:rsidP="00F52466">
            <w:pPr>
              <w:spacing w:after="0" w:line="240" w:lineRule="auto"/>
              <w:rPr>
                <w:rFonts w:eastAsia="Times New Roman" w:cstheme="minorHAnsi"/>
                <w:color w:val="000000"/>
                <w:sz w:val="16"/>
                <w:szCs w:val="16"/>
                <w:lang w:eastAsia="es-EC"/>
              </w:rPr>
            </w:pPr>
          </w:p>
        </w:tc>
      </w:tr>
    </w:tbl>
    <w:p w14:paraId="64FF19A4" w14:textId="77777777" w:rsidR="00F52466" w:rsidRDefault="00F52466" w:rsidP="00F52466">
      <w:pPr>
        <w:pStyle w:val="Prrafodelista"/>
        <w:tabs>
          <w:tab w:val="left" w:pos="284"/>
          <w:tab w:val="left" w:pos="426"/>
        </w:tabs>
        <w:spacing w:after="0" w:line="240" w:lineRule="auto"/>
        <w:ind w:left="0"/>
        <w:jc w:val="both"/>
        <w:rPr>
          <w:rFonts w:cstheme="minorHAnsi"/>
          <w:b/>
          <w:sz w:val="14"/>
          <w:szCs w:val="14"/>
        </w:rPr>
      </w:pPr>
    </w:p>
    <w:p w14:paraId="23BE30D9" w14:textId="77777777" w:rsidR="00F52466" w:rsidRPr="00B43D51" w:rsidRDefault="00F52466" w:rsidP="00F52466">
      <w:pPr>
        <w:pStyle w:val="Prrafodelista"/>
        <w:tabs>
          <w:tab w:val="left" w:pos="284"/>
          <w:tab w:val="left" w:pos="426"/>
        </w:tabs>
        <w:spacing w:after="0" w:line="240" w:lineRule="auto"/>
        <w:ind w:left="0"/>
        <w:jc w:val="both"/>
        <w:rPr>
          <w:rFonts w:cstheme="minorHAnsi"/>
          <w:sz w:val="14"/>
          <w:szCs w:val="14"/>
        </w:rPr>
      </w:pPr>
      <w:r w:rsidRPr="00AC1E75">
        <w:rPr>
          <w:rFonts w:cstheme="minorHAnsi"/>
          <w:b/>
          <w:sz w:val="14"/>
          <w:szCs w:val="14"/>
        </w:rPr>
        <w:t>FUENTE:</w:t>
      </w:r>
      <w:r>
        <w:rPr>
          <w:rFonts w:cstheme="minorHAnsi"/>
          <w:b/>
          <w:sz w:val="14"/>
          <w:szCs w:val="14"/>
        </w:rPr>
        <w:t xml:space="preserve"> Coordinación Zonal 7 Salud</w:t>
      </w:r>
    </w:p>
    <w:p w14:paraId="5264B4D2" w14:textId="77777777" w:rsidR="00F52466" w:rsidRPr="00B43D51" w:rsidRDefault="00F52466" w:rsidP="00F52466">
      <w:pPr>
        <w:pStyle w:val="Prrafodelista"/>
        <w:tabs>
          <w:tab w:val="left" w:pos="284"/>
          <w:tab w:val="left" w:pos="426"/>
        </w:tabs>
        <w:spacing w:after="0" w:line="240" w:lineRule="auto"/>
        <w:ind w:left="0"/>
        <w:jc w:val="both"/>
        <w:rPr>
          <w:rFonts w:cstheme="minorHAnsi"/>
          <w:sz w:val="14"/>
          <w:szCs w:val="14"/>
        </w:rPr>
      </w:pPr>
      <w:r w:rsidRPr="00AC1E75">
        <w:rPr>
          <w:rFonts w:cstheme="minorHAnsi"/>
          <w:b/>
          <w:bCs/>
          <w:color w:val="000000"/>
          <w:sz w:val="14"/>
          <w:szCs w:val="14"/>
        </w:rPr>
        <w:t xml:space="preserve">ELABORADO POR: </w:t>
      </w:r>
      <w:r>
        <w:rPr>
          <w:rFonts w:cstheme="minorHAnsi"/>
          <w:b/>
          <w:bCs/>
          <w:color w:val="000000"/>
          <w:sz w:val="14"/>
          <w:szCs w:val="14"/>
        </w:rPr>
        <w:t xml:space="preserve">Dirección de  Gestión de Control del Servicio Público </w:t>
      </w:r>
    </w:p>
    <w:p w14:paraId="7C79BAC5" w14:textId="77777777" w:rsidR="00F52466" w:rsidRPr="00B43D51" w:rsidRDefault="00F52466" w:rsidP="00F52466">
      <w:pPr>
        <w:pStyle w:val="Prrafodelista"/>
        <w:tabs>
          <w:tab w:val="left" w:pos="284"/>
          <w:tab w:val="left" w:pos="426"/>
          <w:tab w:val="left" w:pos="567"/>
        </w:tabs>
        <w:spacing w:after="0" w:line="240" w:lineRule="auto"/>
        <w:ind w:left="0"/>
        <w:jc w:val="both"/>
        <w:rPr>
          <w:rFonts w:cstheme="minorHAnsi"/>
          <w:bCs/>
          <w:color w:val="000000"/>
          <w:sz w:val="14"/>
          <w:szCs w:val="14"/>
        </w:rPr>
      </w:pPr>
      <w:r w:rsidRPr="00AC1E75">
        <w:rPr>
          <w:rFonts w:cstheme="minorHAnsi"/>
          <w:b/>
          <w:bCs/>
          <w:color w:val="000000"/>
          <w:sz w:val="14"/>
          <w:szCs w:val="14"/>
        </w:rPr>
        <w:t xml:space="preserve">FECHA DE CORTE: </w:t>
      </w:r>
      <w:r>
        <w:rPr>
          <w:rFonts w:cstheme="minorHAnsi"/>
          <w:b/>
          <w:bCs/>
          <w:color w:val="000000"/>
          <w:sz w:val="14"/>
          <w:szCs w:val="14"/>
        </w:rPr>
        <w:t>Marzo 2023</w:t>
      </w:r>
    </w:p>
    <w:p w14:paraId="2234DC19" w14:textId="77777777" w:rsidR="00F52466" w:rsidRPr="00A370EC" w:rsidRDefault="00F52466" w:rsidP="00F52466">
      <w:pPr>
        <w:pStyle w:val="Prrafodelista"/>
        <w:spacing w:before="32"/>
        <w:ind w:right="349"/>
        <w:jc w:val="center"/>
        <w:rPr>
          <w:rFonts w:ascii="Arial" w:eastAsia="Arial" w:hAnsi="Arial" w:cs="Arial"/>
        </w:rPr>
      </w:pPr>
    </w:p>
    <w:p w14:paraId="5FAF6A25" w14:textId="77777777" w:rsidR="00A370EC" w:rsidRDefault="00A370EC"/>
    <w:p w14:paraId="6BD2FD1D" w14:textId="77777777" w:rsidR="005D038D" w:rsidRDefault="005D038D"/>
    <w:p w14:paraId="18454077" w14:textId="77777777" w:rsidR="005D038D" w:rsidRDefault="005D038D"/>
    <w:p w14:paraId="33C6E3AE" w14:textId="77777777" w:rsidR="005D038D" w:rsidRDefault="005D038D"/>
    <w:p w14:paraId="70196ADE" w14:textId="77777777" w:rsidR="005D038D" w:rsidRDefault="005D038D"/>
    <w:p w14:paraId="1A25ACA1" w14:textId="77777777" w:rsidR="005D038D" w:rsidRDefault="005D038D"/>
    <w:p w14:paraId="325C5835" w14:textId="65E330C7" w:rsidR="005D038D" w:rsidRDefault="005D038D" w:rsidP="005D038D">
      <w:pPr>
        <w:jc w:val="center"/>
        <w:rPr>
          <w:rFonts w:ascii="Calibri" w:hAnsi="Calibri" w:cs="Calibri"/>
          <w:b/>
          <w:bCs/>
          <w:color w:val="000000"/>
          <w:sz w:val="24"/>
          <w:szCs w:val="24"/>
        </w:rPr>
      </w:pPr>
      <w:r>
        <w:rPr>
          <w:rFonts w:ascii="Calibri" w:hAnsi="Calibri" w:cs="Calibri"/>
          <w:b/>
          <w:bCs/>
          <w:color w:val="000000"/>
          <w:sz w:val="24"/>
          <w:szCs w:val="24"/>
        </w:rPr>
        <w:t>IMPLEMENTACIÓN DEL ESTRUCTURA ORGÁNICA</w:t>
      </w:r>
    </w:p>
    <w:tbl>
      <w:tblPr>
        <w:tblW w:w="5000" w:type="pct"/>
        <w:tblCellMar>
          <w:left w:w="70" w:type="dxa"/>
          <w:right w:w="70" w:type="dxa"/>
        </w:tblCellMar>
        <w:tblLook w:val="04A0" w:firstRow="1" w:lastRow="0" w:firstColumn="1" w:lastColumn="0" w:noHBand="0" w:noVBand="1"/>
      </w:tblPr>
      <w:tblGrid>
        <w:gridCol w:w="353"/>
        <w:gridCol w:w="1900"/>
        <w:gridCol w:w="1028"/>
        <w:gridCol w:w="757"/>
        <w:gridCol w:w="1390"/>
        <w:gridCol w:w="1028"/>
        <w:gridCol w:w="1316"/>
        <w:gridCol w:w="1146"/>
        <w:gridCol w:w="1028"/>
        <w:gridCol w:w="850"/>
        <w:gridCol w:w="979"/>
        <w:gridCol w:w="949"/>
        <w:gridCol w:w="986"/>
      </w:tblGrid>
      <w:tr w:rsidR="003E0373" w:rsidRPr="00544A4F" w14:paraId="1EC136BD" w14:textId="77777777" w:rsidTr="00E67D37">
        <w:trPr>
          <w:trHeight w:val="300"/>
        </w:trPr>
        <w:tc>
          <w:tcPr>
            <w:tcW w:w="129"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9CA4A95"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No.</w:t>
            </w:r>
          </w:p>
        </w:tc>
        <w:tc>
          <w:tcPr>
            <w:tcW w:w="693"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09C3CC6"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 xml:space="preserve">NOMBRE DEL SERVIDOR </w:t>
            </w:r>
          </w:p>
        </w:tc>
        <w:tc>
          <w:tcPr>
            <w:tcW w:w="1158" w:type="pct"/>
            <w:gridSpan w:val="3"/>
            <w:tcBorders>
              <w:top w:val="single" w:sz="4" w:space="0" w:color="auto"/>
              <w:left w:val="nil"/>
              <w:bottom w:val="single" w:sz="4" w:space="0" w:color="auto"/>
              <w:right w:val="single" w:sz="4" w:space="0" w:color="auto"/>
            </w:tcBorders>
            <w:shd w:val="clear" w:color="000000" w:fill="F2F2F2"/>
            <w:vAlign w:val="center"/>
            <w:hideMark/>
          </w:tcPr>
          <w:p w14:paraId="64D46180"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ACCIÓN DE PERSONAL O CONTRATO DE TRABAJO</w:t>
            </w:r>
          </w:p>
        </w:tc>
        <w:tc>
          <w:tcPr>
            <w:tcW w:w="1272" w:type="pct"/>
            <w:gridSpan w:val="3"/>
            <w:tcBorders>
              <w:top w:val="single" w:sz="4" w:space="0" w:color="auto"/>
              <w:left w:val="nil"/>
              <w:bottom w:val="single" w:sz="4" w:space="0" w:color="auto"/>
              <w:right w:val="single" w:sz="4" w:space="0" w:color="000000"/>
            </w:tcBorders>
            <w:shd w:val="clear" w:color="000000" w:fill="F2F2F2"/>
            <w:vAlign w:val="center"/>
            <w:hideMark/>
          </w:tcPr>
          <w:p w14:paraId="42AD6914"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DISTRIBUTIVO DE PERSONAL</w:t>
            </w:r>
          </w:p>
        </w:tc>
        <w:tc>
          <w:tcPr>
            <w:tcW w:w="1042" w:type="pct"/>
            <w:gridSpan w:val="3"/>
            <w:tcBorders>
              <w:top w:val="single" w:sz="4" w:space="0" w:color="auto"/>
              <w:left w:val="nil"/>
              <w:bottom w:val="single" w:sz="4" w:space="0" w:color="auto"/>
              <w:right w:val="single" w:sz="4" w:space="0" w:color="000000"/>
            </w:tcBorders>
            <w:shd w:val="clear" w:color="000000" w:fill="F2F2F2"/>
            <w:vAlign w:val="center"/>
            <w:hideMark/>
          </w:tcPr>
          <w:p w14:paraId="11A50E98"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ESTATUTO ORGÁNICO</w:t>
            </w:r>
          </w:p>
        </w:tc>
        <w:tc>
          <w:tcPr>
            <w:tcW w:w="346"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42D8708"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 xml:space="preserve">CUMPLIMIENTO </w:t>
            </w:r>
          </w:p>
        </w:tc>
        <w:tc>
          <w:tcPr>
            <w:tcW w:w="360"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1A1FF04"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 xml:space="preserve">OBSERVACIONES </w:t>
            </w:r>
          </w:p>
        </w:tc>
      </w:tr>
      <w:tr w:rsidR="003E0373" w:rsidRPr="00544A4F" w14:paraId="5F754B1F" w14:textId="77777777" w:rsidTr="00E67D37">
        <w:trPr>
          <w:trHeight w:val="450"/>
        </w:trPr>
        <w:tc>
          <w:tcPr>
            <w:tcW w:w="129" w:type="pct"/>
            <w:vMerge/>
            <w:tcBorders>
              <w:top w:val="single" w:sz="4" w:space="0" w:color="auto"/>
              <w:left w:val="single" w:sz="4" w:space="0" w:color="auto"/>
              <w:bottom w:val="single" w:sz="4" w:space="0" w:color="auto"/>
              <w:right w:val="single" w:sz="4" w:space="0" w:color="auto"/>
            </w:tcBorders>
            <w:vAlign w:val="center"/>
            <w:hideMark/>
          </w:tcPr>
          <w:p w14:paraId="755DB4EB" w14:textId="77777777" w:rsidR="003E0373" w:rsidRPr="003E0373" w:rsidRDefault="003E0373" w:rsidP="003E0373">
            <w:pPr>
              <w:spacing w:after="0" w:line="240" w:lineRule="auto"/>
              <w:rPr>
                <w:rFonts w:eastAsia="Times New Roman" w:cstheme="minorHAnsi"/>
                <w:b/>
                <w:bCs/>
                <w:color w:val="000000"/>
                <w:sz w:val="12"/>
                <w:szCs w:val="12"/>
                <w:lang w:eastAsia="es-EC"/>
              </w:rPr>
            </w:pPr>
          </w:p>
        </w:tc>
        <w:tc>
          <w:tcPr>
            <w:tcW w:w="693" w:type="pct"/>
            <w:vMerge/>
            <w:tcBorders>
              <w:top w:val="single" w:sz="4" w:space="0" w:color="auto"/>
              <w:left w:val="single" w:sz="4" w:space="0" w:color="auto"/>
              <w:bottom w:val="single" w:sz="4" w:space="0" w:color="auto"/>
              <w:right w:val="single" w:sz="4" w:space="0" w:color="auto"/>
            </w:tcBorders>
            <w:vAlign w:val="center"/>
            <w:hideMark/>
          </w:tcPr>
          <w:p w14:paraId="26F2876B" w14:textId="77777777" w:rsidR="003E0373" w:rsidRPr="003E0373" w:rsidRDefault="003E0373" w:rsidP="003E0373">
            <w:pPr>
              <w:spacing w:after="0" w:line="240" w:lineRule="auto"/>
              <w:rPr>
                <w:rFonts w:eastAsia="Times New Roman" w:cstheme="minorHAnsi"/>
                <w:b/>
                <w:bCs/>
                <w:color w:val="000000"/>
                <w:sz w:val="12"/>
                <w:szCs w:val="12"/>
                <w:lang w:eastAsia="es-EC"/>
              </w:rPr>
            </w:pPr>
          </w:p>
        </w:tc>
        <w:tc>
          <w:tcPr>
            <w:tcW w:w="375" w:type="pct"/>
            <w:tcBorders>
              <w:top w:val="nil"/>
              <w:left w:val="nil"/>
              <w:bottom w:val="single" w:sz="4" w:space="0" w:color="auto"/>
              <w:right w:val="single" w:sz="4" w:space="0" w:color="auto"/>
            </w:tcBorders>
            <w:shd w:val="clear" w:color="000000" w:fill="F2F2F2"/>
            <w:vAlign w:val="center"/>
            <w:hideMark/>
          </w:tcPr>
          <w:p w14:paraId="4141EB03"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UNIDAD ADMINISTRATIVA</w:t>
            </w:r>
          </w:p>
        </w:tc>
        <w:tc>
          <w:tcPr>
            <w:tcW w:w="276" w:type="pct"/>
            <w:tcBorders>
              <w:top w:val="nil"/>
              <w:left w:val="nil"/>
              <w:bottom w:val="single" w:sz="4" w:space="0" w:color="auto"/>
              <w:right w:val="single" w:sz="4" w:space="0" w:color="auto"/>
            </w:tcBorders>
            <w:shd w:val="clear" w:color="000000" w:fill="F2F2F2"/>
            <w:vAlign w:val="center"/>
            <w:hideMark/>
          </w:tcPr>
          <w:p w14:paraId="18E1B573"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UNIDAD DE GESTIÓN INTERNA</w:t>
            </w:r>
          </w:p>
        </w:tc>
        <w:tc>
          <w:tcPr>
            <w:tcW w:w="507" w:type="pct"/>
            <w:tcBorders>
              <w:top w:val="nil"/>
              <w:left w:val="nil"/>
              <w:bottom w:val="nil"/>
              <w:right w:val="single" w:sz="4" w:space="0" w:color="auto"/>
            </w:tcBorders>
            <w:shd w:val="clear" w:color="000000" w:fill="F2F2F2"/>
            <w:vAlign w:val="center"/>
            <w:hideMark/>
          </w:tcPr>
          <w:p w14:paraId="25FAAAB6"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DENOMINACIÓN DEL PUESTO</w:t>
            </w:r>
          </w:p>
        </w:tc>
        <w:tc>
          <w:tcPr>
            <w:tcW w:w="375" w:type="pct"/>
            <w:tcBorders>
              <w:top w:val="nil"/>
              <w:left w:val="nil"/>
              <w:bottom w:val="single" w:sz="4" w:space="0" w:color="auto"/>
              <w:right w:val="single" w:sz="4" w:space="0" w:color="auto"/>
            </w:tcBorders>
            <w:shd w:val="clear" w:color="000000" w:fill="F2F2F2"/>
            <w:vAlign w:val="center"/>
            <w:hideMark/>
          </w:tcPr>
          <w:p w14:paraId="1C73C8DC"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UNIDAD ADMINISTRATIVA</w:t>
            </w:r>
          </w:p>
        </w:tc>
        <w:tc>
          <w:tcPr>
            <w:tcW w:w="480" w:type="pct"/>
            <w:tcBorders>
              <w:top w:val="nil"/>
              <w:left w:val="nil"/>
              <w:bottom w:val="single" w:sz="4" w:space="0" w:color="auto"/>
              <w:right w:val="single" w:sz="4" w:space="0" w:color="auto"/>
            </w:tcBorders>
            <w:shd w:val="clear" w:color="000000" w:fill="F2F2F2"/>
            <w:vAlign w:val="center"/>
            <w:hideMark/>
          </w:tcPr>
          <w:p w14:paraId="20ED5101"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UNIDAD DE GESTIÓN INTERNA</w:t>
            </w:r>
          </w:p>
        </w:tc>
        <w:tc>
          <w:tcPr>
            <w:tcW w:w="418" w:type="pct"/>
            <w:tcBorders>
              <w:top w:val="nil"/>
              <w:left w:val="nil"/>
              <w:bottom w:val="nil"/>
              <w:right w:val="single" w:sz="4" w:space="0" w:color="auto"/>
            </w:tcBorders>
            <w:shd w:val="clear" w:color="000000" w:fill="F2F2F2"/>
            <w:vAlign w:val="center"/>
            <w:hideMark/>
          </w:tcPr>
          <w:p w14:paraId="4B4945DD"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DENOMINACIÓN DEL PUESTO</w:t>
            </w:r>
          </w:p>
        </w:tc>
        <w:tc>
          <w:tcPr>
            <w:tcW w:w="375" w:type="pct"/>
            <w:tcBorders>
              <w:top w:val="nil"/>
              <w:left w:val="nil"/>
              <w:bottom w:val="single" w:sz="4" w:space="0" w:color="auto"/>
              <w:right w:val="single" w:sz="4" w:space="0" w:color="auto"/>
            </w:tcBorders>
            <w:shd w:val="clear" w:color="000000" w:fill="F2F2F2"/>
            <w:vAlign w:val="center"/>
            <w:hideMark/>
          </w:tcPr>
          <w:p w14:paraId="550A1975"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UNIDAD ADMINISTRATIVA</w:t>
            </w:r>
          </w:p>
        </w:tc>
        <w:tc>
          <w:tcPr>
            <w:tcW w:w="310" w:type="pct"/>
            <w:tcBorders>
              <w:top w:val="nil"/>
              <w:left w:val="nil"/>
              <w:bottom w:val="single" w:sz="4" w:space="0" w:color="auto"/>
              <w:right w:val="single" w:sz="4" w:space="0" w:color="auto"/>
            </w:tcBorders>
            <w:shd w:val="clear" w:color="000000" w:fill="F2F2F2"/>
            <w:vAlign w:val="center"/>
            <w:hideMark/>
          </w:tcPr>
          <w:p w14:paraId="7F7F861A"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UNIDAD DE GESTIÓN INTERNA</w:t>
            </w:r>
          </w:p>
        </w:tc>
        <w:tc>
          <w:tcPr>
            <w:tcW w:w="357" w:type="pct"/>
            <w:tcBorders>
              <w:top w:val="nil"/>
              <w:left w:val="nil"/>
              <w:bottom w:val="nil"/>
              <w:right w:val="single" w:sz="4" w:space="0" w:color="auto"/>
            </w:tcBorders>
            <w:shd w:val="clear" w:color="000000" w:fill="F2F2F2"/>
            <w:vAlign w:val="center"/>
            <w:hideMark/>
          </w:tcPr>
          <w:p w14:paraId="5A48832A" w14:textId="77777777" w:rsidR="003E0373" w:rsidRPr="003E0373" w:rsidRDefault="003E0373" w:rsidP="003E0373">
            <w:pPr>
              <w:spacing w:after="0" w:line="240" w:lineRule="auto"/>
              <w:jc w:val="center"/>
              <w:rPr>
                <w:rFonts w:eastAsia="Times New Roman" w:cstheme="minorHAnsi"/>
                <w:b/>
                <w:bCs/>
                <w:color w:val="000000"/>
                <w:sz w:val="12"/>
                <w:szCs w:val="12"/>
                <w:lang w:eastAsia="es-EC"/>
              </w:rPr>
            </w:pPr>
            <w:r w:rsidRPr="003E0373">
              <w:rPr>
                <w:rFonts w:eastAsia="Times New Roman" w:cstheme="minorHAnsi"/>
                <w:b/>
                <w:bCs/>
                <w:color w:val="000000"/>
                <w:sz w:val="12"/>
                <w:szCs w:val="12"/>
                <w:lang w:eastAsia="es-EC"/>
              </w:rPr>
              <w:t>DENOMINACIÓN DEL PUESTO</w:t>
            </w:r>
          </w:p>
        </w:tc>
        <w:tc>
          <w:tcPr>
            <w:tcW w:w="346" w:type="pct"/>
            <w:vMerge/>
            <w:tcBorders>
              <w:top w:val="single" w:sz="4" w:space="0" w:color="auto"/>
              <w:left w:val="single" w:sz="4" w:space="0" w:color="auto"/>
              <w:bottom w:val="single" w:sz="4" w:space="0" w:color="auto"/>
              <w:right w:val="single" w:sz="4" w:space="0" w:color="auto"/>
            </w:tcBorders>
            <w:vAlign w:val="center"/>
            <w:hideMark/>
          </w:tcPr>
          <w:p w14:paraId="2ADCB581" w14:textId="77777777" w:rsidR="003E0373" w:rsidRPr="003E0373" w:rsidRDefault="003E0373" w:rsidP="003E0373">
            <w:pPr>
              <w:spacing w:after="0" w:line="240" w:lineRule="auto"/>
              <w:rPr>
                <w:rFonts w:eastAsia="Times New Roman" w:cstheme="minorHAnsi"/>
                <w:b/>
                <w:bCs/>
                <w:color w:val="000000"/>
                <w:sz w:val="12"/>
                <w:szCs w:val="12"/>
                <w:lang w:eastAsia="es-EC"/>
              </w:rPr>
            </w:pPr>
          </w:p>
        </w:tc>
        <w:tc>
          <w:tcPr>
            <w:tcW w:w="360" w:type="pct"/>
            <w:vMerge/>
            <w:tcBorders>
              <w:top w:val="single" w:sz="4" w:space="0" w:color="auto"/>
              <w:left w:val="single" w:sz="4" w:space="0" w:color="auto"/>
              <w:bottom w:val="single" w:sz="4" w:space="0" w:color="auto"/>
              <w:right w:val="single" w:sz="4" w:space="0" w:color="auto"/>
            </w:tcBorders>
            <w:vAlign w:val="center"/>
            <w:hideMark/>
          </w:tcPr>
          <w:p w14:paraId="702BE822" w14:textId="77777777" w:rsidR="003E0373" w:rsidRPr="003E0373" w:rsidRDefault="003E0373" w:rsidP="003E0373">
            <w:pPr>
              <w:spacing w:after="0" w:line="240" w:lineRule="auto"/>
              <w:rPr>
                <w:rFonts w:eastAsia="Times New Roman" w:cstheme="minorHAnsi"/>
                <w:b/>
                <w:bCs/>
                <w:color w:val="000000"/>
                <w:sz w:val="12"/>
                <w:szCs w:val="12"/>
                <w:lang w:eastAsia="es-EC"/>
              </w:rPr>
            </w:pPr>
          </w:p>
        </w:tc>
      </w:tr>
      <w:tr w:rsidR="003E0373" w:rsidRPr="0068291B" w14:paraId="2D9AFDF8" w14:textId="77777777" w:rsidTr="00E67D37">
        <w:trPr>
          <w:trHeight w:val="915"/>
        </w:trPr>
        <w:tc>
          <w:tcPr>
            <w:tcW w:w="129" w:type="pct"/>
            <w:tcBorders>
              <w:top w:val="nil"/>
              <w:left w:val="single" w:sz="4" w:space="0" w:color="auto"/>
              <w:bottom w:val="single" w:sz="4" w:space="0" w:color="auto"/>
              <w:right w:val="single" w:sz="4" w:space="0" w:color="auto"/>
            </w:tcBorders>
            <w:shd w:val="clear" w:color="000000" w:fill="auto"/>
            <w:noWrap/>
            <w:vAlign w:val="bottom"/>
            <w:hideMark/>
          </w:tcPr>
          <w:p w14:paraId="31CFDE52"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1.</w:t>
            </w:r>
          </w:p>
        </w:tc>
        <w:tc>
          <w:tcPr>
            <w:tcW w:w="693" w:type="pct"/>
            <w:tcBorders>
              <w:top w:val="nil"/>
              <w:left w:val="nil"/>
              <w:bottom w:val="single" w:sz="8" w:space="0" w:color="auto"/>
              <w:right w:val="single" w:sz="8" w:space="0" w:color="auto"/>
            </w:tcBorders>
            <w:shd w:val="clear" w:color="auto" w:fill="auto"/>
            <w:noWrap/>
            <w:vAlign w:val="center"/>
            <w:hideMark/>
          </w:tcPr>
          <w:p w14:paraId="0E90C583" w14:textId="77777777" w:rsidR="003E0373" w:rsidRPr="0068291B" w:rsidRDefault="003E0373" w:rsidP="003E0373">
            <w:pPr>
              <w:spacing w:after="0" w:line="240" w:lineRule="auto"/>
              <w:jc w:val="center"/>
              <w:rPr>
                <w:rFonts w:eastAsia="Times New Roman" w:cstheme="minorHAnsi"/>
                <w:color w:val="FF0000"/>
                <w:sz w:val="12"/>
                <w:szCs w:val="12"/>
                <w:lang w:eastAsia="es-EC"/>
              </w:rPr>
            </w:pPr>
            <w:r w:rsidRPr="0068291B">
              <w:rPr>
                <w:rFonts w:eastAsia="Times New Roman" w:cstheme="minorHAnsi"/>
                <w:color w:val="FF0000"/>
                <w:sz w:val="12"/>
                <w:szCs w:val="12"/>
                <w:lang w:eastAsia="es-EC"/>
              </w:rPr>
              <w:t xml:space="preserve">Ontaneda </w:t>
            </w:r>
            <w:proofErr w:type="spellStart"/>
            <w:r w:rsidRPr="0068291B">
              <w:rPr>
                <w:rFonts w:eastAsia="Times New Roman" w:cstheme="minorHAnsi"/>
                <w:color w:val="FF0000"/>
                <w:sz w:val="12"/>
                <w:szCs w:val="12"/>
                <w:lang w:eastAsia="es-EC"/>
              </w:rPr>
              <w:t>Guarnizo</w:t>
            </w:r>
            <w:proofErr w:type="spellEnd"/>
            <w:r w:rsidRPr="0068291B">
              <w:rPr>
                <w:rFonts w:eastAsia="Times New Roman" w:cstheme="minorHAnsi"/>
                <w:color w:val="FF0000"/>
                <w:sz w:val="12"/>
                <w:szCs w:val="12"/>
                <w:lang w:eastAsia="es-EC"/>
              </w:rPr>
              <w:t xml:space="preserve"> </w:t>
            </w:r>
            <w:proofErr w:type="spellStart"/>
            <w:r w:rsidRPr="0068291B">
              <w:rPr>
                <w:rFonts w:eastAsia="Times New Roman" w:cstheme="minorHAnsi"/>
                <w:color w:val="FF0000"/>
                <w:sz w:val="12"/>
                <w:szCs w:val="12"/>
                <w:lang w:eastAsia="es-EC"/>
              </w:rPr>
              <w:t>Eufracia</w:t>
            </w:r>
            <w:proofErr w:type="spellEnd"/>
            <w:r w:rsidRPr="0068291B">
              <w:rPr>
                <w:rFonts w:eastAsia="Times New Roman" w:cstheme="minorHAnsi"/>
                <w:color w:val="FF0000"/>
                <w:sz w:val="12"/>
                <w:szCs w:val="12"/>
                <w:lang w:eastAsia="es-EC"/>
              </w:rPr>
              <w:t xml:space="preserve"> </w:t>
            </w:r>
            <w:proofErr w:type="spellStart"/>
            <w:r w:rsidRPr="0068291B">
              <w:rPr>
                <w:rFonts w:eastAsia="Times New Roman" w:cstheme="minorHAnsi"/>
                <w:color w:val="FF0000"/>
                <w:sz w:val="12"/>
                <w:szCs w:val="12"/>
                <w:lang w:eastAsia="es-EC"/>
              </w:rPr>
              <w:t>Guicela</w:t>
            </w:r>
            <w:proofErr w:type="spellEnd"/>
          </w:p>
        </w:tc>
        <w:tc>
          <w:tcPr>
            <w:tcW w:w="375" w:type="pct"/>
            <w:tcBorders>
              <w:top w:val="nil"/>
              <w:left w:val="single" w:sz="4" w:space="0" w:color="auto"/>
              <w:bottom w:val="single" w:sz="4" w:space="0" w:color="auto"/>
              <w:right w:val="single" w:sz="4" w:space="0" w:color="auto"/>
            </w:tcBorders>
            <w:shd w:val="clear" w:color="000000" w:fill="auto"/>
            <w:vAlign w:val="center"/>
            <w:hideMark/>
          </w:tcPr>
          <w:p w14:paraId="62F5DE45"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276" w:type="pct"/>
            <w:tcBorders>
              <w:top w:val="nil"/>
              <w:left w:val="nil"/>
              <w:bottom w:val="single" w:sz="4" w:space="0" w:color="auto"/>
              <w:right w:val="single" w:sz="4" w:space="0" w:color="auto"/>
            </w:tcBorders>
            <w:shd w:val="clear" w:color="000000" w:fill="auto"/>
            <w:vAlign w:val="center"/>
            <w:hideMark/>
          </w:tcPr>
          <w:p w14:paraId="0D5CF94D"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507" w:type="pct"/>
            <w:tcBorders>
              <w:top w:val="single" w:sz="4" w:space="0" w:color="auto"/>
              <w:left w:val="nil"/>
              <w:bottom w:val="single" w:sz="4" w:space="0" w:color="auto"/>
              <w:right w:val="single" w:sz="4" w:space="0" w:color="auto"/>
            </w:tcBorders>
            <w:shd w:val="clear" w:color="000000" w:fill="auto"/>
            <w:noWrap/>
            <w:vAlign w:val="center"/>
            <w:hideMark/>
          </w:tcPr>
          <w:p w14:paraId="42D4B898" w14:textId="77777777" w:rsidR="003E0373" w:rsidRPr="0068291B" w:rsidRDefault="003E0373" w:rsidP="003E0373">
            <w:pPr>
              <w:spacing w:after="0" w:line="240" w:lineRule="auto"/>
              <w:jc w:val="center"/>
              <w:rPr>
                <w:rFonts w:eastAsia="Times New Roman" w:cstheme="minorHAnsi"/>
                <w:color w:val="FF0000"/>
                <w:sz w:val="12"/>
                <w:szCs w:val="12"/>
                <w:lang w:eastAsia="es-EC"/>
              </w:rPr>
            </w:pPr>
            <w:r w:rsidRPr="0068291B">
              <w:rPr>
                <w:rFonts w:eastAsia="Times New Roman" w:cstheme="minorHAnsi"/>
                <w:color w:val="FF0000"/>
                <w:sz w:val="12"/>
                <w:szCs w:val="12"/>
                <w:lang w:eastAsia="es-EC"/>
              </w:rPr>
              <w:t xml:space="preserve">Directora de Planificación </w:t>
            </w:r>
          </w:p>
        </w:tc>
        <w:tc>
          <w:tcPr>
            <w:tcW w:w="375" w:type="pct"/>
            <w:tcBorders>
              <w:top w:val="nil"/>
              <w:left w:val="nil"/>
              <w:bottom w:val="single" w:sz="4" w:space="0" w:color="auto"/>
              <w:right w:val="single" w:sz="4" w:space="0" w:color="auto"/>
            </w:tcBorders>
            <w:shd w:val="clear" w:color="000000" w:fill="auto"/>
            <w:vAlign w:val="center"/>
            <w:hideMark/>
          </w:tcPr>
          <w:p w14:paraId="75BA6CD7"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80" w:type="pct"/>
            <w:tcBorders>
              <w:top w:val="nil"/>
              <w:left w:val="nil"/>
              <w:bottom w:val="single" w:sz="4" w:space="0" w:color="auto"/>
              <w:right w:val="single" w:sz="4" w:space="0" w:color="auto"/>
            </w:tcBorders>
            <w:shd w:val="clear" w:color="000000" w:fill="auto"/>
            <w:vAlign w:val="center"/>
            <w:hideMark/>
          </w:tcPr>
          <w:p w14:paraId="0BEE7B3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18" w:type="pct"/>
            <w:tcBorders>
              <w:top w:val="single" w:sz="4" w:space="0" w:color="auto"/>
              <w:left w:val="nil"/>
              <w:bottom w:val="single" w:sz="4" w:space="0" w:color="auto"/>
              <w:right w:val="single" w:sz="4" w:space="0" w:color="auto"/>
            </w:tcBorders>
            <w:shd w:val="clear" w:color="000000" w:fill="auto"/>
            <w:vAlign w:val="center"/>
            <w:hideMark/>
          </w:tcPr>
          <w:p w14:paraId="56F9408C"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Planificacion</w:t>
            </w:r>
            <w:proofErr w:type="spellEnd"/>
            <w:r w:rsidRPr="0068291B">
              <w:rPr>
                <w:rFonts w:eastAsia="Times New Roman" w:cstheme="minorHAnsi"/>
                <w:color w:val="000000"/>
                <w:sz w:val="12"/>
                <w:szCs w:val="12"/>
                <w:lang w:eastAsia="es-EC"/>
              </w:rPr>
              <w:t xml:space="preserve">, </w:t>
            </w:r>
            <w:proofErr w:type="spellStart"/>
            <w:r w:rsidRPr="0068291B">
              <w:rPr>
                <w:rFonts w:eastAsia="Times New Roman" w:cstheme="minorHAnsi"/>
                <w:color w:val="000000"/>
                <w:sz w:val="12"/>
                <w:szCs w:val="12"/>
                <w:lang w:eastAsia="es-EC"/>
              </w:rPr>
              <w:t>Inversion</w:t>
            </w:r>
            <w:proofErr w:type="spellEnd"/>
            <w:r w:rsidRPr="0068291B">
              <w:rPr>
                <w:rFonts w:eastAsia="Times New Roman" w:cstheme="minorHAnsi"/>
                <w:color w:val="000000"/>
                <w:sz w:val="12"/>
                <w:szCs w:val="12"/>
                <w:lang w:eastAsia="es-EC"/>
              </w:rPr>
              <w:t xml:space="preserve">, Seguimiento, </w:t>
            </w:r>
            <w:proofErr w:type="spellStart"/>
            <w:r w:rsidRPr="0068291B">
              <w:rPr>
                <w:rFonts w:eastAsia="Times New Roman" w:cstheme="minorHAnsi"/>
                <w:color w:val="000000"/>
                <w:sz w:val="12"/>
                <w:szCs w:val="12"/>
                <w:lang w:eastAsia="es-EC"/>
              </w:rPr>
              <w:t>Evaluacion</w:t>
            </w:r>
            <w:proofErr w:type="spellEnd"/>
            <w:r w:rsidRPr="0068291B">
              <w:rPr>
                <w:rFonts w:eastAsia="Times New Roman" w:cstheme="minorHAnsi"/>
                <w:color w:val="000000"/>
                <w:sz w:val="12"/>
                <w:szCs w:val="12"/>
                <w:lang w:eastAsia="es-EC"/>
              </w:rPr>
              <w:t xml:space="preserve"> y Control</w:t>
            </w:r>
          </w:p>
        </w:tc>
        <w:tc>
          <w:tcPr>
            <w:tcW w:w="375" w:type="pct"/>
            <w:tcBorders>
              <w:top w:val="nil"/>
              <w:left w:val="nil"/>
              <w:bottom w:val="single" w:sz="4" w:space="0" w:color="auto"/>
              <w:right w:val="single" w:sz="4" w:space="0" w:color="auto"/>
            </w:tcBorders>
            <w:shd w:val="clear" w:color="000000" w:fill="auto"/>
            <w:vAlign w:val="center"/>
            <w:hideMark/>
          </w:tcPr>
          <w:p w14:paraId="332E1FB7"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10" w:type="pct"/>
            <w:tcBorders>
              <w:top w:val="nil"/>
              <w:left w:val="nil"/>
              <w:bottom w:val="single" w:sz="4" w:space="0" w:color="auto"/>
              <w:right w:val="single" w:sz="4" w:space="0" w:color="auto"/>
            </w:tcBorders>
            <w:shd w:val="clear" w:color="000000" w:fill="auto"/>
            <w:vAlign w:val="center"/>
            <w:hideMark/>
          </w:tcPr>
          <w:p w14:paraId="0B8375B1"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57" w:type="pct"/>
            <w:tcBorders>
              <w:top w:val="single" w:sz="4" w:space="0" w:color="auto"/>
              <w:left w:val="nil"/>
              <w:bottom w:val="single" w:sz="4" w:space="0" w:color="auto"/>
              <w:right w:val="single" w:sz="4" w:space="0" w:color="auto"/>
            </w:tcBorders>
            <w:shd w:val="clear" w:color="000000" w:fill="auto"/>
            <w:vAlign w:val="center"/>
            <w:hideMark/>
          </w:tcPr>
          <w:p w14:paraId="4D46C258"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Planificacion</w:t>
            </w:r>
            <w:proofErr w:type="spellEnd"/>
            <w:r w:rsidRPr="0068291B">
              <w:rPr>
                <w:rFonts w:eastAsia="Times New Roman" w:cstheme="minorHAnsi"/>
                <w:color w:val="000000"/>
                <w:sz w:val="12"/>
                <w:szCs w:val="12"/>
                <w:lang w:eastAsia="es-EC"/>
              </w:rPr>
              <w:t xml:space="preserve">, </w:t>
            </w:r>
            <w:proofErr w:type="spellStart"/>
            <w:r w:rsidRPr="0068291B">
              <w:rPr>
                <w:rFonts w:eastAsia="Times New Roman" w:cstheme="minorHAnsi"/>
                <w:color w:val="000000"/>
                <w:sz w:val="12"/>
                <w:szCs w:val="12"/>
                <w:lang w:eastAsia="es-EC"/>
              </w:rPr>
              <w:t>Inversion</w:t>
            </w:r>
            <w:proofErr w:type="spellEnd"/>
            <w:r w:rsidRPr="0068291B">
              <w:rPr>
                <w:rFonts w:eastAsia="Times New Roman" w:cstheme="minorHAnsi"/>
                <w:color w:val="000000"/>
                <w:sz w:val="12"/>
                <w:szCs w:val="12"/>
                <w:lang w:eastAsia="es-EC"/>
              </w:rPr>
              <w:t xml:space="preserve">, Seguimiento, </w:t>
            </w:r>
            <w:proofErr w:type="spellStart"/>
            <w:r w:rsidRPr="0068291B">
              <w:rPr>
                <w:rFonts w:eastAsia="Times New Roman" w:cstheme="minorHAnsi"/>
                <w:color w:val="000000"/>
                <w:sz w:val="12"/>
                <w:szCs w:val="12"/>
                <w:lang w:eastAsia="es-EC"/>
              </w:rPr>
              <w:t>Evaluacion</w:t>
            </w:r>
            <w:proofErr w:type="spellEnd"/>
            <w:r w:rsidRPr="0068291B">
              <w:rPr>
                <w:rFonts w:eastAsia="Times New Roman" w:cstheme="minorHAnsi"/>
                <w:color w:val="000000"/>
                <w:sz w:val="12"/>
                <w:szCs w:val="12"/>
                <w:lang w:eastAsia="es-EC"/>
              </w:rPr>
              <w:t xml:space="preserve"> y Control</w:t>
            </w:r>
          </w:p>
        </w:tc>
        <w:tc>
          <w:tcPr>
            <w:tcW w:w="346" w:type="pct"/>
            <w:tcBorders>
              <w:top w:val="nil"/>
              <w:left w:val="nil"/>
              <w:bottom w:val="single" w:sz="4" w:space="0" w:color="auto"/>
              <w:right w:val="single" w:sz="4" w:space="0" w:color="auto"/>
            </w:tcBorders>
            <w:shd w:val="clear" w:color="000000" w:fill="auto"/>
            <w:noWrap/>
            <w:vAlign w:val="center"/>
            <w:hideMark/>
          </w:tcPr>
          <w:p w14:paraId="2E9A88E7"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SI</w:t>
            </w:r>
          </w:p>
        </w:tc>
        <w:tc>
          <w:tcPr>
            <w:tcW w:w="360" w:type="pct"/>
            <w:vMerge w:val="restart"/>
            <w:tcBorders>
              <w:top w:val="nil"/>
              <w:left w:val="single" w:sz="4" w:space="0" w:color="auto"/>
              <w:bottom w:val="single" w:sz="4" w:space="0" w:color="000000"/>
              <w:right w:val="single" w:sz="4" w:space="0" w:color="auto"/>
            </w:tcBorders>
            <w:shd w:val="clear" w:color="000000" w:fill="auto"/>
            <w:vAlign w:val="center"/>
            <w:hideMark/>
          </w:tcPr>
          <w:p w14:paraId="7982E513"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Las acciones de Personal de Ontaneda </w:t>
            </w:r>
            <w:proofErr w:type="spellStart"/>
            <w:r w:rsidRPr="0068291B">
              <w:rPr>
                <w:rFonts w:eastAsia="Times New Roman" w:cstheme="minorHAnsi"/>
                <w:color w:val="000000"/>
                <w:sz w:val="12"/>
                <w:szCs w:val="12"/>
                <w:lang w:eastAsia="es-EC"/>
              </w:rPr>
              <w:t>Guarnizo</w:t>
            </w:r>
            <w:proofErr w:type="spellEnd"/>
            <w:r w:rsidRPr="0068291B">
              <w:rPr>
                <w:rFonts w:eastAsia="Times New Roman" w:cstheme="minorHAnsi"/>
                <w:color w:val="000000"/>
                <w:sz w:val="12"/>
                <w:szCs w:val="12"/>
                <w:lang w:eastAsia="es-EC"/>
              </w:rPr>
              <w:t xml:space="preserve"> </w:t>
            </w:r>
            <w:proofErr w:type="spellStart"/>
            <w:r w:rsidRPr="0068291B">
              <w:rPr>
                <w:rFonts w:eastAsia="Times New Roman" w:cstheme="minorHAnsi"/>
                <w:color w:val="000000"/>
                <w:sz w:val="12"/>
                <w:szCs w:val="12"/>
                <w:lang w:eastAsia="es-EC"/>
              </w:rPr>
              <w:t>Eufracia</w:t>
            </w:r>
            <w:proofErr w:type="spellEnd"/>
            <w:r w:rsidRPr="0068291B">
              <w:rPr>
                <w:rFonts w:eastAsia="Times New Roman" w:cstheme="minorHAnsi"/>
                <w:color w:val="000000"/>
                <w:sz w:val="12"/>
                <w:szCs w:val="12"/>
                <w:lang w:eastAsia="es-EC"/>
              </w:rPr>
              <w:t xml:space="preserve"> </w:t>
            </w:r>
            <w:proofErr w:type="spellStart"/>
            <w:r w:rsidRPr="0068291B">
              <w:rPr>
                <w:rFonts w:eastAsia="Times New Roman" w:cstheme="minorHAnsi"/>
                <w:color w:val="000000"/>
                <w:sz w:val="12"/>
                <w:szCs w:val="12"/>
                <w:lang w:eastAsia="es-EC"/>
              </w:rPr>
              <w:t>Guicela</w:t>
            </w:r>
            <w:proofErr w:type="spellEnd"/>
            <w:r w:rsidRPr="0068291B">
              <w:rPr>
                <w:rFonts w:eastAsia="Times New Roman" w:cstheme="minorHAnsi"/>
                <w:color w:val="000000"/>
                <w:sz w:val="12"/>
                <w:szCs w:val="12"/>
                <w:lang w:eastAsia="es-EC"/>
              </w:rPr>
              <w:t>; Rojas Jaramillo Gladys Patricia, y contrato de Trabajo de Espinosa Armijos Andrea Susana remitidas no coinciden con la Denominación del Puesto de acuerdo al Distributivo.</w:t>
            </w:r>
          </w:p>
        </w:tc>
      </w:tr>
      <w:tr w:rsidR="003E0373" w:rsidRPr="0068291B" w14:paraId="25007BDA" w14:textId="77777777" w:rsidTr="00E67D37">
        <w:trPr>
          <w:trHeight w:val="900"/>
        </w:trPr>
        <w:tc>
          <w:tcPr>
            <w:tcW w:w="129" w:type="pct"/>
            <w:tcBorders>
              <w:top w:val="nil"/>
              <w:left w:val="single" w:sz="4" w:space="0" w:color="auto"/>
              <w:bottom w:val="single" w:sz="4" w:space="0" w:color="auto"/>
              <w:right w:val="single" w:sz="4" w:space="0" w:color="auto"/>
            </w:tcBorders>
            <w:shd w:val="clear" w:color="000000" w:fill="auto"/>
            <w:noWrap/>
            <w:vAlign w:val="bottom"/>
            <w:hideMark/>
          </w:tcPr>
          <w:p w14:paraId="2E0DD482"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2.</w:t>
            </w:r>
          </w:p>
        </w:tc>
        <w:tc>
          <w:tcPr>
            <w:tcW w:w="693" w:type="pct"/>
            <w:tcBorders>
              <w:top w:val="nil"/>
              <w:left w:val="nil"/>
              <w:bottom w:val="single" w:sz="8" w:space="0" w:color="auto"/>
              <w:right w:val="single" w:sz="8" w:space="0" w:color="auto"/>
            </w:tcBorders>
            <w:shd w:val="clear" w:color="auto" w:fill="auto"/>
            <w:noWrap/>
            <w:vAlign w:val="center"/>
            <w:hideMark/>
          </w:tcPr>
          <w:p w14:paraId="639E48A8" w14:textId="77777777" w:rsidR="003E0373" w:rsidRPr="0068291B" w:rsidRDefault="003E0373" w:rsidP="003E0373">
            <w:pPr>
              <w:spacing w:after="0" w:line="240" w:lineRule="auto"/>
              <w:jc w:val="center"/>
              <w:rPr>
                <w:rFonts w:eastAsia="Times New Roman" w:cstheme="minorHAnsi"/>
                <w:color w:val="000000"/>
                <w:sz w:val="12"/>
                <w:szCs w:val="12"/>
                <w:lang w:eastAsia="es-EC"/>
              </w:rPr>
            </w:pPr>
            <w:proofErr w:type="spellStart"/>
            <w:r w:rsidRPr="0068291B">
              <w:rPr>
                <w:rFonts w:eastAsia="Times New Roman" w:cstheme="minorHAnsi"/>
                <w:color w:val="000000"/>
                <w:sz w:val="12"/>
                <w:szCs w:val="12"/>
                <w:lang w:eastAsia="es-EC"/>
              </w:rPr>
              <w:t>Diaz</w:t>
            </w:r>
            <w:proofErr w:type="spellEnd"/>
            <w:r w:rsidRPr="0068291B">
              <w:rPr>
                <w:rFonts w:eastAsia="Times New Roman" w:cstheme="minorHAnsi"/>
                <w:color w:val="000000"/>
                <w:sz w:val="12"/>
                <w:szCs w:val="12"/>
                <w:lang w:eastAsia="es-EC"/>
              </w:rPr>
              <w:t xml:space="preserve"> Jaramillo Danilo Wilfrido</w:t>
            </w:r>
          </w:p>
        </w:tc>
        <w:tc>
          <w:tcPr>
            <w:tcW w:w="375" w:type="pct"/>
            <w:tcBorders>
              <w:top w:val="nil"/>
              <w:left w:val="single" w:sz="4" w:space="0" w:color="auto"/>
              <w:bottom w:val="single" w:sz="4" w:space="0" w:color="auto"/>
              <w:right w:val="single" w:sz="4" w:space="0" w:color="auto"/>
            </w:tcBorders>
            <w:shd w:val="clear" w:color="000000" w:fill="auto"/>
            <w:vAlign w:val="center"/>
            <w:hideMark/>
          </w:tcPr>
          <w:p w14:paraId="4A562F2B"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276" w:type="pct"/>
            <w:tcBorders>
              <w:top w:val="nil"/>
              <w:left w:val="nil"/>
              <w:bottom w:val="single" w:sz="4" w:space="0" w:color="auto"/>
              <w:right w:val="single" w:sz="4" w:space="0" w:color="auto"/>
            </w:tcBorders>
            <w:shd w:val="clear" w:color="000000" w:fill="auto"/>
            <w:vAlign w:val="center"/>
            <w:hideMark/>
          </w:tcPr>
          <w:p w14:paraId="675C722A"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507" w:type="pct"/>
            <w:tcBorders>
              <w:top w:val="nil"/>
              <w:left w:val="nil"/>
              <w:bottom w:val="single" w:sz="4" w:space="0" w:color="auto"/>
              <w:right w:val="single" w:sz="4" w:space="0" w:color="auto"/>
            </w:tcBorders>
            <w:shd w:val="clear" w:color="000000" w:fill="auto"/>
            <w:vAlign w:val="center"/>
            <w:hideMark/>
          </w:tcPr>
          <w:p w14:paraId="6094A486"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Analista Zonal de Planificación e inversión</w:t>
            </w:r>
          </w:p>
        </w:tc>
        <w:tc>
          <w:tcPr>
            <w:tcW w:w="375" w:type="pct"/>
            <w:tcBorders>
              <w:top w:val="nil"/>
              <w:left w:val="nil"/>
              <w:bottom w:val="single" w:sz="4" w:space="0" w:color="auto"/>
              <w:right w:val="single" w:sz="4" w:space="0" w:color="auto"/>
            </w:tcBorders>
            <w:shd w:val="clear" w:color="000000" w:fill="auto"/>
            <w:vAlign w:val="center"/>
            <w:hideMark/>
          </w:tcPr>
          <w:p w14:paraId="41789EC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80" w:type="pct"/>
            <w:tcBorders>
              <w:top w:val="nil"/>
              <w:left w:val="nil"/>
              <w:bottom w:val="single" w:sz="4" w:space="0" w:color="auto"/>
              <w:right w:val="single" w:sz="4" w:space="0" w:color="auto"/>
            </w:tcBorders>
            <w:shd w:val="clear" w:color="000000" w:fill="auto"/>
            <w:vAlign w:val="center"/>
            <w:hideMark/>
          </w:tcPr>
          <w:p w14:paraId="4B6FA93B"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18" w:type="pct"/>
            <w:tcBorders>
              <w:top w:val="nil"/>
              <w:left w:val="nil"/>
              <w:bottom w:val="single" w:sz="4" w:space="0" w:color="auto"/>
              <w:right w:val="single" w:sz="4" w:space="0" w:color="auto"/>
            </w:tcBorders>
            <w:shd w:val="clear" w:color="000000" w:fill="auto"/>
            <w:vAlign w:val="center"/>
            <w:hideMark/>
          </w:tcPr>
          <w:p w14:paraId="15BC2915"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Planificacion</w:t>
            </w:r>
            <w:proofErr w:type="spellEnd"/>
            <w:r w:rsidRPr="0068291B">
              <w:rPr>
                <w:rFonts w:eastAsia="Times New Roman" w:cstheme="minorHAnsi"/>
                <w:color w:val="000000"/>
                <w:sz w:val="12"/>
                <w:szCs w:val="12"/>
                <w:lang w:eastAsia="es-EC"/>
              </w:rPr>
              <w:t xml:space="preserve">, </w:t>
            </w:r>
            <w:proofErr w:type="spellStart"/>
            <w:r w:rsidRPr="0068291B">
              <w:rPr>
                <w:rFonts w:eastAsia="Times New Roman" w:cstheme="minorHAnsi"/>
                <w:color w:val="000000"/>
                <w:sz w:val="12"/>
                <w:szCs w:val="12"/>
                <w:lang w:eastAsia="es-EC"/>
              </w:rPr>
              <w:t>Inversion</w:t>
            </w:r>
            <w:proofErr w:type="spellEnd"/>
            <w:r w:rsidRPr="0068291B">
              <w:rPr>
                <w:rFonts w:eastAsia="Times New Roman" w:cstheme="minorHAnsi"/>
                <w:color w:val="000000"/>
                <w:sz w:val="12"/>
                <w:szCs w:val="12"/>
                <w:lang w:eastAsia="es-EC"/>
              </w:rPr>
              <w:t xml:space="preserve">, Seguimiento, </w:t>
            </w:r>
            <w:proofErr w:type="spellStart"/>
            <w:r w:rsidRPr="0068291B">
              <w:rPr>
                <w:rFonts w:eastAsia="Times New Roman" w:cstheme="minorHAnsi"/>
                <w:color w:val="000000"/>
                <w:sz w:val="12"/>
                <w:szCs w:val="12"/>
                <w:lang w:eastAsia="es-EC"/>
              </w:rPr>
              <w:t>Evaluacion</w:t>
            </w:r>
            <w:proofErr w:type="spellEnd"/>
            <w:r w:rsidRPr="0068291B">
              <w:rPr>
                <w:rFonts w:eastAsia="Times New Roman" w:cstheme="minorHAnsi"/>
                <w:color w:val="000000"/>
                <w:sz w:val="12"/>
                <w:szCs w:val="12"/>
                <w:lang w:eastAsia="es-EC"/>
              </w:rPr>
              <w:t xml:space="preserve"> y Control</w:t>
            </w:r>
          </w:p>
        </w:tc>
        <w:tc>
          <w:tcPr>
            <w:tcW w:w="375" w:type="pct"/>
            <w:tcBorders>
              <w:top w:val="nil"/>
              <w:left w:val="nil"/>
              <w:bottom w:val="single" w:sz="4" w:space="0" w:color="auto"/>
              <w:right w:val="single" w:sz="4" w:space="0" w:color="auto"/>
            </w:tcBorders>
            <w:shd w:val="clear" w:color="000000" w:fill="auto"/>
            <w:vAlign w:val="center"/>
            <w:hideMark/>
          </w:tcPr>
          <w:p w14:paraId="6E80CCA3"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10" w:type="pct"/>
            <w:tcBorders>
              <w:top w:val="nil"/>
              <w:left w:val="nil"/>
              <w:bottom w:val="single" w:sz="4" w:space="0" w:color="auto"/>
              <w:right w:val="single" w:sz="4" w:space="0" w:color="auto"/>
            </w:tcBorders>
            <w:shd w:val="clear" w:color="000000" w:fill="auto"/>
            <w:vAlign w:val="center"/>
            <w:hideMark/>
          </w:tcPr>
          <w:p w14:paraId="5E378A6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57" w:type="pct"/>
            <w:tcBorders>
              <w:top w:val="nil"/>
              <w:left w:val="nil"/>
              <w:bottom w:val="single" w:sz="4" w:space="0" w:color="auto"/>
              <w:right w:val="single" w:sz="4" w:space="0" w:color="auto"/>
            </w:tcBorders>
            <w:shd w:val="clear" w:color="000000" w:fill="auto"/>
            <w:vAlign w:val="center"/>
            <w:hideMark/>
          </w:tcPr>
          <w:p w14:paraId="13C4FDDD"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Planificacion</w:t>
            </w:r>
            <w:proofErr w:type="spellEnd"/>
            <w:r w:rsidRPr="0068291B">
              <w:rPr>
                <w:rFonts w:eastAsia="Times New Roman" w:cstheme="minorHAnsi"/>
                <w:color w:val="000000"/>
                <w:sz w:val="12"/>
                <w:szCs w:val="12"/>
                <w:lang w:eastAsia="es-EC"/>
              </w:rPr>
              <w:t xml:space="preserve">, </w:t>
            </w:r>
            <w:proofErr w:type="spellStart"/>
            <w:r w:rsidRPr="0068291B">
              <w:rPr>
                <w:rFonts w:eastAsia="Times New Roman" w:cstheme="minorHAnsi"/>
                <w:color w:val="000000"/>
                <w:sz w:val="12"/>
                <w:szCs w:val="12"/>
                <w:lang w:eastAsia="es-EC"/>
              </w:rPr>
              <w:t>Inversion</w:t>
            </w:r>
            <w:proofErr w:type="spellEnd"/>
            <w:r w:rsidRPr="0068291B">
              <w:rPr>
                <w:rFonts w:eastAsia="Times New Roman" w:cstheme="minorHAnsi"/>
                <w:color w:val="000000"/>
                <w:sz w:val="12"/>
                <w:szCs w:val="12"/>
                <w:lang w:eastAsia="es-EC"/>
              </w:rPr>
              <w:t xml:space="preserve">, Seguimiento, </w:t>
            </w:r>
            <w:proofErr w:type="spellStart"/>
            <w:r w:rsidRPr="0068291B">
              <w:rPr>
                <w:rFonts w:eastAsia="Times New Roman" w:cstheme="minorHAnsi"/>
                <w:color w:val="000000"/>
                <w:sz w:val="12"/>
                <w:szCs w:val="12"/>
                <w:lang w:eastAsia="es-EC"/>
              </w:rPr>
              <w:t>Evaluacion</w:t>
            </w:r>
            <w:proofErr w:type="spellEnd"/>
            <w:r w:rsidRPr="0068291B">
              <w:rPr>
                <w:rFonts w:eastAsia="Times New Roman" w:cstheme="minorHAnsi"/>
                <w:color w:val="000000"/>
                <w:sz w:val="12"/>
                <w:szCs w:val="12"/>
                <w:lang w:eastAsia="es-EC"/>
              </w:rPr>
              <w:t xml:space="preserve"> y Control</w:t>
            </w:r>
          </w:p>
        </w:tc>
        <w:tc>
          <w:tcPr>
            <w:tcW w:w="346" w:type="pct"/>
            <w:tcBorders>
              <w:top w:val="nil"/>
              <w:left w:val="nil"/>
              <w:bottom w:val="single" w:sz="4" w:space="0" w:color="auto"/>
              <w:right w:val="single" w:sz="4" w:space="0" w:color="auto"/>
            </w:tcBorders>
            <w:shd w:val="clear" w:color="000000" w:fill="auto"/>
            <w:noWrap/>
            <w:vAlign w:val="center"/>
            <w:hideMark/>
          </w:tcPr>
          <w:p w14:paraId="074BD178"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SI</w:t>
            </w:r>
          </w:p>
        </w:tc>
        <w:tc>
          <w:tcPr>
            <w:tcW w:w="360" w:type="pct"/>
            <w:vMerge/>
            <w:tcBorders>
              <w:top w:val="nil"/>
              <w:left w:val="single" w:sz="4" w:space="0" w:color="auto"/>
              <w:bottom w:val="single" w:sz="4" w:space="0" w:color="000000"/>
              <w:right w:val="single" w:sz="4" w:space="0" w:color="auto"/>
            </w:tcBorders>
            <w:vAlign w:val="center"/>
            <w:hideMark/>
          </w:tcPr>
          <w:p w14:paraId="02AF9554" w14:textId="77777777" w:rsidR="003E0373" w:rsidRPr="0068291B" w:rsidRDefault="003E0373" w:rsidP="003E0373">
            <w:pPr>
              <w:spacing w:after="0" w:line="240" w:lineRule="auto"/>
              <w:rPr>
                <w:rFonts w:eastAsia="Times New Roman" w:cstheme="minorHAnsi"/>
                <w:color w:val="000000"/>
                <w:sz w:val="12"/>
                <w:szCs w:val="12"/>
                <w:lang w:eastAsia="es-EC"/>
              </w:rPr>
            </w:pPr>
          </w:p>
        </w:tc>
      </w:tr>
      <w:tr w:rsidR="003E0373" w:rsidRPr="0068291B" w14:paraId="1BD4C4E6" w14:textId="77777777" w:rsidTr="00E67D37">
        <w:trPr>
          <w:trHeight w:val="750"/>
        </w:trPr>
        <w:tc>
          <w:tcPr>
            <w:tcW w:w="129" w:type="pct"/>
            <w:tcBorders>
              <w:top w:val="nil"/>
              <w:left w:val="single" w:sz="4" w:space="0" w:color="auto"/>
              <w:bottom w:val="single" w:sz="4" w:space="0" w:color="auto"/>
              <w:right w:val="single" w:sz="4" w:space="0" w:color="auto"/>
            </w:tcBorders>
            <w:shd w:val="clear" w:color="000000" w:fill="auto"/>
            <w:noWrap/>
            <w:vAlign w:val="bottom"/>
            <w:hideMark/>
          </w:tcPr>
          <w:p w14:paraId="1E9C26DA"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3.</w:t>
            </w:r>
          </w:p>
        </w:tc>
        <w:tc>
          <w:tcPr>
            <w:tcW w:w="693" w:type="pct"/>
            <w:tcBorders>
              <w:top w:val="nil"/>
              <w:left w:val="nil"/>
              <w:bottom w:val="single" w:sz="8" w:space="0" w:color="auto"/>
              <w:right w:val="single" w:sz="8" w:space="0" w:color="auto"/>
            </w:tcBorders>
            <w:shd w:val="clear" w:color="auto" w:fill="auto"/>
            <w:noWrap/>
            <w:vAlign w:val="center"/>
            <w:hideMark/>
          </w:tcPr>
          <w:p w14:paraId="678B3CB4" w14:textId="77777777" w:rsidR="003E0373" w:rsidRPr="0068291B" w:rsidRDefault="003E0373" w:rsidP="003E0373">
            <w:pPr>
              <w:spacing w:after="0" w:line="240" w:lineRule="auto"/>
              <w:jc w:val="center"/>
              <w:rPr>
                <w:rFonts w:eastAsia="Times New Roman" w:cstheme="minorHAnsi"/>
                <w:color w:val="FF0000"/>
                <w:sz w:val="12"/>
                <w:szCs w:val="12"/>
                <w:lang w:eastAsia="es-EC"/>
              </w:rPr>
            </w:pPr>
            <w:r w:rsidRPr="0068291B">
              <w:rPr>
                <w:rFonts w:eastAsia="Times New Roman" w:cstheme="minorHAnsi"/>
                <w:color w:val="FF0000"/>
                <w:sz w:val="12"/>
                <w:szCs w:val="12"/>
                <w:lang w:eastAsia="es-EC"/>
              </w:rPr>
              <w:t>Rojas Jaramillo Gladys Patricia</w:t>
            </w:r>
          </w:p>
        </w:tc>
        <w:tc>
          <w:tcPr>
            <w:tcW w:w="375" w:type="pct"/>
            <w:tcBorders>
              <w:top w:val="nil"/>
              <w:left w:val="single" w:sz="4" w:space="0" w:color="auto"/>
              <w:bottom w:val="single" w:sz="4" w:space="0" w:color="auto"/>
              <w:right w:val="single" w:sz="4" w:space="0" w:color="auto"/>
            </w:tcBorders>
            <w:shd w:val="clear" w:color="000000" w:fill="auto"/>
            <w:vAlign w:val="center"/>
            <w:hideMark/>
          </w:tcPr>
          <w:p w14:paraId="63A4B87B"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Dirección Provincial de Salud de Loja </w:t>
            </w:r>
          </w:p>
        </w:tc>
        <w:tc>
          <w:tcPr>
            <w:tcW w:w="276" w:type="pct"/>
            <w:tcBorders>
              <w:top w:val="nil"/>
              <w:left w:val="nil"/>
              <w:bottom w:val="single" w:sz="4" w:space="0" w:color="auto"/>
              <w:right w:val="single" w:sz="4" w:space="0" w:color="auto"/>
            </w:tcBorders>
            <w:shd w:val="clear" w:color="000000" w:fill="auto"/>
            <w:vAlign w:val="center"/>
            <w:hideMark/>
          </w:tcPr>
          <w:p w14:paraId="41462086"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Dirección Provincial de Salud de Loja </w:t>
            </w:r>
          </w:p>
        </w:tc>
        <w:tc>
          <w:tcPr>
            <w:tcW w:w="507" w:type="pct"/>
            <w:tcBorders>
              <w:top w:val="nil"/>
              <w:left w:val="nil"/>
              <w:bottom w:val="single" w:sz="4" w:space="0" w:color="auto"/>
              <w:right w:val="single" w:sz="4" w:space="0" w:color="auto"/>
            </w:tcBorders>
            <w:shd w:val="clear" w:color="000000" w:fill="auto"/>
            <w:noWrap/>
            <w:vAlign w:val="center"/>
            <w:hideMark/>
          </w:tcPr>
          <w:p w14:paraId="3A5A865A" w14:textId="77777777" w:rsidR="003E0373" w:rsidRPr="0068291B" w:rsidRDefault="003E0373" w:rsidP="003E0373">
            <w:pPr>
              <w:spacing w:after="0" w:line="240" w:lineRule="auto"/>
              <w:jc w:val="center"/>
              <w:rPr>
                <w:rFonts w:eastAsia="Times New Roman" w:cstheme="minorHAnsi"/>
                <w:color w:val="FF0000"/>
                <w:sz w:val="12"/>
                <w:szCs w:val="12"/>
                <w:lang w:eastAsia="es-EC"/>
              </w:rPr>
            </w:pPr>
            <w:proofErr w:type="spellStart"/>
            <w:r w:rsidRPr="0068291B">
              <w:rPr>
                <w:rFonts w:eastAsia="Times New Roman" w:cstheme="minorHAnsi"/>
                <w:color w:val="FF0000"/>
                <w:sz w:val="12"/>
                <w:szCs w:val="12"/>
                <w:lang w:eastAsia="es-EC"/>
              </w:rPr>
              <w:t>Tecnico</w:t>
            </w:r>
            <w:proofErr w:type="spellEnd"/>
            <w:r w:rsidRPr="0068291B">
              <w:rPr>
                <w:rFonts w:eastAsia="Times New Roman" w:cstheme="minorHAnsi"/>
                <w:color w:val="FF0000"/>
                <w:sz w:val="12"/>
                <w:szCs w:val="12"/>
                <w:lang w:eastAsia="es-EC"/>
              </w:rPr>
              <w:t xml:space="preserve"> Financiero </w:t>
            </w:r>
          </w:p>
        </w:tc>
        <w:tc>
          <w:tcPr>
            <w:tcW w:w="375" w:type="pct"/>
            <w:tcBorders>
              <w:top w:val="nil"/>
              <w:left w:val="nil"/>
              <w:bottom w:val="single" w:sz="4" w:space="0" w:color="auto"/>
              <w:right w:val="single" w:sz="4" w:space="0" w:color="auto"/>
            </w:tcBorders>
            <w:shd w:val="clear" w:color="000000" w:fill="auto"/>
            <w:vAlign w:val="center"/>
            <w:hideMark/>
          </w:tcPr>
          <w:p w14:paraId="3DE10416"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80" w:type="pct"/>
            <w:tcBorders>
              <w:top w:val="nil"/>
              <w:left w:val="nil"/>
              <w:bottom w:val="single" w:sz="4" w:space="0" w:color="auto"/>
              <w:right w:val="single" w:sz="4" w:space="0" w:color="auto"/>
            </w:tcBorders>
            <w:shd w:val="clear" w:color="000000" w:fill="auto"/>
            <w:vAlign w:val="center"/>
            <w:hideMark/>
          </w:tcPr>
          <w:p w14:paraId="7C668E37"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Distrital de Planificación </w:t>
            </w:r>
          </w:p>
        </w:tc>
        <w:tc>
          <w:tcPr>
            <w:tcW w:w="418" w:type="pct"/>
            <w:tcBorders>
              <w:top w:val="nil"/>
              <w:left w:val="nil"/>
              <w:bottom w:val="single" w:sz="4" w:space="0" w:color="auto"/>
              <w:right w:val="single" w:sz="4" w:space="0" w:color="auto"/>
            </w:tcBorders>
            <w:shd w:val="clear" w:color="000000" w:fill="auto"/>
            <w:vAlign w:val="center"/>
            <w:hideMark/>
          </w:tcPr>
          <w:p w14:paraId="056AC61A"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Distrital de Planificación </w:t>
            </w:r>
          </w:p>
        </w:tc>
        <w:tc>
          <w:tcPr>
            <w:tcW w:w="375" w:type="pct"/>
            <w:tcBorders>
              <w:top w:val="nil"/>
              <w:left w:val="nil"/>
              <w:bottom w:val="single" w:sz="4" w:space="0" w:color="auto"/>
              <w:right w:val="single" w:sz="4" w:space="0" w:color="auto"/>
            </w:tcBorders>
            <w:shd w:val="clear" w:color="000000" w:fill="auto"/>
            <w:vAlign w:val="center"/>
            <w:hideMark/>
          </w:tcPr>
          <w:p w14:paraId="6C3E7922"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10" w:type="pct"/>
            <w:tcBorders>
              <w:top w:val="nil"/>
              <w:left w:val="nil"/>
              <w:bottom w:val="single" w:sz="4" w:space="0" w:color="auto"/>
              <w:right w:val="single" w:sz="4" w:space="0" w:color="auto"/>
            </w:tcBorders>
            <w:shd w:val="clear" w:color="000000" w:fill="auto"/>
            <w:vAlign w:val="center"/>
            <w:hideMark/>
          </w:tcPr>
          <w:p w14:paraId="33B9F53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57" w:type="pct"/>
            <w:tcBorders>
              <w:top w:val="nil"/>
              <w:left w:val="nil"/>
              <w:bottom w:val="single" w:sz="4" w:space="0" w:color="auto"/>
              <w:right w:val="single" w:sz="4" w:space="0" w:color="auto"/>
            </w:tcBorders>
            <w:shd w:val="clear" w:color="000000" w:fill="auto"/>
            <w:vAlign w:val="center"/>
            <w:hideMark/>
          </w:tcPr>
          <w:p w14:paraId="00009C71"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Distrital de Planificación </w:t>
            </w:r>
          </w:p>
        </w:tc>
        <w:tc>
          <w:tcPr>
            <w:tcW w:w="346" w:type="pct"/>
            <w:tcBorders>
              <w:top w:val="nil"/>
              <w:left w:val="nil"/>
              <w:bottom w:val="single" w:sz="4" w:space="0" w:color="auto"/>
              <w:right w:val="single" w:sz="4" w:space="0" w:color="auto"/>
            </w:tcBorders>
            <w:shd w:val="clear" w:color="000000" w:fill="auto"/>
            <w:noWrap/>
            <w:vAlign w:val="center"/>
            <w:hideMark/>
          </w:tcPr>
          <w:p w14:paraId="327E58A5"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si</w:t>
            </w:r>
          </w:p>
        </w:tc>
        <w:tc>
          <w:tcPr>
            <w:tcW w:w="360" w:type="pct"/>
            <w:vMerge/>
            <w:tcBorders>
              <w:top w:val="nil"/>
              <w:left w:val="single" w:sz="4" w:space="0" w:color="auto"/>
              <w:bottom w:val="single" w:sz="4" w:space="0" w:color="000000"/>
              <w:right w:val="single" w:sz="4" w:space="0" w:color="auto"/>
            </w:tcBorders>
            <w:vAlign w:val="center"/>
            <w:hideMark/>
          </w:tcPr>
          <w:p w14:paraId="341B7142" w14:textId="77777777" w:rsidR="003E0373" w:rsidRPr="0068291B" w:rsidRDefault="003E0373" w:rsidP="003E0373">
            <w:pPr>
              <w:spacing w:after="0" w:line="240" w:lineRule="auto"/>
              <w:rPr>
                <w:rFonts w:eastAsia="Times New Roman" w:cstheme="minorHAnsi"/>
                <w:color w:val="000000"/>
                <w:sz w:val="12"/>
                <w:szCs w:val="12"/>
                <w:lang w:eastAsia="es-EC"/>
              </w:rPr>
            </w:pPr>
          </w:p>
        </w:tc>
      </w:tr>
      <w:tr w:rsidR="003E0373" w:rsidRPr="0068291B" w14:paraId="15536314" w14:textId="77777777" w:rsidTr="00E67D37">
        <w:trPr>
          <w:trHeight w:val="690"/>
        </w:trPr>
        <w:tc>
          <w:tcPr>
            <w:tcW w:w="129" w:type="pct"/>
            <w:tcBorders>
              <w:top w:val="nil"/>
              <w:left w:val="single" w:sz="4" w:space="0" w:color="auto"/>
              <w:bottom w:val="single" w:sz="4" w:space="0" w:color="auto"/>
              <w:right w:val="single" w:sz="4" w:space="0" w:color="auto"/>
            </w:tcBorders>
            <w:shd w:val="clear" w:color="000000" w:fill="auto"/>
            <w:noWrap/>
            <w:vAlign w:val="bottom"/>
            <w:hideMark/>
          </w:tcPr>
          <w:p w14:paraId="4C926FD0"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4.</w:t>
            </w:r>
          </w:p>
        </w:tc>
        <w:tc>
          <w:tcPr>
            <w:tcW w:w="693" w:type="pct"/>
            <w:tcBorders>
              <w:top w:val="nil"/>
              <w:left w:val="nil"/>
              <w:bottom w:val="single" w:sz="8" w:space="0" w:color="auto"/>
              <w:right w:val="single" w:sz="8" w:space="0" w:color="auto"/>
            </w:tcBorders>
            <w:shd w:val="clear" w:color="auto" w:fill="auto"/>
            <w:noWrap/>
            <w:vAlign w:val="center"/>
            <w:hideMark/>
          </w:tcPr>
          <w:p w14:paraId="28D86A9C"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Ordoñez Ortega Karla Alejandra</w:t>
            </w:r>
          </w:p>
        </w:tc>
        <w:tc>
          <w:tcPr>
            <w:tcW w:w="375" w:type="pct"/>
            <w:tcBorders>
              <w:top w:val="nil"/>
              <w:left w:val="single" w:sz="4" w:space="0" w:color="auto"/>
              <w:bottom w:val="single" w:sz="4" w:space="0" w:color="auto"/>
              <w:right w:val="single" w:sz="4" w:space="0" w:color="auto"/>
            </w:tcBorders>
            <w:shd w:val="clear" w:color="000000" w:fill="auto"/>
            <w:vAlign w:val="center"/>
            <w:hideMark/>
          </w:tcPr>
          <w:p w14:paraId="117EB9AB"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276" w:type="pct"/>
            <w:tcBorders>
              <w:top w:val="nil"/>
              <w:left w:val="nil"/>
              <w:bottom w:val="single" w:sz="4" w:space="0" w:color="auto"/>
              <w:right w:val="single" w:sz="4" w:space="0" w:color="auto"/>
            </w:tcBorders>
            <w:shd w:val="clear" w:color="000000" w:fill="auto"/>
            <w:vAlign w:val="center"/>
            <w:hideMark/>
          </w:tcPr>
          <w:p w14:paraId="45A5842D"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507" w:type="pct"/>
            <w:tcBorders>
              <w:top w:val="nil"/>
              <w:left w:val="nil"/>
              <w:bottom w:val="single" w:sz="4" w:space="0" w:color="auto"/>
              <w:right w:val="single" w:sz="4" w:space="0" w:color="auto"/>
            </w:tcBorders>
            <w:shd w:val="clear" w:color="000000" w:fill="auto"/>
            <w:vAlign w:val="center"/>
            <w:hideMark/>
          </w:tcPr>
          <w:p w14:paraId="79CC8EE2"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Estadistica</w:t>
            </w:r>
            <w:proofErr w:type="spellEnd"/>
            <w:r w:rsidRPr="0068291B">
              <w:rPr>
                <w:rFonts w:eastAsia="Times New Roman" w:cstheme="minorHAnsi"/>
                <w:color w:val="000000"/>
                <w:sz w:val="12"/>
                <w:szCs w:val="12"/>
                <w:lang w:eastAsia="es-EC"/>
              </w:rPr>
              <w:t xml:space="preserve"> y </w:t>
            </w:r>
            <w:proofErr w:type="spellStart"/>
            <w:r w:rsidRPr="0068291B">
              <w:rPr>
                <w:rFonts w:eastAsia="Times New Roman" w:cstheme="minorHAnsi"/>
                <w:color w:val="000000"/>
                <w:sz w:val="12"/>
                <w:szCs w:val="12"/>
                <w:lang w:eastAsia="es-EC"/>
              </w:rPr>
              <w:t>Analisis</w:t>
            </w:r>
            <w:proofErr w:type="spellEnd"/>
            <w:r w:rsidRPr="0068291B">
              <w:rPr>
                <w:rFonts w:eastAsia="Times New Roman" w:cstheme="minorHAnsi"/>
                <w:color w:val="000000"/>
                <w:sz w:val="12"/>
                <w:szCs w:val="12"/>
                <w:lang w:eastAsia="es-EC"/>
              </w:rPr>
              <w:t xml:space="preserve"> de la Información de la Salud</w:t>
            </w:r>
          </w:p>
        </w:tc>
        <w:tc>
          <w:tcPr>
            <w:tcW w:w="375" w:type="pct"/>
            <w:tcBorders>
              <w:top w:val="nil"/>
              <w:left w:val="nil"/>
              <w:bottom w:val="single" w:sz="4" w:space="0" w:color="auto"/>
              <w:right w:val="single" w:sz="4" w:space="0" w:color="auto"/>
            </w:tcBorders>
            <w:shd w:val="clear" w:color="000000" w:fill="auto"/>
            <w:vAlign w:val="center"/>
            <w:hideMark/>
          </w:tcPr>
          <w:p w14:paraId="37925A7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80" w:type="pct"/>
            <w:tcBorders>
              <w:top w:val="nil"/>
              <w:left w:val="nil"/>
              <w:bottom w:val="single" w:sz="4" w:space="0" w:color="auto"/>
              <w:right w:val="single" w:sz="4" w:space="0" w:color="auto"/>
            </w:tcBorders>
            <w:shd w:val="clear" w:color="000000" w:fill="auto"/>
            <w:vAlign w:val="center"/>
            <w:hideMark/>
          </w:tcPr>
          <w:p w14:paraId="04A4F2C7"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18" w:type="pct"/>
            <w:tcBorders>
              <w:top w:val="nil"/>
              <w:left w:val="nil"/>
              <w:bottom w:val="single" w:sz="4" w:space="0" w:color="auto"/>
              <w:right w:val="single" w:sz="4" w:space="0" w:color="auto"/>
            </w:tcBorders>
            <w:shd w:val="clear" w:color="000000" w:fill="auto"/>
            <w:vAlign w:val="center"/>
            <w:hideMark/>
          </w:tcPr>
          <w:p w14:paraId="47027F9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Estadistica</w:t>
            </w:r>
            <w:proofErr w:type="spellEnd"/>
            <w:r w:rsidRPr="0068291B">
              <w:rPr>
                <w:rFonts w:eastAsia="Times New Roman" w:cstheme="minorHAnsi"/>
                <w:color w:val="000000"/>
                <w:sz w:val="12"/>
                <w:szCs w:val="12"/>
                <w:lang w:eastAsia="es-EC"/>
              </w:rPr>
              <w:t xml:space="preserve"> y </w:t>
            </w:r>
            <w:proofErr w:type="spellStart"/>
            <w:r w:rsidRPr="0068291B">
              <w:rPr>
                <w:rFonts w:eastAsia="Times New Roman" w:cstheme="minorHAnsi"/>
                <w:color w:val="000000"/>
                <w:sz w:val="12"/>
                <w:szCs w:val="12"/>
                <w:lang w:eastAsia="es-EC"/>
              </w:rPr>
              <w:t>Analisis</w:t>
            </w:r>
            <w:proofErr w:type="spellEnd"/>
            <w:r w:rsidRPr="0068291B">
              <w:rPr>
                <w:rFonts w:eastAsia="Times New Roman" w:cstheme="minorHAnsi"/>
                <w:color w:val="000000"/>
                <w:sz w:val="12"/>
                <w:szCs w:val="12"/>
                <w:lang w:eastAsia="es-EC"/>
              </w:rPr>
              <w:t xml:space="preserve"> de la Información de la Salud</w:t>
            </w:r>
          </w:p>
        </w:tc>
        <w:tc>
          <w:tcPr>
            <w:tcW w:w="375" w:type="pct"/>
            <w:tcBorders>
              <w:top w:val="nil"/>
              <w:left w:val="nil"/>
              <w:bottom w:val="single" w:sz="4" w:space="0" w:color="auto"/>
              <w:right w:val="single" w:sz="4" w:space="0" w:color="auto"/>
            </w:tcBorders>
            <w:shd w:val="clear" w:color="000000" w:fill="auto"/>
            <w:vAlign w:val="center"/>
            <w:hideMark/>
          </w:tcPr>
          <w:p w14:paraId="45E52EF3"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10" w:type="pct"/>
            <w:tcBorders>
              <w:top w:val="nil"/>
              <w:left w:val="nil"/>
              <w:bottom w:val="single" w:sz="4" w:space="0" w:color="auto"/>
              <w:right w:val="single" w:sz="4" w:space="0" w:color="auto"/>
            </w:tcBorders>
            <w:shd w:val="clear" w:color="000000" w:fill="auto"/>
            <w:vAlign w:val="center"/>
            <w:hideMark/>
          </w:tcPr>
          <w:p w14:paraId="0447067C"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57" w:type="pct"/>
            <w:tcBorders>
              <w:top w:val="nil"/>
              <w:left w:val="nil"/>
              <w:bottom w:val="single" w:sz="4" w:space="0" w:color="auto"/>
              <w:right w:val="single" w:sz="4" w:space="0" w:color="auto"/>
            </w:tcBorders>
            <w:shd w:val="clear" w:color="000000" w:fill="auto"/>
            <w:vAlign w:val="center"/>
            <w:hideMark/>
          </w:tcPr>
          <w:p w14:paraId="33D06D3C"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Estadistica</w:t>
            </w:r>
            <w:proofErr w:type="spellEnd"/>
            <w:r w:rsidRPr="0068291B">
              <w:rPr>
                <w:rFonts w:eastAsia="Times New Roman" w:cstheme="minorHAnsi"/>
                <w:color w:val="000000"/>
                <w:sz w:val="12"/>
                <w:szCs w:val="12"/>
                <w:lang w:eastAsia="es-EC"/>
              </w:rPr>
              <w:t xml:space="preserve"> y </w:t>
            </w:r>
            <w:proofErr w:type="spellStart"/>
            <w:r w:rsidRPr="0068291B">
              <w:rPr>
                <w:rFonts w:eastAsia="Times New Roman" w:cstheme="minorHAnsi"/>
                <w:color w:val="000000"/>
                <w:sz w:val="12"/>
                <w:szCs w:val="12"/>
                <w:lang w:eastAsia="es-EC"/>
              </w:rPr>
              <w:t>Analisis</w:t>
            </w:r>
            <w:proofErr w:type="spellEnd"/>
            <w:r w:rsidRPr="0068291B">
              <w:rPr>
                <w:rFonts w:eastAsia="Times New Roman" w:cstheme="minorHAnsi"/>
                <w:color w:val="000000"/>
                <w:sz w:val="12"/>
                <w:szCs w:val="12"/>
                <w:lang w:eastAsia="es-EC"/>
              </w:rPr>
              <w:t xml:space="preserve"> de la Información de la Salud</w:t>
            </w:r>
          </w:p>
        </w:tc>
        <w:tc>
          <w:tcPr>
            <w:tcW w:w="346" w:type="pct"/>
            <w:tcBorders>
              <w:top w:val="nil"/>
              <w:left w:val="nil"/>
              <w:bottom w:val="single" w:sz="4" w:space="0" w:color="auto"/>
              <w:right w:val="single" w:sz="4" w:space="0" w:color="auto"/>
            </w:tcBorders>
            <w:shd w:val="clear" w:color="000000" w:fill="auto"/>
            <w:noWrap/>
            <w:vAlign w:val="center"/>
            <w:hideMark/>
          </w:tcPr>
          <w:p w14:paraId="5DFB5463"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SI</w:t>
            </w:r>
          </w:p>
        </w:tc>
        <w:tc>
          <w:tcPr>
            <w:tcW w:w="360" w:type="pct"/>
            <w:vMerge/>
            <w:tcBorders>
              <w:top w:val="nil"/>
              <w:left w:val="single" w:sz="4" w:space="0" w:color="auto"/>
              <w:bottom w:val="single" w:sz="4" w:space="0" w:color="000000"/>
              <w:right w:val="single" w:sz="4" w:space="0" w:color="auto"/>
            </w:tcBorders>
            <w:vAlign w:val="center"/>
            <w:hideMark/>
          </w:tcPr>
          <w:p w14:paraId="0DE13FA5" w14:textId="77777777" w:rsidR="003E0373" w:rsidRPr="0068291B" w:rsidRDefault="003E0373" w:rsidP="003E0373">
            <w:pPr>
              <w:spacing w:after="0" w:line="240" w:lineRule="auto"/>
              <w:rPr>
                <w:rFonts w:eastAsia="Times New Roman" w:cstheme="minorHAnsi"/>
                <w:color w:val="000000"/>
                <w:sz w:val="12"/>
                <w:szCs w:val="12"/>
                <w:lang w:eastAsia="es-EC"/>
              </w:rPr>
            </w:pPr>
          </w:p>
        </w:tc>
      </w:tr>
      <w:tr w:rsidR="003E0373" w:rsidRPr="0068291B" w14:paraId="0379AEF9" w14:textId="77777777" w:rsidTr="00E67D37">
        <w:trPr>
          <w:trHeight w:val="1200"/>
        </w:trPr>
        <w:tc>
          <w:tcPr>
            <w:tcW w:w="129" w:type="pct"/>
            <w:tcBorders>
              <w:top w:val="nil"/>
              <w:left w:val="single" w:sz="4" w:space="0" w:color="auto"/>
              <w:bottom w:val="single" w:sz="4" w:space="0" w:color="auto"/>
              <w:right w:val="single" w:sz="4" w:space="0" w:color="auto"/>
            </w:tcBorders>
            <w:shd w:val="clear" w:color="000000" w:fill="auto"/>
            <w:noWrap/>
            <w:vAlign w:val="bottom"/>
            <w:hideMark/>
          </w:tcPr>
          <w:p w14:paraId="3B0CAA57"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5.</w:t>
            </w:r>
          </w:p>
        </w:tc>
        <w:tc>
          <w:tcPr>
            <w:tcW w:w="693" w:type="pct"/>
            <w:tcBorders>
              <w:top w:val="nil"/>
              <w:left w:val="nil"/>
              <w:bottom w:val="single" w:sz="8" w:space="0" w:color="auto"/>
              <w:right w:val="single" w:sz="8" w:space="0" w:color="auto"/>
            </w:tcBorders>
            <w:shd w:val="clear" w:color="auto" w:fill="auto"/>
            <w:noWrap/>
            <w:vAlign w:val="center"/>
            <w:hideMark/>
          </w:tcPr>
          <w:p w14:paraId="6FEFAEA8" w14:textId="77777777" w:rsidR="003E0373" w:rsidRPr="0068291B" w:rsidRDefault="003E0373" w:rsidP="003E0373">
            <w:pPr>
              <w:spacing w:after="0" w:line="240" w:lineRule="auto"/>
              <w:jc w:val="center"/>
              <w:rPr>
                <w:rFonts w:eastAsia="Times New Roman" w:cstheme="minorHAnsi"/>
                <w:color w:val="FF0000"/>
                <w:sz w:val="12"/>
                <w:szCs w:val="12"/>
                <w:lang w:eastAsia="es-EC"/>
              </w:rPr>
            </w:pPr>
            <w:r w:rsidRPr="0068291B">
              <w:rPr>
                <w:rFonts w:eastAsia="Times New Roman" w:cstheme="minorHAnsi"/>
                <w:color w:val="FF0000"/>
                <w:sz w:val="12"/>
                <w:szCs w:val="12"/>
                <w:lang w:eastAsia="es-EC"/>
              </w:rPr>
              <w:t>Espinosa Armijos Andrea Susana</w:t>
            </w:r>
          </w:p>
        </w:tc>
        <w:tc>
          <w:tcPr>
            <w:tcW w:w="375" w:type="pct"/>
            <w:tcBorders>
              <w:top w:val="nil"/>
              <w:left w:val="single" w:sz="4" w:space="0" w:color="auto"/>
              <w:bottom w:val="single" w:sz="4" w:space="0" w:color="auto"/>
              <w:right w:val="single" w:sz="4" w:space="0" w:color="auto"/>
            </w:tcBorders>
            <w:shd w:val="clear" w:color="000000" w:fill="auto"/>
            <w:vAlign w:val="center"/>
            <w:hideMark/>
          </w:tcPr>
          <w:p w14:paraId="590C682D"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276" w:type="pct"/>
            <w:tcBorders>
              <w:top w:val="nil"/>
              <w:left w:val="nil"/>
              <w:bottom w:val="single" w:sz="4" w:space="0" w:color="auto"/>
              <w:right w:val="single" w:sz="4" w:space="0" w:color="auto"/>
            </w:tcBorders>
            <w:shd w:val="clear" w:color="000000" w:fill="auto"/>
            <w:vAlign w:val="center"/>
            <w:hideMark/>
          </w:tcPr>
          <w:p w14:paraId="4C057E02"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507" w:type="pct"/>
            <w:tcBorders>
              <w:top w:val="nil"/>
              <w:left w:val="nil"/>
              <w:bottom w:val="single" w:sz="4" w:space="0" w:color="auto"/>
              <w:right w:val="single" w:sz="4" w:space="0" w:color="auto"/>
            </w:tcBorders>
            <w:shd w:val="clear" w:color="000000" w:fill="auto"/>
            <w:vAlign w:val="center"/>
            <w:hideMark/>
          </w:tcPr>
          <w:p w14:paraId="09BFEFA4" w14:textId="77777777" w:rsidR="003E0373" w:rsidRPr="0068291B" w:rsidRDefault="003E0373" w:rsidP="003E0373">
            <w:pPr>
              <w:spacing w:after="0" w:line="240" w:lineRule="auto"/>
              <w:jc w:val="center"/>
              <w:rPr>
                <w:rFonts w:eastAsia="Times New Roman" w:cstheme="minorHAnsi"/>
                <w:color w:val="FF0000"/>
                <w:sz w:val="12"/>
                <w:szCs w:val="12"/>
                <w:lang w:eastAsia="es-EC"/>
              </w:rPr>
            </w:pPr>
            <w:r w:rsidRPr="0068291B">
              <w:rPr>
                <w:rFonts w:eastAsia="Times New Roman" w:cstheme="minorHAnsi"/>
                <w:color w:val="FF0000"/>
                <w:sz w:val="12"/>
                <w:szCs w:val="12"/>
                <w:lang w:eastAsia="es-EC"/>
              </w:rPr>
              <w:t xml:space="preserve">Analista Zonal de </w:t>
            </w:r>
            <w:proofErr w:type="spellStart"/>
            <w:r w:rsidRPr="0068291B">
              <w:rPr>
                <w:rFonts w:eastAsia="Times New Roman" w:cstheme="minorHAnsi"/>
                <w:color w:val="FF0000"/>
                <w:sz w:val="12"/>
                <w:szCs w:val="12"/>
                <w:lang w:eastAsia="es-EC"/>
              </w:rPr>
              <w:t>Estadistica</w:t>
            </w:r>
            <w:proofErr w:type="spellEnd"/>
            <w:r w:rsidRPr="0068291B">
              <w:rPr>
                <w:rFonts w:eastAsia="Times New Roman" w:cstheme="minorHAnsi"/>
                <w:color w:val="FF0000"/>
                <w:sz w:val="12"/>
                <w:szCs w:val="12"/>
                <w:lang w:eastAsia="es-EC"/>
              </w:rPr>
              <w:t xml:space="preserve"> y </w:t>
            </w:r>
            <w:proofErr w:type="spellStart"/>
            <w:r w:rsidRPr="0068291B">
              <w:rPr>
                <w:rFonts w:eastAsia="Times New Roman" w:cstheme="minorHAnsi"/>
                <w:color w:val="FF0000"/>
                <w:sz w:val="12"/>
                <w:szCs w:val="12"/>
                <w:lang w:eastAsia="es-EC"/>
              </w:rPr>
              <w:t>Analisis</w:t>
            </w:r>
            <w:proofErr w:type="spellEnd"/>
            <w:r w:rsidRPr="0068291B">
              <w:rPr>
                <w:rFonts w:eastAsia="Times New Roman" w:cstheme="minorHAnsi"/>
                <w:color w:val="FF0000"/>
                <w:sz w:val="12"/>
                <w:szCs w:val="12"/>
                <w:lang w:eastAsia="es-EC"/>
              </w:rPr>
              <w:t xml:space="preserve"> de la Información </w:t>
            </w:r>
          </w:p>
        </w:tc>
        <w:tc>
          <w:tcPr>
            <w:tcW w:w="375" w:type="pct"/>
            <w:tcBorders>
              <w:top w:val="nil"/>
              <w:left w:val="nil"/>
              <w:bottom w:val="single" w:sz="4" w:space="0" w:color="auto"/>
              <w:right w:val="single" w:sz="4" w:space="0" w:color="auto"/>
            </w:tcBorders>
            <w:shd w:val="clear" w:color="000000" w:fill="auto"/>
            <w:vAlign w:val="center"/>
            <w:hideMark/>
          </w:tcPr>
          <w:p w14:paraId="2359230C"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80" w:type="pct"/>
            <w:tcBorders>
              <w:top w:val="nil"/>
              <w:left w:val="nil"/>
              <w:bottom w:val="single" w:sz="4" w:space="0" w:color="auto"/>
              <w:right w:val="single" w:sz="4" w:space="0" w:color="auto"/>
            </w:tcBorders>
            <w:shd w:val="clear" w:color="000000" w:fill="auto"/>
            <w:vAlign w:val="center"/>
            <w:hideMark/>
          </w:tcPr>
          <w:p w14:paraId="2DA24D3D"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418" w:type="pct"/>
            <w:tcBorders>
              <w:top w:val="nil"/>
              <w:left w:val="nil"/>
              <w:bottom w:val="single" w:sz="4" w:space="0" w:color="auto"/>
              <w:right w:val="single" w:sz="4" w:space="0" w:color="auto"/>
            </w:tcBorders>
            <w:shd w:val="clear" w:color="000000" w:fill="auto"/>
            <w:vAlign w:val="center"/>
            <w:hideMark/>
          </w:tcPr>
          <w:p w14:paraId="4679FABF"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Estadistica</w:t>
            </w:r>
            <w:proofErr w:type="spellEnd"/>
            <w:r w:rsidRPr="0068291B">
              <w:rPr>
                <w:rFonts w:eastAsia="Times New Roman" w:cstheme="minorHAnsi"/>
                <w:color w:val="000000"/>
                <w:sz w:val="12"/>
                <w:szCs w:val="12"/>
                <w:lang w:eastAsia="es-EC"/>
              </w:rPr>
              <w:t xml:space="preserve"> y </w:t>
            </w:r>
            <w:proofErr w:type="spellStart"/>
            <w:r w:rsidRPr="0068291B">
              <w:rPr>
                <w:rFonts w:eastAsia="Times New Roman" w:cstheme="minorHAnsi"/>
                <w:color w:val="000000"/>
                <w:sz w:val="12"/>
                <w:szCs w:val="12"/>
                <w:lang w:eastAsia="es-EC"/>
              </w:rPr>
              <w:t>Analisis</w:t>
            </w:r>
            <w:proofErr w:type="spellEnd"/>
            <w:r w:rsidRPr="0068291B">
              <w:rPr>
                <w:rFonts w:eastAsia="Times New Roman" w:cstheme="minorHAnsi"/>
                <w:color w:val="000000"/>
                <w:sz w:val="12"/>
                <w:szCs w:val="12"/>
                <w:lang w:eastAsia="es-EC"/>
              </w:rPr>
              <w:t xml:space="preserve"> de la Información de la Salud</w:t>
            </w:r>
          </w:p>
        </w:tc>
        <w:tc>
          <w:tcPr>
            <w:tcW w:w="375" w:type="pct"/>
            <w:tcBorders>
              <w:top w:val="nil"/>
              <w:left w:val="nil"/>
              <w:bottom w:val="single" w:sz="4" w:space="0" w:color="auto"/>
              <w:right w:val="single" w:sz="4" w:space="0" w:color="auto"/>
            </w:tcBorders>
            <w:shd w:val="clear" w:color="000000" w:fill="auto"/>
            <w:vAlign w:val="center"/>
            <w:hideMark/>
          </w:tcPr>
          <w:p w14:paraId="5095463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10" w:type="pct"/>
            <w:tcBorders>
              <w:top w:val="nil"/>
              <w:left w:val="nil"/>
              <w:bottom w:val="single" w:sz="4" w:space="0" w:color="auto"/>
              <w:right w:val="single" w:sz="4" w:space="0" w:color="auto"/>
            </w:tcBorders>
            <w:shd w:val="clear" w:color="000000" w:fill="auto"/>
            <w:vAlign w:val="center"/>
            <w:hideMark/>
          </w:tcPr>
          <w:p w14:paraId="09B32A69"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Dirección Zonal de Planificación</w:t>
            </w:r>
          </w:p>
        </w:tc>
        <w:tc>
          <w:tcPr>
            <w:tcW w:w="357" w:type="pct"/>
            <w:tcBorders>
              <w:top w:val="nil"/>
              <w:left w:val="nil"/>
              <w:bottom w:val="single" w:sz="4" w:space="0" w:color="auto"/>
              <w:right w:val="single" w:sz="4" w:space="0" w:color="auto"/>
            </w:tcBorders>
            <w:shd w:val="clear" w:color="000000" w:fill="auto"/>
            <w:vAlign w:val="center"/>
            <w:hideMark/>
          </w:tcPr>
          <w:p w14:paraId="396EB8BD"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 xml:space="preserve">Analista Zonal de </w:t>
            </w:r>
            <w:proofErr w:type="spellStart"/>
            <w:r w:rsidRPr="0068291B">
              <w:rPr>
                <w:rFonts w:eastAsia="Times New Roman" w:cstheme="minorHAnsi"/>
                <w:color w:val="000000"/>
                <w:sz w:val="12"/>
                <w:szCs w:val="12"/>
                <w:lang w:eastAsia="es-EC"/>
              </w:rPr>
              <w:t>Estadistica</w:t>
            </w:r>
            <w:proofErr w:type="spellEnd"/>
            <w:r w:rsidRPr="0068291B">
              <w:rPr>
                <w:rFonts w:eastAsia="Times New Roman" w:cstheme="minorHAnsi"/>
                <w:color w:val="000000"/>
                <w:sz w:val="12"/>
                <w:szCs w:val="12"/>
                <w:lang w:eastAsia="es-EC"/>
              </w:rPr>
              <w:t xml:space="preserve"> y </w:t>
            </w:r>
            <w:proofErr w:type="spellStart"/>
            <w:r w:rsidRPr="0068291B">
              <w:rPr>
                <w:rFonts w:eastAsia="Times New Roman" w:cstheme="minorHAnsi"/>
                <w:color w:val="000000"/>
                <w:sz w:val="12"/>
                <w:szCs w:val="12"/>
                <w:lang w:eastAsia="es-EC"/>
              </w:rPr>
              <w:t>Analisis</w:t>
            </w:r>
            <w:proofErr w:type="spellEnd"/>
            <w:r w:rsidRPr="0068291B">
              <w:rPr>
                <w:rFonts w:eastAsia="Times New Roman" w:cstheme="minorHAnsi"/>
                <w:color w:val="000000"/>
                <w:sz w:val="12"/>
                <w:szCs w:val="12"/>
                <w:lang w:eastAsia="es-EC"/>
              </w:rPr>
              <w:t xml:space="preserve"> de la Información de la Salud</w:t>
            </w:r>
          </w:p>
        </w:tc>
        <w:tc>
          <w:tcPr>
            <w:tcW w:w="346" w:type="pct"/>
            <w:tcBorders>
              <w:top w:val="nil"/>
              <w:left w:val="nil"/>
              <w:bottom w:val="single" w:sz="4" w:space="0" w:color="auto"/>
              <w:right w:val="single" w:sz="4" w:space="0" w:color="auto"/>
            </w:tcBorders>
            <w:shd w:val="clear" w:color="000000" w:fill="auto"/>
            <w:noWrap/>
            <w:vAlign w:val="center"/>
            <w:hideMark/>
          </w:tcPr>
          <w:p w14:paraId="67B20625"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SI</w:t>
            </w:r>
          </w:p>
        </w:tc>
        <w:tc>
          <w:tcPr>
            <w:tcW w:w="360" w:type="pct"/>
            <w:vMerge/>
            <w:tcBorders>
              <w:top w:val="nil"/>
              <w:left w:val="single" w:sz="4" w:space="0" w:color="auto"/>
              <w:bottom w:val="single" w:sz="4" w:space="0" w:color="000000"/>
              <w:right w:val="single" w:sz="4" w:space="0" w:color="auto"/>
            </w:tcBorders>
            <w:vAlign w:val="center"/>
            <w:hideMark/>
          </w:tcPr>
          <w:p w14:paraId="33A2B154" w14:textId="77777777" w:rsidR="003E0373" w:rsidRPr="0068291B" w:rsidRDefault="003E0373" w:rsidP="003E0373">
            <w:pPr>
              <w:spacing w:after="0" w:line="240" w:lineRule="auto"/>
              <w:rPr>
                <w:rFonts w:eastAsia="Times New Roman" w:cstheme="minorHAnsi"/>
                <w:color w:val="000000"/>
                <w:sz w:val="12"/>
                <w:szCs w:val="12"/>
                <w:lang w:eastAsia="es-EC"/>
              </w:rPr>
            </w:pPr>
          </w:p>
        </w:tc>
      </w:tr>
    </w:tbl>
    <w:p w14:paraId="5F53D400" w14:textId="77777777" w:rsidR="00E67D37" w:rsidRPr="0068291B" w:rsidRDefault="00E67D37" w:rsidP="00E67D37">
      <w:pPr>
        <w:pStyle w:val="Prrafodelista"/>
        <w:tabs>
          <w:tab w:val="left" w:pos="284"/>
          <w:tab w:val="left" w:pos="426"/>
        </w:tabs>
        <w:spacing w:after="0" w:line="240" w:lineRule="auto"/>
        <w:ind w:left="0"/>
        <w:jc w:val="both"/>
        <w:rPr>
          <w:rFonts w:cstheme="minorHAnsi"/>
          <w:sz w:val="14"/>
          <w:szCs w:val="14"/>
        </w:rPr>
      </w:pPr>
      <w:r w:rsidRPr="0068291B">
        <w:rPr>
          <w:rFonts w:cstheme="minorHAnsi"/>
          <w:b/>
          <w:sz w:val="14"/>
          <w:szCs w:val="14"/>
        </w:rPr>
        <w:t>FUENTE: Coordinación Zonal 7 Salud</w:t>
      </w:r>
    </w:p>
    <w:p w14:paraId="2DF8FA77" w14:textId="77777777" w:rsidR="00E67D37" w:rsidRPr="0068291B" w:rsidRDefault="00E67D37" w:rsidP="00E67D37">
      <w:pPr>
        <w:pStyle w:val="Prrafodelista"/>
        <w:tabs>
          <w:tab w:val="left" w:pos="284"/>
          <w:tab w:val="left" w:pos="426"/>
        </w:tabs>
        <w:spacing w:after="0" w:line="240" w:lineRule="auto"/>
        <w:ind w:left="0"/>
        <w:jc w:val="both"/>
        <w:rPr>
          <w:rFonts w:cstheme="minorHAnsi"/>
          <w:sz w:val="14"/>
          <w:szCs w:val="14"/>
        </w:rPr>
      </w:pPr>
      <w:r w:rsidRPr="0068291B">
        <w:rPr>
          <w:rFonts w:cstheme="minorHAnsi"/>
          <w:b/>
          <w:bCs/>
          <w:color w:val="000000"/>
          <w:sz w:val="14"/>
          <w:szCs w:val="14"/>
        </w:rPr>
        <w:t xml:space="preserve">ELABORADO POR: Dirección de  Gestión de Control del Servicio Público </w:t>
      </w:r>
    </w:p>
    <w:p w14:paraId="43AD6160" w14:textId="77777777" w:rsidR="00E67D37" w:rsidRPr="0068291B" w:rsidRDefault="00E67D37" w:rsidP="00E67D37">
      <w:pPr>
        <w:pStyle w:val="Prrafodelista"/>
        <w:tabs>
          <w:tab w:val="left" w:pos="284"/>
          <w:tab w:val="left" w:pos="426"/>
          <w:tab w:val="left" w:pos="567"/>
        </w:tabs>
        <w:spacing w:after="0" w:line="240" w:lineRule="auto"/>
        <w:ind w:left="0"/>
        <w:jc w:val="both"/>
        <w:rPr>
          <w:rFonts w:cstheme="minorHAnsi"/>
          <w:bCs/>
          <w:color w:val="000000"/>
          <w:sz w:val="14"/>
          <w:szCs w:val="14"/>
        </w:rPr>
      </w:pPr>
      <w:r w:rsidRPr="0068291B">
        <w:rPr>
          <w:rFonts w:cstheme="minorHAnsi"/>
          <w:b/>
          <w:bCs/>
          <w:color w:val="000000"/>
          <w:sz w:val="14"/>
          <w:szCs w:val="14"/>
        </w:rPr>
        <w:t>FECHA DE CORTE: Marzo 2023</w:t>
      </w:r>
    </w:p>
    <w:p w14:paraId="57D339BA" w14:textId="77777777" w:rsidR="005D038D" w:rsidRPr="0068291B" w:rsidRDefault="005D038D" w:rsidP="005D038D">
      <w:pPr>
        <w:jc w:val="center"/>
      </w:pPr>
    </w:p>
    <w:p w14:paraId="69833380" w14:textId="77777777" w:rsidR="003E0373" w:rsidRPr="0068291B" w:rsidRDefault="003E0373" w:rsidP="005D038D">
      <w:pPr>
        <w:jc w:val="center"/>
      </w:pPr>
    </w:p>
    <w:p w14:paraId="5E93A7C4" w14:textId="77777777" w:rsidR="00544A4F" w:rsidRPr="0068291B" w:rsidRDefault="00544A4F" w:rsidP="005D038D">
      <w:pPr>
        <w:jc w:val="center"/>
      </w:pPr>
    </w:p>
    <w:p w14:paraId="1FBD3600" w14:textId="77777777" w:rsidR="00544A4F" w:rsidRPr="0068291B" w:rsidRDefault="00544A4F" w:rsidP="005D038D">
      <w:pPr>
        <w:jc w:val="center"/>
      </w:pPr>
    </w:p>
    <w:p w14:paraId="61980323" w14:textId="77777777" w:rsidR="00544A4F" w:rsidRPr="0068291B" w:rsidRDefault="00544A4F" w:rsidP="005D038D">
      <w:pPr>
        <w:jc w:val="center"/>
      </w:pPr>
    </w:p>
    <w:p w14:paraId="695BA5AA" w14:textId="6FE775C9" w:rsidR="003E0373" w:rsidRPr="0068291B" w:rsidRDefault="003E0373" w:rsidP="00E67D37">
      <w:pPr>
        <w:autoSpaceDE w:val="0"/>
        <w:autoSpaceDN w:val="0"/>
        <w:adjustRightInd w:val="0"/>
        <w:spacing w:after="0" w:line="240" w:lineRule="auto"/>
        <w:jc w:val="center"/>
        <w:rPr>
          <w:rFonts w:ascii="Calibri" w:hAnsi="Calibri" w:cs="Calibri"/>
          <w:b/>
          <w:bCs/>
          <w:color w:val="000000"/>
          <w:sz w:val="24"/>
          <w:szCs w:val="24"/>
        </w:rPr>
      </w:pPr>
      <w:r w:rsidRPr="0068291B">
        <w:rPr>
          <w:rFonts w:ascii="Calibri" w:hAnsi="Calibri" w:cs="Calibri"/>
          <w:b/>
          <w:bCs/>
          <w:color w:val="000000"/>
          <w:sz w:val="24"/>
          <w:szCs w:val="24"/>
        </w:rPr>
        <w:t>DIFERENCIAS DE LAS UNIDADES ADMINISTRATIVAS ESTABLECIDAS EN ESTATUTO Y LAS REGISTRADAS EN EL DISTRIBUTIVO</w:t>
      </w:r>
    </w:p>
    <w:p w14:paraId="1D9E9EA7" w14:textId="77777777" w:rsidR="003E0373" w:rsidRPr="0068291B" w:rsidRDefault="003E0373" w:rsidP="003E0373">
      <w:pPr>
        <w:autoSpaceDE w:val="0"/>
        <w:autoSpaceDN w:val="0"/>
        <w:adjustRightInd w:val="0"/>
        <w:spacing w:after="0" w:line="240" w:lineRule="auto"/>
        <w:rPr>
          <w:rFonts w:ascii="Calibri" w:hAnsi="Calibri" w:cs="Calibri"/>
          <w:b/>
          <w:bCs/>
          <w:color w:val="000000"/>
          <w:sz w:val="24"/>
          <w:szCs w:val="24"/>
        </w:rPr>
      </w:pPr>
    </w:p>
    <w:tbl>
      <w:tblPr>
        <w:tblW w:w="5000" w:type="pct"/>
        <w:tblCellMar>
          <w:left w:w="70" w:type="dxa"/>
          <w:right w:w="70" w:type="dxa"/>
        </w:tblCellMar>
        <w:tblLook w:val="04A0" w:firstRow="1" w:lastRow="0" w:firstColumn="1" w:lastColumn="0" w:noHBand="0" w:noVBand="1"/>
      </w:tblPr>
      <w:tblGrid>
        <w:gridCol w:w="2949"/>
        <w:gridCol w:w="2052"/>
        <w:gridCol w:w="2071"/>
        <w:gridCol w:w="1966"/>
        <w:gridCol w:w="1793"/>
        <w:gridCol w:w="2879"/>
      </w:tblGrid>
      <w:tr w:rsidR="003E0373" w:rsidRPr="0068291B" w14:paraId="3CE3472A" w14:textId="77777777" w:rsidTr="003E0373">
        <w:trPr>
          <w:trHeight w:val="225"/>
        </w:trPr>
        <w:tc>
          <w:tcPr>
            <w:tcW w:w="107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109C61E"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PROCESOS</w:t>
            </w:r>
          </w:p>
        </w:tc>
        <w:tc>
          <w:tcPr>
            <w:tcW w:w="1503" w:type="pct"/>
            <w:gridSpan w:val="2"/>
            <w:tcBorders>
              <w:top w:val="single" w:sz="4" w:space="0" w:color="auto"/>
              <w:left w:val="nil"/>
              <w:bottom w:val="single" w:sz="4" w:space="0" w:color="auto"/>
              <w:right w:val="single" w:sz="4" w:space="0" w:color="auto"/>
            </w:tcBorders>
            <w:shd w:val="clear" w:color="000000" w:fill="F2F2F2"/>
            <w:vAlign w:val="center"/>
            <w:hideMark/>
          </w:tcPr>
          <w:p w14:paraId="6F022B50"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ESTATUTO ORGÁNICO</w:t>
            </w:r>
          </w:p>
        </w:tc>
        <w:tc>
          <w:tcPr>
            <w:tcW w:w="1371" w:type="pct"/>
            <w:gridSpan w:val="2"/>
            <w:tcBorders>
              <w:top w:val="single" w:sz="4" w:space="0" w:color="auto"/>
              <w:left w:val="nil"/>
              <w:bottom w:val="single" w:sz="4" w:space="0" w:color="auto"/>
              <w:right w:val="single" w:sz="4" w:space="0" w:color="auto"/>
            </w:tcBorders>
            <w:shd w:val="clear" w:color="000000" w:fill="F2F2F2"/>
            <w:vAlign w:val="center"/>
            <w:hideMark/>
          </w:tcPr>
          <w:p w14:paraId="414481AB"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DISTRIBUTIVO</w:t>
            </w:r>
          </w:p>
        </w:tc>
        <w:tc>
          <w:tcPr>
            <w:tcW w:w="1050"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C2F47D2"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OBSERVACIONES</w:t>
            </w:r>
          </w:p>
        </w:tc>
      </w:tr>
      <w:tr w:rsidR="003E0373" w:rsidRPr="0068291B" w14:paraId="52AA60B6" w14:textId="77777777" w:rsidTr="003E0373">
        <w:trPr>
          <w:trHeight w:val="450"/>
        </w:trPr>
        <w:tc>
          <w:tcPr>
            <w:tcW w:w="1075" w:type="pct"/>
            <w:vMerge/>
            <w:tcBorders>
              <w:top w:val="single" w:sz="4" w:space="0" w:color="auto"/>
              <w:left w:val="single" w:sz="4" w:space="0" w:color="auto"/>
              <w:bottom w:val="single" w:sz="4" w:space="0" w:color="auto"/>
              <w:right w:val="single" w:sz="4" w:space="0" w:color="auto"/>
            </w:tcBorders>
            <w:vAlign w:val="center"/>
            <w:hideMark/>
          </w:tcPr>
          <w:p w14:paraId="762DE41B" w14:textId="77777777" w:rsidR="003E0373" w:rsidRPr="0068291B" w:rsidRDefault="003E0373" w:rsidP="003E0373">
            <w:pPr>
              <w:spacing w:after="0" w:line="240" w:lineRule="auto"/>
              <w:rPr>
                <w:rFonts w:eastAsia="Times New Roman" w:cstheme="minorHAnsi"/>
                <w:b/>
                <w:bCs/>
                <w:color w:val="000000"/>
                <w:sz w:val="12"/>
                <w:szCs w:val="12"/>
                <w:lang w:eastAsia="es-EC"/>
              </w:rPr>
            </w:pPr>
          </w:p>
        </w:tc>
        <w:tc>
          <w:tcPr>
            <w:tcW w:w="748" w:type="pct"/>
            <w:tcBorders>
              <w:top w:val="nil"/>
              <w:left w:val="nil"/>
              <w:bottom w:val="single" w:sz="4" w:space="0" w:color="auto"/>
              <w:right w:val="single" w:sz="4" w:space="0" w:color="auto"/>
            </w:tcBorders>
            <w:shd w:val="clear" w:color="000000" w:fill="F2F2F2"/>
            <w:vAlign w:val="center"/>
            <w:hideMark/>
          </w:tcPr>
          <w:p w14:paraId="5994D572"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UNIDAD ADMINISTRATIVA</w:t>
            </w:r>
          </w:p>
        </w:tc>
        <w:tc>
          <w:tcPr>
            <w:tcW w:w="755" w:type="pct"/>
            <w:tcBorders>
              <w:top w:val="nil"/>
              <w:left w:val="nil"/>
              <w:bottom w:val="single" w:sz="4" w:space="0" w:color="auto"/>
              <w:right w:val="single" w:sz="4" w:space="0" w:color="auto"/>
            </w:tcBorders>
            <w:shd w:val="clear" w:color="000000" w:fill="F2F2F2"/>
            <w:vAlign w:val="center"/>
            <w:hideMark/>
          </w:tcPr>
          <w:p w14:paraId="3DCD5726"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UNIDADES DE GESTIÓN INTERNA</w:t>
            </w:r>
          </w:p>
        </w:tc>
        <w:tc>
          <w:tcPr>
            <w:tcW w:w="717" w:type="pct"/>
            <w:tcBorders>
              <w:top w:val="nil"/>
              <w:left w:val="nil"/>
              <w:bottom w:val="single" w:sz="4" w:space="0" w:color="auto"/>
              <w:right w:val="single" w:sz="4" w:space="0" w:color="auto"/>
            </w:tcBorders>
            <w:shd w:val="clear" w:color="000000" w:fill="F2F2F2"/>
            <w:vAlign w:val="center"/>
            <w:hideMark/>
          </w:tcPr>
          <w:p w14:paraId="09951364"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UNIDAD ADMINISTRATIVA</w:t>
            </w:r>
          </w:p>
        </w:tc>
        <w:tc>
          <w:tcPr>
            <w:tcW w:w="654" w:type="pct"/>
            <w:tcBorders>
              <w:top w:val="nil"/>
              <w:left w:val="nil"/>
              <w:bottom w:val="single" w:sz="4" w:space="0" w:color="auto"/>
              <w:right w:val="single" w:sz="4" w:space="0" w:color="auto"/>
            </w:tcBorders>
            <w:shd w:val="clear" w:color="000000" w:fill="F2F2F2"/>
            <w:vAlign w:val="center"/>
            <w:hideMark/>
          </w:tcPr>
          <w:p w14:paraId="37159ADA"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UNIDADES DE GESTIÓN INTERNA</w:t>
            </w:r>
          </w:p>
        </w:tc>
        <w:tc>
          <w:tcPr>
            <w:tcW w:w="1050" w:type="pct"/>
            <w:vMerge/>
            <w:tcBorders>
              <w:top w:val="single" w:sz="4" w:space="0" w:color="auto"/>
              <w:left w:val="single" w:sz="4" w:space="0" w:color="auto"/>
              <w:bottom w:val="single" w:sz="4" w:space="0" w:color="auto"/>
              <w:right w:val="single" w:sz="4" w:space="0" w:color="auto"/>
            </w:tcBorders>
            <w:vAlign w:val="center"/>
            <w:hideMark/>
          </w:tcPr>
          <w:p w14:paraId="52E26786" w14:textId="77777777" w:rsidR="003E0373" w:rsidRPr="0068291B" w:rsidRDefault="003E0373" w:rsidP="003E0373">
            <w:pPr>
              <w:spacing w:after="0" w:line="240" w:lineRule="auto"/>
              <w:rPr>
                <w:rFonts w:eastAsia="Times New Roman" w:cstheme="minorHAnsi"/>
                <w:b/>
                <w:bCs/>
                <w:color w:val="000000"/>
                <w:sz w:val="12"/>
                <w:szCs w:val="12"/>
                <w:lang w:eastAsia="es-EC"/>
              </w:rPr>
            </w:pPr>
          </w:p>
        </w:tc>
      </w:tr>
      <w:tr w:rsidR="003E0373" w:rsidRPr="0068291B" w14:paraId="6F8B404D" w14:textId="77777777" w:rsidTr="003E0373">
        <w:trPr>
          <w:trHeight w:val="1620"/>
        </w:trPr>
        <w:tc>
          <w:tcPr>
            <w:tcW w:w="1075" w:type="pct"/>
            <w:vMerge w:val="restart"/>
            <w:tcBorders>
              <w:top w:val="nil"/>
              <w:left w:val="single" w:sz="4" w:space="0" w:color="auto"/>
              <w:bottom w:val="single" w:sz="4" w:space="0" w:color="auto"/>
              <w:right w:val="single" w:sz="4" w:space="0" w:color="auto"/>
            </w:tcBorders>
            <w:shd w:val="clear" w:color="000000" w:fill="auto"/>
            <w:noWrap/>
            <w:vAlign w:val="center"/>
            <w:hideMark/>
          </w:tcPr>
          <w:p w14:paraId="6D4D0892"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Gobernantes</w:t>
            </w:r>
          </w:p>
        </w:tc>
        <w:tc>
          <w:tcPr>
            <w:tcW w:w="748" w:type="pct"/>
            <w:tcBorders>
              <w:top w:val="nil"/>
              <w:left w:val="nil"/>
              <w:bottom w:val="single" w:sz="4" w:space="0" w:color="auto"/>
              <w:right w:val="single" w:sz="4" w:space="0" w:color="auto"/>
            </w:tcBorders>
            <w:shd w:val="clear" w:color="000000" w:fill="FFFFFF"/>
            <w:vAlign w:val="center"/>
            <w:hideMark/>
          </w:tcPr>
          <w:p w14:paraId="3F4EBCCE"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Coordinador/a Zonal</w:t>
            </w:r>
          </w:p>
        </w:tc>
        <w:tc>
          <w:tcPr>
            <w:tcW w:w="755" w:type="pct"/>
            <w:tcBorders>
              <w:top w:val="nil"/>
              <w:left w:val="nil"/>
              <w:bottom w:val="single" w:sz="4" w:space="0" w:color="auto"/>
              <w:right w:val="single" w:sz="4" w:space="0" w:color="auto"/>
            </w:tcBorders>
            <w:shd w:val="clear" w:color="000000" w:fill="FFFFFF"/>
            <w:vAlign w:val="center"/>
            <w:hideMark/>
          </w:tcPr>
          <w:p w14:paraId="4AADF6BD"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Coordinador/a Zonal</w:t>
            </w:r>
          </w:p>
        </w:tc>
        <w:tc>
          <w:tcPr>
            <w:tcW w:w="717" w:type="pct"/>
            <w:tcBorders>
              <w:top w:val="nil"/>
              <w:left w:val="nil"/>
              <w:bottom w:val="single" w:sz="4" w:space="0" w:color="auto"/>
              <w:right w:val="single" w:sz="4" w:space="0" w:color="auto"/>
            </w:tcBorders>
            <w:shd w:val="clear" w:color="000000" w:fill="FFFFFF"/>
            <w:vAlign w:val="center"/>
            <w:hideMark/>
          </w:tcPr>
          <w:p w14:paraId="0EDF8A94"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COORDINACIÓN ZONAL DE SALUD</w:t>
            </w:r>
          </w:p>
        </w:tc>
        <w:tc>
          <w:tcPr>
            <w:tcW w:w="654" w:type="pct"/>
            <w:tcBorders>
              <w:top w:val="nil"/>
              <w:left w:val="nil"/>
              <w:bottom w:val="single" w:sz="4" w:space="0" w:color="auto"/>
              <w:right w:val="single" w:sz="4" w:space="0" w:color="auto"/>
            </w:tcBorders>
            <w:shd w:val="clear" w:color="000000" w:fill="FFFFFF"/>
            <w:vAlign w:val="center"/>
            <w:hideMark/>
          </w:tcPr>
          <w:p w14:paraId="30D4020B"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COORDINACIÓN ZONAL DE SALUD</w:t>
            </w:r>
          </w:p>
        </w:tc>
        <w:tc>
          <w:tcPr>
            <w:tcW w:w="1050" w:type="pct"/>
            <w:tcBorders>
              <w:top w:val="nil"/>
              <w:left w:val="nil"/>
              <w:bottom w:val="single" w:sz="4" w:space="0" w:color="auto"/>
              <w:right w:val="single" w:sz="4" w:space="0" w:color="auto"/>
            </w:tcBorders>
            <w:shd w:val="clear" w:color="000000" w:fill="auto"/>
            <w:vAlign w:val="center"/>
            <w:hideMark/>
          </w:tcPr>
          <w:p w14:paraId="505F3544" w14:textId="77777777" w:rsidR="003E0373" w:rsidRPr="0068291B" w:rsidRDefault="003E0373" w:rsidP="003E0373">
            <w:pPr>
              <w:spacing w:after="0" w:line="240" w:lineRule="auto"/>
              <w:rPr>
                <w:rFonts w:eastAsia="Times New Roman" w:cstheme="minorHAnsi"/>
                <w:color w:val="000000"/>
                <w:sz w:val="12"/>
                <w:szCs w:val="12"/>
                <w:lang w:eastAsia="es-EC"/>
              </w:rPr>
            </w:pPr>
            <w:r w:rsidRPr="0068291B">
              <w:rPr>
                <w:rFonts w:eastAsia="Times New Roman" w:cstheme="minorHAnsi"/>
                <w:color w:val="000000"/>
                <w:sz w:val="12"/>
                <w:szCs w:val="12"/>
                <w:lang w:eastAsia="es-EC"/>
              </w:rPr>
              <w:t> </w:t>
            </w:r>
          </w:p>
        </w:tc>
      </w:tr>
      <w:tr w:rsidR="003E0373" w:rsidRPr="0068291B" w14:paraId="09FDF259" w14:textId="77777777" w:rsidTr="003E0373">
        <w:trPr>
          <w:trHeight w:val="930"/>
        </w:trPr>
        <w:tc>
          <w:tcPr>
            <w:tcW w:w="1075" w:type="pct"/>
            <w:vMerge/>
            <w:tcBorders>
              <w:top w:val="nil"/>
              <w:left w:val="single" w:sz="4" w:space="0" w:color="auto"/>
              <w:bottom w:val="single" w:sz="4" w:space="0" w:color="auto"/>
              <w:right w:val="single" w:sz="4" w:space="0" w:color="auto"/>
            </w:tcBorders>
            <w:vAlign w:val="center"/>
            <w:hideMark/>
          </w:tcPr>
          <w:p w14:paraId="4C2EB891" w14:textId="77777777" w:rsidR="003E0373" w:rsidRPr="0068291B" w:rsidRDefault="003E0373" w:rsidP="003E0373">
            <w:pPr>
              <w:spacing w:after="0" w:line="240" w:lineRule="auto"/>
              <w:rPr>
                <w:rFonts w:eastAsia="Times New Roman" w:cstheme="minorHAnsi"/>
                <w:color w:val="000000"/>
                <w:sz w:val="12"/>
                <w:szCs w:val="12"/>
                <w:lang w:eastAsia="es-EC"/>
              </w:rPr>
            </w:pPr>
          </w:p>
        </w:tc>
        <w:tc>
          <w:tcPr>
            <w:tcW w:w="748" w:type="pct"/>
            <w:tcBorders>
              <w:top w:val="nil"/>
              <w:left w:val="nil"/>
              <w:bottom w:val="single" w:sz="4" w:space="0" w:color="auto"/>
              <w:right w:val="single" w:sz="4" w:space="0" w:color="auto"/>
            </w:tcBorders>
            <w:shd w:val="clear" w:color="000000" w:fill="FFFF00"/>
            <w:vAlign w:val="center"/>
            <w:hideMark/>
          </w:tcPr>
          <w:p w14:paraId="376B7069"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Director/a  Hospital</w:t>
            </w:r>
          </w:p>
        </w:tc>
        <w:tc>
          <w:tcPr>
            <w:tcW w:w="755" w:type="pct"/>
            <w:tcBorders>
              <w:top w:val="nil"/>
              <w:left w:val="nil"/>
              <w:bottom w:val="single" w:sz="4" w:space="0" w:color="auto"/>
              <w:right w:val="single" w:sz="4" w:space="0" w:color="auto"/>
            </w:tcBorders>
            <w:shd w:val="clear" w:color="000000" w:fill="FFFF00"/>
            <w:vAlign w:val="center"/>
            <w:hideMark/>
          </w:tcPr>
          <w:p w14:paraId="2FC44EE7"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Director/a  Hospital</w:t>
            </w:r>
          </w:p>
        </w:tc>
        <w:tc>
          <w:tcPr>
            <w:tcW w:w="717" w:type="pct"/>
            <w:tcBorders>
              <w:top w:val="nil"/>
              <w:left w:val="nil"/>
              <w:bottom w:val="single" w:sz="4" w:space="0" w:color="auto"/>
              <w:right w:val="single" w:sz="4" w:space="0" w:color="auto"/>
            </w:tcBorders>
            <w:shd w:val="clear" w:color="000000" w:fill="FFFF00"/>
            <w:vAlign w:val="center"/>
            <w:hideMark/>
          </w:tcPr>
          <w:p w14:paraId="1913B6D5" w14:textId="77777777" w:rsidR="003E0373" w:rsidRPr="0068291B" w:rsidRDefault="003E0373" w:rsidP="003E0373">
            <w:pPr>
              <w:spacing w:after="0" w:line="240" w:lineRule="auto"/>
              <w:jc w:val="center"/>
              <w:rPr>
                <w:rFonts w:eastAsia="Times New Roman" w:cstheme="minorHAnsi"/>
                <w:color w:val="000000"/>
                <w:sz w:val="12"/>
                <w:szCs w:val="12"/>
                <w:lang w:eastAsia="es-EC"/>
              </w:rPr>
            </w:pPr>
            <w:r w:rsidRPr="0068291B">
              <w:rPr>
                <w:rFonts w:eastAsia="Times New Roman" w:cstheme="minorHAnsi"/>
                <w:color w:val="000000"/>
                <w:sz w:val="12"/>
                <w:szCs w:val="12"/>
                <w:lang w:eastAsia="es-EC"/>
              </w:rPr>
              <w:t>DIRECCION ZONAL DE PROVISION DE SERVICIOS DE SALUD</w:t>
            </w:r>
          </w:p>
        </w:tc>
        <w:tc>
          <w:tcPr>
            <w:tcW w:w="654" w:type="pct"/>
            <w:tcBorders>
              <w:top w:val="nil"/>
              <w:left w:val="nil"/>
              <w:bottom w:val="single" w:sz="4" w:space="0" w:color="auto"/>
              <w:right w:val="single" w:sz="4" w:space="0" w:color="auto"/>
            </w:tcBorders>
            <w:shd w:val="clear" w:color="000000" w:fill="FFFF00"/>
            <w:vAlign w:val="center"/>
            <w:hideMark/>
          </w:tcPr>
          <w:p w14:paraId="2459C4B9" w14:textId="77777777" w:rsidR="003E0373" w:rsidRPr="0068291B" w:rsidRDefault="003E0373" w:rsidP="003E0373">
            <w:pPr>
              <w:spacing w:after="0" w:line="240" w:lineRule="auto"/>
              <w:jc w:val="center"/>
              <w:rPr>
                <w:rFonts w:eastAsia="Times New Roman" w:cstheme="minorHAnsi"/>
                <w:b/>
                <w:bCs/>
                <w:color w:val="000000"/>
                <w:sz w:val="12"/>
                <w:szCs w:val="12"/>
                <w:lang w:eastAsia="es-EC"/>
              </w:rPr>
            </w:pPr>
            <w:r w:rsidRPr="0068291B">
              <w:rPr>
                <w:rFonts w:eastAsia="Times New Roman" w:cstheme="minorHAnsi"/>
                <w:b/>
                <w:bCs/>
                <w:color w:val="000000"/>
                <w:sz w:val="12"/>
                <w:szCs w:val="12"/>
                <w:lang w:eastAsia="es-EC"/>
              </w:rPr>
              <w:t>DIRECCION ZONAL DE PROVISION DE SERVICIOS DE SALUD</w:t>
            </w:r>
          </w:p>
        </w:tc>
        <w:tc>
          <w:tcPr>
            <w:tcW w:w="1050" w:type="pct"/>
            <w:tcBorders>
              <w:top w:val="nil"/>
              <w:left w:val="nil"/>
              <w:bottom w:val="single" w:sz="4" w:space="0" w:color="auto"/>
              <w:right w:val="single" w:sz="4" w:space="0" w:color="auto"/>
            </w:tcBorders>
            <w:shd w:val="clear" w:color="000000" w:fill="auto"/>
            <w:vAlign w:val="center"/>
            <w:hideMark/>
          </w:tcPr>
          <w:p w14:paraId="22DCC1A7" w14:textId="77777777" w:rsidR="003E0373" w:rsidRPr="0068291B" w:rsidRDefault="003E0373" w:rsidP="003E0373">
            <w:pPr>
              <w:spacing w:after="0" w:line="240" w:lineRule="auto"/>
              <w:rPr>
                <w:rFonts w:eastAsia="Times New Roman" w:cstheme="minorHAnsi"/>
                <w:color w:val="000000"/>
                <w:sz w:val="12"/>
                <w:szCs w:val="12"/>
                <w:lang w:eastAsia="es-EC"/>
              </w:rPr>
            </w:pPr>
            <w:r w:rsidRPr="0068291B">
              <w:rPr>
                <w:rFonts w:eastAsia="Times New Roman" w:cstheme="minorHAnsi"/>
                <w:color w:val="000000"/>
                <w:sz w:val="12"/>
                <w:szCs w:val="12"/>
                <w:lang w:eastAsia="es-EC"/>
              </w:rPr>
              <w:t> </w:t>
            </w:r>
          </w:p>
        </w:tc>
      </w:tr>
      <w:tr w:rsidR="003E0373" w:rsidRPr="003E0373" w14:paraId="6FE17186" w14:textId="77777777" w:rsidTr="003E0373">
        <w:trPr>
          <w:trHeight w:val="930"/>
        </w:trPr>
        <w:tc>
          <w:tcPr>
            <w:tcW w:w="1075" w:type="pct"/>
            <w:vMerge w:val="restart"/>
            <w:tcBorders>
              <w:top w:val="nil"/>
              <w:left w:val="single" w:sz="4" w:space="0" w:color="auto"/>
              <w:bottom w:val="single" w:sz="4" w:space="0" w:color="000000"/>
              <w:right w:val="single" w:sz="4" w:space="0" w:color="auto"/>
            </w:tcBorders>
            <w:shd w:val="clear" w:color="000000" w:fill="auto"/>
            <w:vAlign w:val="center"/>
            <w:hideMark/>
          </w:tcPr>
          <w:p w14:paraId="6E46E92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Sustantivos</w:t>
            </w:r>
          </w:p>
        </w:tc>
        <w:tc>
          <w:tcPr>
            <w:tcW w:w="748" w:type="pct"/>
            <w:vMerge w:val="restart"/>
            <w:tcBorders>
              <w:top w:val="nil"/>
              <w:left w:val="single" w:sz="4" w:space="0" w:color="auto"/>
              <w:bottom w:val="single" w:sz="4" w:space="0" w:color="000000"/>
              <w:right w:val="single" w:sz="4" w:space="0" w:color="auto"/>
            </w:tcBorders>
            <w:shd w:val="clear" w:color="000000" w:fill="auto"/>
            <w:vAlign w:val="center"/>
            <w:hideMark/>
          </w:tcPr>
          <w:p w14:paraId="316BF03D"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Zonal de Vigilancia Prevención y Control de la Salud</w:t>
            </w:r>
          </w:p>
        </w:tc>
        <w:tc>
          <w:tcPr>
            <w:tcW w:w="755" w:type="pct"/>
            <w:tcBorders>
              <w:top w:val="nil"/>
              <w:left w:val="nil"/>
              <w:bottom w:val="single" w:sz="4" w:space="0" w:color="auto"/>
              <w:right w:val="single" w:sz="4" w:space="0" w:color="auto"/>
            </w:tcBorders>
            <w:shd w:val="clear" w:color="000000" w:fill="auto"/>
            <w:vAlign w:val="center"/>
            <w:hideMark/>
          </w:tcPr>
          <w:p w14:paraId="14EC10EE"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VIGILANCIA EPIDIOMOLOGICA</w:t>
            </w:r>
          </w:p>
        </w:tc>
        <w:tc>
          <w:tcPr>
            <w:tcW w:w="717" w:type="pct"/>
            <w:vMerge w:val="restart"/>
            <w:tcBorders>
              <w:top w:val="nil"/>
              <w:left w:val="single" w:sz="4" w:space="0" w:color="auto"/>
              <w:bottom w:val="single" w:sz="4" w:space="0" w:color="000000"/>
              <w:right w:val="single" w:sz="4" w:space="0" w:color="auto"/>
            </w:tcBorders>
            <w:shd w:val="clear" w:color="000000" w:fill="auto"/>
            <w:vAlign w:val="center"/>
            <w:hideMark/>
          </w:tcPr>
          <w:p w14:paraId="3F5239D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Vigilancia de la Salud </w:t>
            </w:r>
          </w:p>
        </w:tc>
        <w:tc>
          <w:tcPr>
            <w:tcW w:w="654" w:type="pct"/>
            <w:vMerge w:val="restart"/>
            <w:tcBorders>
              <w:top w:val="nil"/>
              <w:left w:val="single" w:sz="4" w:space="0" w:color="auto"/>
              <w:bottom w:val="single" w:sz="4" w:space="0" w:color="000000"/>
              <w:right w:val="single" w:sz="4" w:space="0" w:color="auto"/>
            </w:tcBorders>
            <w:shd w:val="clear" w:color="000000" w:fill="auto"/>
            <w:vAlign w:val="center"/>
            <w:hideMark/>
          </w:tcPr>
          <w:p w14:paraId="50822D4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Vigilancia de la Salud </w:t>
            </w:r>
          </w:p>
        </w:tc>
        <w:tc>
          <w:tcPr>
            <w:tcW w:w="1050" w:type="pct"/>
            <w:tcBorders>
              <w:top w:val="nil"/>
              <w:left w:val="nil"/>
              <w:bottom w:val="single" w:sz="4" w:space="0" w:color="auto"/>
              <w:right w:val="single" w:sz="4" w:space="0" w:color="auto"/>
            </w:tcBorders>
            <w:shd w:val="clear" w:color="000000" w:fill="auto"/>
            <w:vAlign w:val="center"/>
            <w:hideMark/>
          </w:tcPr>
          <w:p w14:paraId="2D1092EE"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1DBC6079"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36CD234E"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76D04A77"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2FC59CF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GESTION INTERNA ZONAL DE ESTRATEGIAS DE PREVENCIÓN Y CONTROL DE LA SALUD PUBLICA </w:t>
            </w:r>
          </w:p>
        </w:tc>
        <w:tc>
          <w:tcPr>
            <w:tcW w:w="717" w:type="pct"/>
            <w:vMerge/>
            <w:tcBorders>
              <w:top w:val="nil"/>
              <w:left w:val="single" w:sz="4" w:space="0" w:color="auto"/>
              <w:bottom w:val="single" w:sz="4" w:space="0" w:color="000000"/>
              <w:right w:val="single" w:sz="4" w:space="0" w:color="auto"/>
            </w:tcBorders>
            <w:vAlign w:val="center"/>
            <w:hideMark/>
          </w:tcPr>
          <w:p w14:paraId="4B243CC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483D425D"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7127C4F8"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3E43FFE0"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5ECDB787"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1506B161"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3CCF88F7"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INMUNIZACIONES</w:t>
            </w:r>
          </w:p>
        </w:tc>
        <w:tc>
          <w:tcPr>
            <w:tcW w:w="717" w:type="pct"/>
            <w:vMerge/>
            <w:tcBorders>
              <w:top w:val="nil"/>
              <w:left w:val="single" w:sz="4" w:space="0" w:color="auto"/>
              <w:bottom w:val="single" w:sz="4" w:space="0" w:color="000000"/>
              <w:right w:val="single" w:sz="4" w:space="0" w:color="auto"/>
            </w:tcBorders>
            <w:vAlign w:val="center"/>
            <w:hideMark/>
          </w:tcPr>
          <w:p w14:paraId="00C64473"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513CA5A6"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1EABC226"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1F0B8BDD"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51BC069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3554F2D8"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16F52036"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RIESGOS</w:t>
            </w:r>
          </w:p>
        </w:tc>
        <w:tc>
          <w:tcPr>
            <w:tcW w:w="717" w:type="pct"/>
            <w:vMerge/>
            <w:tcBorders>
              <w:top w:val="nil"/>
              <w:left w:val="single" w:sz="4" w:space="0" w:color="auto"/>
              <w:bottom w:val="single" w:sz="4" w:space="0" w:color="000000"/>
              <w:right w:val="single" w:sz="4" w:space="0" w:color="auto"/>
            </w:tcBorders>
            <w:vAlign w:val="center"/>
            <w:hideMark/>
          </w:tcPr>
          <w:p w14:paraId="54E185FE"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ADE3AF6"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6A88D977"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4B483AC7"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19016AC4"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66698DA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7A6B7509"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GESTION INTERNA ZONAL DE SALUD MENTAL Y FENOMENO SOCIO ECONOMICO DE LAS DROGAS </w:t>
            </w:r>
          </w:p>
        </w:tc>
        <w:tc>
          <w:tcPr>
            <w:tcW w:w="717" w:type="pct"/>
            <w:vMerge/>
            <w:tcBorders>
              <w:top w:val="nil"/>
              <w:left w:val="single" w:sz="4" w:space="0" w:color="auto"/>
              <w:bottom w:val="single" w:sz="4" w:space="0" w:color="000000"/>
              <w:right w:val="single" w:sz="4" w:space="0" w:color="auto"/>
            </w:tcBorders>
            <w:vAlign w:val="center"/>
            <w:hideMark/>
          </w:tcPr>
          <w:p w14:paraId="0775DDC6"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4FC9A003"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050C7DF1"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A36D7C4"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2D03AEE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val="restart"/>
            <w:tcBorders>
              <w:top w:val="nil"/>
              <w:left w:val="single" w:sz="4" w:space="0" w:color="auto"/>
              <w:bottom w:val="single" w:sz="4" w:space="0" w:color="000000"/>
              <w:right w:val="single" w:sz="4" w:space="0" w:color="auto"/>
            </w:tcBorders>
            <w:shd w:val="clear" w:color="000000" w:fill="auto"/>
            <w:vAlign w:val="center"/>
            <w:hideMark/>
          </w:tcPr>
          <w:p w14:paraId="015A6A48"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Zonal de Promoción, Salud Intercultural e igualdad</w:t>
            </w:r>
          </w:p>
        </w:tc>
        <w:tc>
          <w:tcPr>
            <w:tcW w:w="755" w:type="pct"/>
            <w:tcBorders>
              <w:top w:val="nil"/>
              <w:left w:val="nil"/>
              <w:bottom w:val="single" w:sz="4" w:space="0" w:color="auto"/>
              <w:right w:val="single" w:sz="4" w:space="0" w:color="auto"/>
            </w:tcBorders>
            <w:shd w:val="clear" w:color="000000" w:fill="auto"/>
            <w:vAlign w:val="center"/>
            <w:hideMark/>
          </w:tcPr>
          <w:p w14:paraId="04ABF7C5"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PROMOCION DE LA SALUD</w:t>
            </w:r>
          </w:p>
        </w:tc>
        <w:tc>
          <w:tcPr>
            <w:tcW w:w="717" w:type="pct"/>
            <w:vMerge w:val="restart"/>
            <w:tcBorders>
              <w:top w:val="nil"/>
              <w:left w:val="single" w:sz="4" w:space="0" w:color="auto"/>
              <w:bottom w:val="single" w:sz="4" w:space="0" w:color="000000"/>
              <w:right w:val="single" w:sz="4" w:space="0" w:color="auto"/>
            </w:tcBorders>
            <w:shd w:val="clear" w:color="000000" w:fill="auto"/>
            <w:vAlign w:val="center"/>
            <w:hideMark/>
          </w:tcPr>
          <w:p w14:paraId="544CE91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Promoción de la Salud e igualdad </w:t>
            </w:r>
          </w:p>
        </w:tc>
        <w:tc>
          <w:tcPr>
            <w:tcW w:w="654" w:type="pct"/>
            <w:vMerge w:val="restart"/>
            <w:tcBorders>
              <w:top w:val="nil"/>
              <w:left w:val="single" w:sz="4" w:space="0" w:color="auto"/>
              <w:bottom w:val="single" w:sz="4" w:space="0" w:color="000000"/>
              <w:right w:val="single" w:sz="4" w:space="0" w:color="auto"/>
            </w:tcBorders>
            <w:shd w:val="clear" w:color="000000" w:fill="auto"/>
            <w:vAlign w:val="center"/>
            <w:hideMark/>
          </w:tcPr>
          <w:p w14:paraId="25977A0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Promoción de la Salud e igualdad </w:t>
            </w:r>
          </w:p>
        </w:tc>
        <w:tc>
          <w:tcPr>
            <w:tcW w:w="1050" w:type="pct"/>
            <w:tcBorders>
              <w:top w:val="nil"/>
              <w:left w:val="nil"/>
              <w:bottom w:val="single" w:sz="4" w:space="0" w:color="auto"/>
              <w:right w:val="single" w:sz="4" w:space="0" w:color="auto"/>
            </w:tcBorders>
            <w:shd w:val="clear" w:color="000000" w:fill="auto"/>
            <w:vAlign w:val="center"/>
            <w:hideMark/>
          </w:tcPr>
          <w:p w14:paraId="3F31F2A7"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0A29BA72"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2500780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1E08BDAB"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506113E6"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DERECHOS HUMANOS, GENERO, INCLUSION Y PARTICIPACION CIUDADANA EN SALUD</w:t>
            </w:r>
          </w:p>
        </w:tc>
        <w:tc>
          <w:tcPr>
            <w:tcW w:w="717" w:type="pct"/>
            <w:vMerge/>
            <w:tcBorders>
              <w:top w:val="nil"/>
              <w:left w:val="single" w:sz="4" w:space="0" w:color="auto"/>
              <w:bottom w:val="single" w:sz="4" w:space="0" w:color="000000"/>
              <w:right w:val="single" w:sz="4" w:space="0" w:color="auto"/>
            </w:tcBorders>
            <w:vAlign w:val="center"/>
            <w:hideMark/>
          </w:tcPr>
          <w:p w14:paraId="37454309"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72979FF"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0D3A21A7"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EFF7EA0"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7DE2526B"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6E80DD1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60AF8051"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SALUD INTERCULTURAL</w:t>
            </w:r>
          </w:p>
        </w:tc>
        <w:tc>
          <w:tcPr>
            <w:tcW w:w="717" w:type="pct"/>
            <w:vMerge/>
            <w:tcBorders>
              <w:top w:val="nil"/>
              <w:left w:val="single" w:sz="4" w:space="0" w:color="auto"/>
              <w:bottom w:val="single" w:sz="4" w:space="0" w:color="000000"/>
              <w:right w:val="single" w:sz="4" w:space="0" w:color="auto"/>
            </w:tcBorders>
            <w:vAlign w:val="center"/>
            <w:hideMark/>
          </w:tcPr>
          <w:p w14:paraId="47DA9B16"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287C77E8"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4A10BBC0"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0C2DB13" w14:textId="77777777" w:rsidTr="003E0373">
        <w:trPr>
          <w:trHeight w:val="930"/>
        </w:trPr>
        <w:tc>
          <w:tcPr>
            <w:tcW w:w="1075" w:type="pct"/>
            <w:vMerge/>
            <w:tcBorders>
              <w:top w:val="nil"/>
              <w:left w:val="single" w:sz="4" w:space="0" w:color="auto"/>
              <w:bottom w:val="single" w:sz="4" w:space="0" w:color="000000"/>
              <w:right w:val="single" w:sz="4" w:space="0" w:color="auto"/>
            </w:tcBorders>
            <w:vAlign w:val="center"/>
            <w:hideMark/>
          </w:tcPr>
          <w:p w14:paraId="2AA9C413"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4DD3E1C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548A213B"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ALIMENTACION Y NUTRICION</w:t>
            </w:r>
          </w:p>
        </w:tc>
        <w:tc>
          <w:tcPr>
            <w:tcW w:w="717" w:type="pct"/>
            <w:vMerge/>
            <w:tcBorders>
              <w:top w:val="nil"/>
              <w:left w:val="single" w:sz="4" w:space="0" w:color="auto"/>
              <w:bottom w:val="single" w:sz="4" w:space="0" w:color="000000"/>
              <w:right w:val="single" w:sz="4" w:space="0" w:color="auto"/>
            </w:tcBorders>
            <w:vAlign w:val="center"/>
            <w:hideMark/>
          </w:tcPr>
          <w:p w14:paraId="5229B145"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24827FEE"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3D729B76"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12C819F1" w14:textId="77777777" w:rsidTr="003E0373">
        <w:trPr>
          <w:trHeight w:val="720"/>
        </w:trPr>
        <w:tc>
          <w:tcPr>
            <w:tcW w:w="1075" w:type="pct"/>
            <w:vMerge/>
            <w:tcBorders>
              <w:top w:val="nil"/>
              <w:left w:val="single" w:sz="4" w:space="0" w:color="auto"/>
              <w:bottom w:val="single" w:sz="4" w:space="0" w:color="000000"/>
              <w:right w:val="single" w:sz="4" w:space="0" w:color="auto"/>
            </w:tcBorders>
            <w:vAlign w:val="center"/>
            <w:hideMark/>
          </w:tcPr>
          <w:p w14:paraId="7E5B669A"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137C2825"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1D1CD335"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SALUD AMBIENTAL Y SALUD EN EL TRABAJO</w:t>
            </w:r>
          </w:p>
        </w:tc>
        <w:tc>
          <w:tcPr>
            <w:tcW w:w="717" w:type="pct"/>
            <w:vMerge/>
            <w:tcBorders>
              <w:top w:val="nil"/>
              <w:left w:val="single" w:sz="4" w:space="0" w:color="auto"/>
              <w:bottom w:val="single" w:sz="4" w:space="0" w:color="000000"/>
              <w:right w:val="single" w:sz="4" w:space="0" w:color="auto"/>
            </w:tcBorders>
            <w:vAlign w:val="center"/>
            <w:hideMark/>
          </w:tcPr>
          <w:p w14:paraId="75DF61D5"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15B91075"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77B91784"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12AC524C" w14:textId="77777777" w:rsidTr="003E0373">
        <w:trPr>
          <w:trHeight w:val="975"/>
        </w:trPr>
        <w:tc>
          <w:tcPr>
            <w:tcW w:w="1075" w:type="pct"/>
            <w:vMerge/>
            <w:tcBorders>
              <w:top w:val="nil"/>
              <w:left w:val="single" w:sz="4" w:space="0" w:color="auto"/>
              <w:bottom w:val="single" w:sz="4" w:space="0" w:color="000000"/>
              <w:right w:val="single" w:sz="4" w:space="0" w:color="auto"/>
            </w:tcBorders>
            <w:vAlign w:val="center"/>
            <w:hideMark/>
          </w:tcPr>
          <w:p w14:paraId="2197F71D"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DEFCEB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Zonal de Implementación y Evaluación de redes de Atención de Salud</w:t>
            </w:r>
          </w:p>
        </w:tc>
        <w:tc>
          <w:tcPr>
            <w:tcW w:w="755" w:type="pct"/>
            <w:tcBorders>
              <w:top w:val="nil"/>
              <w:left w:val="nil"/>
              <w:bottom w:val="single" w:sz="4" w:space="0" w:color="auto"/>
              <w:right w:val="single" w:sz="4" w:space="0" w:color="auto"/>
            </w:tcBorders>
            <w:shd w:val="clear" w:color="000000" w:fill="auto"/>
            <w:vAlign w:val="center"/>
            <w:hideMark/>
          </w:tcPr>
          <w:p w14:paraId="53DAA271"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USUARIOS Y REDES DE ATENCION INTEGRAL EN SALUD</w:t>
            </w:r>
          </w:p>
        </w:tc>
        <w:tc>
          <w:tcPr>
            <w:tcW w:w="717" w:type="pct"/>
            <w:vMerge w:val="restart"/>
            <w:tcBorders>
              <w:top w:val="nil"/>
              <w:left w:val="single" w:sz="4" w:space="0" w:color="auto"/>
              <w:bottom w:val="single" w:sz="4" w:space="0" w:color="000000"/>
              <w:right w:val="single" w:sz="4" w:space="0" w:color="auto"/>
            </w:tcBorders>
            <w:shd w:val="clear" w:color="auto" w:fill="auto"/>
            <w:vAlign w:val="center"/>
            <w:hideMark/>
          </w:tcPr>
          <w:p w14:paraId="05969FF9"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Provisión y Calidad de los Servicios de Salud</w:t>
            </w:r>
          </w:p>
        </w:tc>
        <w:tc>
          <w:tcPr>
            <w:tcW w:w="654" w:type="pct"/>
            <w:vMerge w:val="restart"/>
            <w:tcBorders>
              <w:top w:val="nil"/>
              <w:left w:val="single" w:sz="4" w:space="0" w:color="auto"/>
              <w:bottom w:val="single" w:sz="4" w:space="0" w:color="000000"/>
              <w:right w:val="single" w:sz="4" w:space="0" w:color="auto"/>
            </w:tcBorders>
            <w:shd w:val="clear" w:color="auto" w:fill="auto"/>
            <w:vAlign w:val="center"/>
            <w:hideMark/>
          </w:tcPr>
          <w:p w14:paraId="7E83BB8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Provisión y Calidad de los Servicios de Salud</w:t>
            </w:r>
          </w:p>
        </w:tc>
        <w:tc>
          <w:tcPr>
            <w:tcW w:w="1050" w:type="pct"/>
            <w:tcBorders>
              <w:top w:val="nil"/>
              <w:left w:val="nil"/>
              <w:bottom w:val="single" w:sz="4" w:space="0" w:color="auto"/>
              <w:right w:val="single" w:sz="4" w:space="0" w:color="auto"/>
            </w:tcBorders>
            <w:shd w:val="clear" w:color="000000" w:fill="auto"/>
            <w:vAlign w:val="center"/>
            <w:hideMark/>
          </w:tcPr>
          <w:p w14:paraId="1EBEA428"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B582853" w14:textId="77777777" w:rsidTr="003E0373">
        <w:trPr>
          <w:trHeight w:val="975"/>
        </w:trPr>
        <w:tc>
          <w:tcPr>
            <w:tcW w:w="1075" w:type="pct"/>
            <w:vMerge/>
            <w:tcBorders>
              <w:top w:val="nil"/>
              <w:left w:val="single" w:sz="4" w:space="0" w:color="auto"/>
              <w:bottom w:val="single" w:sz="4" w:space="0" w:color="000000"/>
              <w:right w:val="single" w:sz="4" w:space="0" w:color="auto"/>
            </w:tcBorders>
            <w:vAlign w:val="center"/>
            <w:hideMark/>
          </w:tcPr>
          <w:p w14:paraId="77DDF730"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1960D484"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32C58AF8"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ATENCION PREVENTIVA Y MORBILIDAD.</w:t>
            </w:r>
          </w:p>
        </w:tc>
        <w:tc>
          <w:tcPr>
            <w:tcW w:w="717" w:type="pct"/>
            <w:vMerge/>
            <w:tcBorders>
              <w:top w:val="nil"/>
              <w:left w:val="single" w:sz="4" w:space="0" w:color="auto"/>
              <w:bottom w:val="single" w:sz="4" w:space="0" w:color="000000"/>
              <w:right w:val="single" w:sz="4" w:space="0" w:color="auto"/>
            </w:tcBorders>
            <w:vAlign w:val="center"/>
            <w:hideMark/>
          </w:tcPr>
          <w:p w14:paraId="5F711CB7"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11678368"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4B28E7F9"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3F6A024F" w14:textId="77777777" w:rsidTr="003E0373">
        <w:trPr>
          <w:trHeight w:val="975"/>
        </w:trPr>
        <w:tc>
          <w:tcPr>
            <w:tcW w:w="1075" w:type="pct"/>
            <w:vMerge/>
            <w:tcBorders>
              <w:top w:val="nil"/>
              <w:left w:val="single" w:sz="4" w:space="0" w:color="auto"/>
              <w:bottom w:val="single" w:sz="4" w:space="0" w:color="000000"/>
              <w:right w:val="single" w:sz="4" w:space="0" w:color="auto"/>
            </w:tcBorders>
            <w:vAlign w:val="center"/>
            <w:hideMark/>
          </w:tcPr>
          <w:p w14:paraId="000FF570"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7F4771C5"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72E49996"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SERVICIOS DE DISCAPACIDADES, REHABILITACION Y RECUPERACION</w:t>
            </w:r>
          </w:p>
        </w:tc>
        <w:tc>
          <w:tcPr>
            <w:tcW w:w="717" w:type="pct"/>
            <w:vMerge/>
            <w:tcBorders>
              <w:top w:val="nil"/>
              <w:left w:val="single" w:sz="4" w:space="0" w:color="auto"/>
              <w:bottom w:val="single" w:sz="4" w:space="0" w:color="000000"/>
              <w:right w:val="single" w:sz="4" w:space="0" w:color="auto"/>
            </w:tcBorders>
            <w:vAlign w:val="center"/>
            <w:hideMark/>
          </w:tcPr>
          <w:p w14:paraId="46E5034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5ABAC6E1"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4A6C7FA7"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26BCC64D" w14:textId="77777777" w:rsidTr="003E0373">
        <w:trPr>
          <w:trHeight w:val="975"/>
        </w:trPr>
        <w:tc>
          <w:tcPr>
            <w:tcW w:w="1075" w:type="pct"/>
            <w:vMerge/>
            <w:tcBorders>
              <w:top w:val="nil"/>
              <w:left w:val="single" w:sz="4" w:space="0" w:color="auto"/>
              <w:bottom w:val="single" w:sz="4" w:space="0" w:color="000000"/>
              <w:right w:val="single" w:sz="4" w:space="0" w:color="auto"/>
            </w:tcBorders>
            <w:vAlign w:val="center"/>
            <w:hideMark/>
          </w:tcPr>
          <w:p w14:paraId="60E765F7"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283FA9B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2D5DD9E5"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ATENCION MOVIL EN SALUD</w:t>
            </w:r>
          </w:p>
        </w:tc>
        <w:tc>
          <w:tcPr>
            <w:tcW w:w="717" w:type="pct"/>
            <w:vMerge/>
            <w:tcBorders>
              <w:top w:val="nil"/>
              <w:left w:val="single" w:sz="4" w:space="0" w:color="auto"/>
              <w:bottom w:val="single" w:sz="4" w:space="0" w:color="000000"/>
              <w:right w:val="single" w:sz="4" w:space="0" w:color="auto"/>
            </w:tcBorders>
            <w:vAlign w:val="center"/>
            <w:hideMark/>
          </w:tcPr>
          <w:p w14:paraId="047D03EE"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4B0C7DDA"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3944FD78"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0E1DFA71" w14:textId="77777777" w:rsidTr="003E0373">
        <w:trPr>
          <w:trHeight w:val="975"/>
        </w:trPr>
        <w:tc>
          <w:tcPr>
            <w:tcW w:w="1075" w:type="pct"/>
            <w:vMerge/>
            <w:tcBorders>
              <w:top w:val="nil"/>
              <w:left w:val="single" w:sz="4" w:space="0" w:color="auto"/>
              <w:bottom w:val="single" w:sz="4" w:space="0" w:color="000000"/>
              <w:right w:val="single" w:sz="4" w:space="0" w:color="auto"/>
            </w:tcBorders>
            <w:vAlign w:val="center"/>
            <w:hideMark/>
          </w:tcPr>
          <w:p w14:paraId="33104C6B"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1350738D"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106D9110"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HOSPITALES Y ATENCION ESPECIALIZADA</w:t>
            </w:r>
          </w:p>
        </w:tc>
        <w:tc>
          <w:tcPr>
            <w:tcW w:w="717" w:type="pct"/>
            <w:vMerge/>
            <w:tcBorders>
              <w:top w:val="nil"/>
              <w:left w:val="single" w:sz="4" w:space="0" w:color="auto"/>
              <w:bottom w:val="single" w:sz="4" w:space="0" w:color="000000"/>
              <w:right w:val="single" w:sz="4" w:space="0" w:color="auto"/>
            </w:tcBorders>
            <w:vAlign w:val="center"/>
            <w:hideMark/>
          </w:tcPr>
          <w:p w14:paraId="5662C610"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265536F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2E29A14E"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39B4D22C" w14:textId="77777777" w:rsidTr="003E0373">
        <w:trPr>
          <w:trHeight w:val="975"/>
        </w:trPr>
        <w:tc>
          <w:tcPr>
            <w:tcW w:w="1075" w:type="pct"/>
            <w:vMerge/>
            <w:tcBorders>
              <w:top w:val="nil"/>
              <w:left w:val="single" w:sz="4" w:space="0" w:color="auto"/>
              <w:bottom w:val="single" w:sz="4" w:space="0" w:color="000000"/>
              <w:right w:val="single" w:sz="4" w:space="0" w:color="auto"/>
            </w:tcBorders>
            <w:vAlign w:val="center"/>
            <w:hideMark/>
          </w:tcPr>
          <w:p w14:paraId="2F1D710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178516C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67C84502"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RELACIONAMIENTO CON EL SISTMA NACIONAL DE SALUD</w:t>
            </w:r>
          </w:p>
        </w:tc>
        <w:tc>
          <w:tcPr>
            <w:tcW w:w="717" w:type="pct"/>
            <w:vMerge/>
            <w:tcBorders>
              <w:top w:val="nil"/>
              <w:left w:val="single" w:sz="4" w:space="0" w:color="auto"/>
              <w:bottom w:val="single" w:sz="4" w:space="0" w:color="000000"/>
              <w:right w:val="single" w:sz="4" w:space="0" w:color="auto"/>
            </w:tcBorders>
            <w:vAlign w:val="center"/>
            <w:hideMark/>
          </w:tcPr>
          <w:p w14:paraId="090C40B6"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61B379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4D2FB162"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EF5230E" w14:textId="77777777" w:rsidTr="003E0373">
        <w:trPr>
          <w:trHeight w:val="1215"/>
        </w:trPr>
        <w:tc>
          <w:tcPr>
            <w:tcW w:w="1075" w:type="pct"/>
            <w:vMerge/>
            <w:tcBorders>
              <w:top w:val="nil"/>
              <w:left w:val="single" w:sz="4" w:space="0" w:color="auto"/>
              <w:bottom w:val="single" w:sz="4" w:space="0" w:color="000000"/>
              <w:right w:val="single" w:sz="4" w:space="0" w:color="auto"/>
            </w:tcBorders>
            <w:vAlign w:val="center"/>
            <w:hideMark/>
          </w:tcPr>
          <w:p w14:paraId="68EFA618"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CC3C4D4"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Operaciones y </w:t>
            </w:r>
            <w:proofErr w:type="spellStart"/>
            <w:r w:rsidRPr="003E0373">
              <w:rPr>
                <w:rFonts w:eastAsia="Times New Roman" w:cstheme="minorHAnsi"/>
                <w:color w:val="000000"/>
                <w:sz w:val="12"/>
                <w:szCs w:val="12"/>
                <w:lang w:eastAsia="es-EC"/>
              </w:rPr>
              <w:t>Logistica</w:t>
            </w:r>
            <w:proofErr w:type="spellEnd"/>
            <w:r w:rsidRPr="003E0373">
              <w:rPr>
                <w:rFonts w:eastAsia="Times New Roman" w:cstheme="minorHAnsi"/>
                <w:color w:val="000000"/>
                <w:sz w:val="12"/>
                <w:szCs w:val="12"/>
                <w:lang w:eastAsia="es-EC"/>
              </w:rPr>
              <w:t xml:space="preserve"> en Salud </w:t>
            </w:r>
          </w:p>
        </w:tc>
        <w:tc>
          <w:tcPr>
            <w:tcW w:w="755" w:type="pct"/>
            <w:tcBorders>
              <w:top w:val="nil"/>
              <w:left w:val="nil"/>
              <w:bottom w:val="single" w:sz="4" w:space="0" w:color="auto"/>
              <w:right w:val="single" w:sz="4" w:space="0" w:color="auto"/>
            </w:tcBorders>
            <w:shd w:val="clear" w:color="000000" w:fill="auto"/>
            <w:vAlign w:val="center"/>
            <w:hideMark/>
          </w:tcPr>
          <w:p w14:paraId="0D62D841"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ZONAL DE ABASTECIMIENTO DE MEDICAMENTOS, DISPOSITIVOS MEDICOS Y OTROS BIENES ESTRATEGICOS</w:t>
            </w:r>
          </w:p>
        </w:tc>
        <w:tc>
          <w:tcPr>
            <w:tcW w:w="717" w:type="pct"/>
            <w:vMerge w:val="restart"/>
            <w:tcBorders>
              <w:top w:val="nil"/>
              <w:left w:val="single" w:sz="4" w:space="0" w:color="auto"/>
              <w:bottom w:val="single" w:sz="4" w:space="0" w:color="000000"/>
              <w:right w:val="single" w:sz="4" w:space="0" w:color="auto"/>
            </w:tcBorders>
            <w:shd w:val="clear" w:color="auto" w:fill="auto"/>
            <w:vAlign w:val="center"/>
            <w:hideMark/>
          </w:tcPr>
          <w:p w14:paraId="240EE3E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Provisión y Calidad de los Servicios de Salud</w:t>
            </w:r>
          </w:p>
        </w:tc>
        <w:tc>
          <w:tcPr>
            <w:tcW w:w="654" w:type="pct"/>
            <w:vMerge w:val="restart"/>
            <w:tcBorders>
              <w:top w:val="nil"/>
              <w:left w:val="single" w:sz="4" w:space="0" w:color="auto"/>
              <w:bottom w:val="single" w:sz="4" w:space="0" w:color="000000"/>
              <w:right w:val="single" w:sz="4" w:space="0" w:color="auto"/>
            </w:tcBorders>
            <w:shd w:val="clear" w:color="auto" w:fill="auto"/>
            <w:vAlign w:val="center"/>
            <w:hideMark/>
          </w:tcPr>
          <w:p w14:paraId="6A4A91F3"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Provisión y Calidad de los Servicios de Salud</w:t>
            </w:r>
          </w:p>
        </w:tc>
        <w:tc>
          <w:tcPr>
            <w:tcW w:w="1050" w:type="pct"/>
            <w:tcBorders>
              <w:top w:val="nil"/>
              <w:left w:val="nil"/>
              <w:bottom w:val="single" w:sz="4" w:space="0" w:color="auto"/>
              <w:right w:val="single" w:sz="4" w:space="0" w:color="auto"/>
            </w:tcBorders>
            <w:shd w:val="clear" w:color="000000" w:fill="auto"/>
            <w:vAlign w:val="center"/>
            <w:hideMark/>
          </w:tcPr>
          <w:p w14:paraId="49CE007A"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2B37E324" w14:textId="77777777" w:rsidTr="003E0373">
        <w:trPr>
          <w:trHeight w:val="990"/>
        </w:trPr>
        <w:tc>
          <w:tcPr>
            <w:tcW w:w="1075" w:type="pct"/>
            <w:vMerge/>
            <w:tcBorders>
              <w:top w:val="nil"/>
              <w:left w:val="single" w:sz="4" w:space="0" w:color="auto"/>
              <w:bottom w:val="single" w:sz="4" w:space="0" w:color="000000"/>
              <w:right w:val="single" w:sz="4" w:space="0" w:color="auto"/>
            </w:tcBorders>
            <w:vAlign w:val="center"/>
            <w:hideMark/>
          </w:tcPr>
          <w:p w14:paraId="1D4ECF04"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73689AE6"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0F0B7094"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EQUIPAMIENTO SANITARIO</w:t>
            </w:r>
          </w:p>
        </w:tc>
        <w:tc>
          <w:tcPr>
            <w:tcW w:w="717" w:type="pct"/>
            <w:vMerge/>
            <w:tcBorders>
              <w:top w:val="nil"/>
              <w:left w:val="single" w:sz="4" w:space="0" w:color="auto"/>
              <w:bottom w:val="single" w:sz="4" w:space="0" w:color="000000"/>
              <w:right w:val="single" w:sz="4" w:space="0" w:color="auto"/>
            </w:tcBorders>
            <w:vAlign w:val="center"/>
            <w:hideMark/>
          </w:tcPr>
          <w:p w14:paraId="44EA9D88"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7AA33F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5799329F"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3F7B6932" w14:textId="77777777" w:rsidTr="003E0373">
        <w:trPr>
          <w:trHeight w:val="990"/>
        </w:trPr>
        <w:tc>
          <w:tcPr>
            <w:tcW w:w="1075" w:type="pct"/>
            <w:vMerge/>
            <w:tcBorders>
              <w:top w:val="nil"/>
              <w:left w:val="single" w:sz="4" w:space="0" w:color="auto"/>
              <w:bottom w:val="single" w:sz="4" w:space="0" w:color="000000"/>
              <w:right w:val="single" w:sz="4" w:space="0" w:color="auto"/>
            </w:tcBorders>
            <w:vAlign w:val="center"/>
            <w:hideMark/>
          </w:tcPr>
          <w:p w14:paraId="1A11ACB4"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000000"/>
              <w:right w:val="single" w:sz="4" w:space="0" w:color="auto"/>
            </w:tcBorders>
            <w:vAlign w:val="center"/>
            <w:hideMark/>
          </w:tcPr>
          <w:p w14:paraId="331B39F3"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368B00D6"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GESTION INTERNA ZONAL DE INFRAESTRUCTURA SANITARIA.</w:t>
            </w:r>
          </w:p>
        </w:tc>
        <w:tc>
          <w:tcPr>
            <w:tcW w:w="717" w:type="pct"/>
            <w:vMerge/>
            <w:tcBorders>
              <w:top w:val="nil"/>
              <w:left w:val="single" w:sz="4" w:space="0" w:color="auto"/>
              <w:bottom w:val="single" w:sz="4" w:space="0" w:color="000000"/>
              <w:right w:val="single" w:sz="4" w:space="0" w:color="auto"/>
            </w:tcBorders>
            <w:vAlign w:val="center"/>
            <w:hideMark/>
          </w:tcPr>
          <w:p w14:paraId="0DABD841"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1493E62B"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1050" w:type="pct"/>
            <w:tcBorders>
              <w:top w:val="nil"/>
              <w:left w:val="nil"/>
              <w:bottom w:val="single" w:sz="4" w:space="0" w:color="auto"/>
              <w:right w:val="single" w:sz="4" w:space="0" w:color="auto"/>
            </w:tcBorders>
            <w:shd w:val="clear" w:color="000000" w:fill="auto"/>
            <w:vAlign w:val="center"/>
            <w:hideMark/>
          </w:tcPr>
          <w:p w14:paraId="08F1CE13"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0A7DA65E" w14:textId="77777777" w:rsidTr="003E0373">
        <w:trPr>
          <w:trHeight w:val="900"/>
        </w:trPr>
        <w:tc>
          <w:tcPr>
            <w:tcW w:w="1075" w:type="pct"/>
            <w:vMerge/>
            <w:tcBorders>
              <w:top w:val="nil"/>
              <w:left w:val="single" w:sz="4" w:space="0" w:color="auto"/>
              <w:bottom w:val="single" w:sz="4" w:space="0" w:color="000000"/>
              <w:right w:val="single" w:sz="4" w:space="0" w:color="auto"/>
            </w:tcBorders>
            <w:vAlign w:val="center"/>
            <w:hideMark/>
          </w:tcPr>
          <w:p w14:paraId="7C7F8923"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tcBorders>
              <w:top w:val="nil"/>
              <w:left w:val="nil"/>
              <w:bottom w:val="single" w:sz="4" w:space="0" w:color="auto"/>
              <w:right w:val="single" w:sz="4" w:space="0" w:color="auto"/>
            </w:tcBorders>
            <w:shd w:val="clear" w:color="000000" w:fill="auto"/>
            <w:vAlign w:val="center"/>
            <w:hideMark/>
          </w:tcPr>
          <w:p w14:paraId="43BD0C16" w14:textId="77777777" w:rsidR="003E0373" w:rsidRPr="003E0373" w:rsidRDefault="003E0373" w:rsidP="003E0373">
            <w:pPr>
              <w:spacing w:after="0" w:line="240" w:lineRule="auto"/>
              <w:jc w:val="center"/>
              <w:rPr>
                <w:rFonts w:eastAsia="Times New Roman" w:cstheme="minorHAnsi"/>
                <w:color w:val="000000"/>
                <w:sz w:val="12"/>
                <w:szCs w:val="12"/>
                <w:lang w:eastAsia="es-EC"/>
              </w:rPr>
            </w:pPr>
            <w:proofErr w:type="spellStart"/>
            <w:r w:rsidRPr="003E0373">
              <w:rPr>
                <w:rFonts w:eastAsia="Times New Roman" w:cstheme="minorHAnsi"/>
                <w:color w:val="000000"/>
                <w:sz w:val="12"/>
                <w:szCs w:val="12"/>
                <w:lang w:eastAsia="es-EC"/>
              </w:rPr>
              <w:t>Gestion</w:t>
            </w:r>
            <w:proofErr w:type="spellEnd"/>
            <w:r w:rsidRPr="003E0373">
              <w:rPr>
                <w:rFonts w:eastAsia="Times New Roman" w:cstheme="minorHAnsi"/>
                <w:color w:val="000000"/>
                <w:sz w:val="12"/>
                <w:szCs w:val="12"/>
                <w:lang w:eastAsia="es-EC"/>
              </w:rPr>
              <w:t xml:space="preserve"> Zonal de </w:t>
            </w:r>
            <w:proofErr w:type="spellStart"/>
            <w:r w:rsidRPr="003E0373">
              <w:rPr>
                <w:rFonts w:eastAsia="Times New Roman" w:cstheme="minorHAnsi"/>
                <w:color w:val="000000"/>
                <w:sz w:val="12"/>
                <w:szCs w:val="12"/>
                <w:lang w:eastAsia="es-EC"/>
              </w:rPr>
              <w:t>Estadistica</w:t>
            </w:r>
            <w:proofErr w:type="spellEnd"/>
            <w:r w:rsidRPr="003E0373">
              <w:rPr>
                <w:rFonts w:eastAsia="Times New Roman" w:cstheme="minorHAnsi"/>
                <w:color w:val="000000"/>
                <w:sz w:val="12"/>
                <w:szCs w:val="12"/>
                <w:lang w:eastAsia="es-EC"/>
              </w:rPr>
              <w:t xml:space="preserve"> y </w:t>
            </w:r>
            <w:proofErr w:type="spellStart"/>
            <w:r w:rsidRPr="003E0373">
              <w:rPr>
                <w:rFonts w:eastAsia="Times New Roman" w:cstheme="minorHAnsi"/>
                <w:color w:val="000000"/>
                <w:sz w:val="12"/>
                <w:szCs w:val="12"/>
                <w:lang w:eastAsia="es-EC"/>
              </w:rPr>
              <w:t>Analisis</w:t>
            </w:r>
            <w:proofErr w:type="spellEnd"/>
            <w:r w:rsidRPr="003E0373">
              <w:rPr>
                <w:rFonts w:eastAsia="Times New Roman" w:cstheme="minorHAnsi"/>
                <w:color w:val="000000"/>
                <w:sz w:val="12"/>
                <w:szCs w:val="12"/>
                <w:lang w:eastAsia="es-EC"/>
              </w:rPr>
              <w:t xml:space="preserve"> de la Información del Sistema Nacional de Salud </w:t>
            </w:r>
          </w:p>
        </w:tc>
        <w:tc>
          <w:tcPr>
            <w:tcW w:w="755" w:type="pct"/>
            <w:tcBorders>
              <w:top w:val="nil"/>
              <w:left w:val="nil"/>
              <w:bottom w:val="single" w:sz="4" w:space="0" w:color="auto"/>
              <w:right w:val="single" w:sz="4" w:space="0" w:color="auto"/>
            </w:tcBorders>
            <w:shd w:val="clear" w:color="000000" w:fill="auto"/>
            <w:vAlign w:val="center"/>
            <w:hideMark/>
          </w:tcPr>
          <w:p w14:paraId="468571F2" w14:textId="77777777" w:rsidR="003E0373" w:rsidRPr="003E0373" w:rsidRDefault="003E0373" w:rsidP="003E0373">
            <w:pPr>
              <w:spacing w:after="0" w:line="240" w:lineRule="auto"/>
              <w:jc w:val="center"/>
              <w:rPr>
                <w:rFonts w:eastAsia="Times New Roman" w:cstheme="minorHAnsi"/>
                <w:color w:val="000000"/>
                <w:sz w:val="12"/>
                <w:szCs w:val="12"/>
                <w:lang w:eastAsia="es-EC"/>
              </w:rPr>
            </w:pPr>
            <w:proofErr w:type="spellStart"/>
            <w:r w:rsidRPr="003E0373">
              <w:rPr>
                <w:rFonts w:eastAsia="Times New Roman" w:cstheme="minorHAnsi"/>
                <w:color w:val="000000"/>
                <w:sz w:val="12"/>
                <w:szCs w:val="12"/>
                <w:lang w:eastAsia="es-EC"/>
              </w:rPr>
              <w:t>Gestion</w:t>
            </w:r>
            <w:proofErr w:type="spellEnd"/>
            <w:r w:rsidRPr="003E0373">
              <w:rPr>
                <w:rFonts w:eastAsia="Times New Roman" w:cstheme="minorHAnsi"/>
                <w:color w:val="000000"/>
                <w:sz w:val="12"/>
                <w:szCs w:val="12"/>
                <w:lang w:eastAsia="es-EC"/>
              </w:rPr>
              <w:t xml:space="preserve"> Zonal de </w:t>
            </w:r>
            <w:proofErr w:type="spellStart"/>
            <w:r w:rsidRPr="003E0373">
              <w:rPr>
                <w:rFonts w:eastAsia="Times New Roman" w:cstheme="minorHAnsi"/>
                <w:color w:val="000000"/>
                <w:sz w:val="12"/>
                <w:szCs w:val="12"/>
                <w:lang w:eastAsia="es-EC"/>
              </w:rPr>
              <w:t>Estadistica</w:t>
            </w:r>
            <w:proofErr w:type="spellEnd"/>
            <w:r w:rsidRPr="003E0373">
              <w:rPr>
                <w:rFonts w:eastAsia="Times New Roman" w:cstheme="minorHAnsi"/>
                <w:color w:val="000000"/>
                <w:sz w:val="12"/>
                <w:szCs w:val="12"/>
                <w:lang w:eastAsia="es-EC"/>
              </w:rPr>
              <w:t xml:space="preserve"> y </w:t>
            </w:r>
            <w:proofErr w:type="spellStart"/>
            <w:r w:rsidRPr="003E0373">
              <w:rPr>
                <w:rFonts w:eastAsia="Times New Roman" w:cstheme="minorHAnsi"/>
                <w:color w:val="000000"/>
                <w:sz w:val="12"/>
                <w:szCs w:val="12"/>
                <w:lang w:eastAsia="es-EC"/>
              </w:rPr>
              <w:t>Analisis</w:t>
            </w:r>
            <w:proofErr w:type="spellEnd"/>
            <w:r w:rsidRPr="003E0373">
              <w:rPr>
                <w:rFonts w:eastAsia="Times New Roman" w:cstheme="minorHAnsi"/>
                <w:color w:val="000000"/>
                <w:sz w:val="12"/>
                <w:szCs w:val="12"/>
                <w:lang w:eastAsia="es-EC"/>
              </w:rPr>
              <w:t xml:space="preserve"> de la Información del Sistema Nacional de Salud </w:t>
            </w:r>
          </w:p>
        </w:tc>
        <w:tc>
          <w:tcPr>
            <w:tcW w:w="717" w:type="pct"/>
            <w:tcBorders>
              <w:top w:val="nil"/>
              <w:left w:val="nil"/>
              <w:bottom w:val="single" w:sz="4" w:space="0" w:color="auto"/>
              <w:right w:val="single" w:sz="4" w:space="0" w:color="auto"/>
            </w:tcBorders>
            <w:shd w:val="clear" w:color="000000" w:fill="auto"/>
            <w:vAlign w:val="center"/>
            <w:hideMark/>
          </w:tcPr>
          <w:p w14:paraId="08713579" w14:textId="77777777" w:rsidR="003E0373" w:rsidRPr="003E0373" w:rsidRDefault="003E0373" w:rsidP="003E0373">
            <w:pPr>
              <w:spacing w:after="0" w:line="240" w:lineRule="auto"/>
              <w:jc w:val="center"/>
              <w:rPr>
                <w:rFonts w:eastAsia="Times New Roman" w:cstheme="minorHAnsi"/>
                <w:color w:val="FF0000"/>
                <w:sz w:val="12"/>
                <w:szCs w:val="12"/>
                <w:lang w:eastAsia="es-EC"/>
              </w:rPr>
            </w:pPr>
            <w:r w:rsidRPr="003E0373">
              <w:rPr>
                <w:rFonts w:eastAsia="Times New Roman" w:cstheme="minorHAnsi"/>
                <w:color w:val="FF0000"/>
                <w:sz w:val="12"/>
                <w:szCs w:val="12"/>
                <w:lang w:eastAsia="es-EC"/>
              </w:rPr>
              <w:t>Dirección Zonal de Planificación</w:t>
            </w:r>
          </w:p>
        </w:tc>
        <w:tc>
          <w:tcPr>
            <w:tcW w:w="654" w:type="pct"/>
            <w:tcBorders>
              <w:top w:val="nil"/>
              <w:left w:val="nil"/>
              <w:bottom w:val="single" w:sz="4" w:space="0" w:color="auto"/>
              <w:right w:val="single" w:sz="4" w:space="0" w:color="auto"/>
            </w:tcBorders>
            <w:shd w:val="clear" w:color="000000" w:fill="auto"/>
            <w:vAlign w:val="center"/>
            <w:hideMark/>
          </w:tcPr>
          <w:p w14:paraId="7A1D0D4A" w14:textId="77777777" w:rsidR="003E0373" w:rsidRPr="003E0373" w:rsidRDefault="003E0373" w:rsidP="003E0373">
            <w:pPr>
              <w:spacing w:after="0" w:line="240" w:lineRule="auto"/>
              <w:jc w:val="center"/>
              <w:rPr>
                <w:rFonts w:eastAsia="Times New Roman" w:cstheme="minorHAnsi"/>
                <w:color w:val="FF0000"/>
                <w:sz w:val="12"/>
                <w:szCs w:val="12"/>
                <w:lang w:eastAsia="es-EC"/>
              </w:rPr>
            </w:pPr>
            <w:r w:rsidRPr="003E0373">
              <w:rPr>
                <w:rFonts w:eastAsia="Times New Roman" w:cstheme="minorHAnsi"/>
                <w:color w:val="FF0000"/>
                <w:sz w:val="12"/>
                <w:szCs w:val="12"/>
                <w:lang w:eastAsia="es-EC"/>
              </w:rPr>
              <w:t>Dirección Zonal de Planificación</w:t>
            </w:r>
          </w:p>
        </w:tc>
        <w:tc>
          <w:tcPr>
            <w:tcW w:w="1050" w:type="pct"/>
            <w:tcBorders>
              <w:top w:val="nil"/>
              <w:left w:val="nil"/>
              <w:bottom w:val="single" w:sz="4" w:space="0" w:color="auto"/>
              <w:right w:val="single" w:sz="4" w:space="0" w:color="auto"/>
            </w:tcBorders>
            <w:shd w:val="clear" w:color="000000" w:fill="auto"/>
            <w:vAlign w:val="center"/>
            <w:hideMark/>
          </w:tcPr>
          <w:p w14:paraId="4793C1C6"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DE9BEDF" w14:textId="77777777" w:rsidTr="003E0373">
        <w:trPr>
          <w:trHeight w:val="900"/>
        </w:trPr>
        <w:tc>
          <w:tcPr>
            <w:tcW w:w="1075" w:type="pct"/>
            <w:vMerge/>
            <w:tcBorders>
              <w:top w:val="nil"/>
              <w:left w:val="single" w:sz="4" w:space="0" w:color="auto"/>
              <w:bottom w:val="single" w:sz="4" w:space="0" w:color="000000"/>
              <w:right w:val="single" w:sz="4" w:space="0" w:color="auto"/>
            </w:tcBorders>
            <w:vAlign w:val="center"/>
            <w:hideMark/>
          </w:tcPr>
          <w:p w14:paraId="11642B09"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tcBorders>
              <w:top w:val="nil"/>
              <w:left w:val="nil"/>
              <w:bottom w:val="single" w:sz="4" w:space="0" w:color="auto"/>
              <w:right w:val="single" w:sz="4" w:space="0" w:color="auto"/>
            </w:tcBorders>
            <w:shd w:val="clear" w:color="000000" w:fill="auto"/>
            <w:vAlign w:val="center"/>
            <w:hideMark/>
          </w:tcPr>
          <w:p w14:paraId="4AD3A54D"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c>
          <w:tcPr>
            <w:tcW w:w="755" w:type="pct"/>
            <w:tcBorders>
              <w:top w:val="nil"/>
              <w:left w:val="nil"/>
              <w:bottom w:val="single" w:sz="4" w:space="0" w:color="auto"/>
              <w:right w:val="single" w:sz="4" w:space="0" w:color="auto"/>
            </w:tcBorders>
            <w:shd w:val="clear" w:color="000000" w:fill="auto"/>
            <w:vAlign w:val="center"/>
            <w:hideMark/>
          </w:tcPr>
          <w:p w14:paraId="34795B2E"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c>
          <w:tcPr>
            <w:tcW w:w="717" w:type="pct"/>
            <w:tcBorders>
              <w:top w:val="nil"/>
              <w:left w:val="nil"/>
              <w:bottom w:val="single" w:sz="4" w:space="0" w:color="auto"/>
              <w:right w:val="single" w:sz="4" w:space="0" w:color="auto"/>
            </w:tcBorders>
            <w:shd w:val="clear" w:color="000000" w:fill="auto"/>
            <w:vAlign w:val="center"/>
            <w:hideMark/>
          </w:tcPr>
          <w:p w14:paraId="2EABD63E" w14:textId="77777777" w:rsidR="003E0373" w:rsidRPr="003E0373" w:rsidRDefault="003E0373" w:rsidP="003E0373">
            <w:pPr>
              <w:spacing w:after="0" w:line="240" w:lineRule="auto"/>
              <w:jc w:val="center"/>
              <w:rPr>
                <w:rFonts w:eastAsia="Times New Roman" w:cstheme="minorHAnsi"/>
                <w:color w:val="FF0000"/>
                <w:sz w:val="12"/>
                <w:szCs w:val="12"/>
                <w:lang w:eastAsia="es-EC"/>
              </w:rPr>
            </w:pPr>
            <w:proofErr w:type="spellStart"/>
            <w:r w:rsidRPr="003E0373">
              <w:rPr>
                <w:rFonts w:eastAsia="Times New Roman" w:cstheme="minorHAnsi"/>
                <w:color w:val="FF0000"/>
                <w:sz w:val="12"/>
                <w:szCs w:val="12"/>
                <w:lang w:eastAsia="es-EC"/>
              </w:rPr>
              <w:t>Direcciión</w:t>
            </w:r>
            <w:proofErr w:type="spellEnd"/>
            <w:r w:rsidRPr="003E0373">
              <w:rPr>
                <w:rFonts w:eastAsia="Times New Roman" w:cstheme="minorHAnsi"/>
                <w:color w:val="FF0000"/>
                <w:sz w:val="12"/>
                <w:szCs w:val="12"/>
                <w:lang w:eastAsia="es-EC"/>
              </w:rPr>
              <w:t xml:space="preserve"> Zonal de Gobernanza de la Salud </w:t>
            </w:r>
          </w:p>
        </w:tc>
        <w:tc>
          <w:tcPr>
            <w:tcW w:w="654" w:type="pct"/>
            <w:tcBorders>
              <w:top w:val="nil"/>
              <w:left w:val="nil"/>
              <w:bottom w:val="single" w:sz="4" w:space="0" w:color="auto"/>
              <w:right w:val="single" w:sz="4" w:space="0" w:color="auto"/>
            </w:tcBorders>
            <w:shd w:val="clear" w:color="000000" w:fill="auto"/>
            <w:vAlign w:val="center"/>
            <w:hideMark/>
          </w:tcPr>
          <w:p w14:paraId="1146DCE5" w14:textId="77777777" w:rsidR="003E0373" w:rsidRPr="003E0373" w:rsidRDefault="003E0373" w:rsidP="003E0373">
            <w:pPr>
              <w:spacing w:after="0" w:line="240" w:lineRule="auto"/>
              <w:jc w:val="center"/>
              <w:rPr>
                <w:rFonts w:eastAsia="Times New Roman" w:cstheme="minorHAnsi"/>
                <w:color w:val="FF0000"/>
                <w:sz w:val="12"/>
                <w:szCs w:val="12"/>
                <w:lang w:eastAsia="es-EC"/>
              </w:rPr>
            </w:pPr>
            <w:proofErr w:type="spellStart"/>
            <w:r w:rsidRPr="003E0373">
              <w:rPr>
                <w:rFonts w:eastAsia="Times New Roman" w:cstheme="minorHAnsi"/>
                <w:color w:val="FF0000"/>
                <w:sz w:val="12"/>
                <w:szCs w:val="12"/>
                <w:lang w:eastAsia="es-EC"/>
              </w:rPr>
              <w:t>Direcciión</w:t>
            </w:r>
            <w:proofErr w:type="spellEnd"/>
            <w:r w:rsidRPr="003E0373">
              <w:rPr>
                <w:rFonts w:eastAsia="Times New Roman" w:cstheme="minorHAnsi"/>
                <w:color w:val="FF0000"/>
                <w:sz w:val="12"/>
                <w:szCs w:val="12"/>
                <w:lang w:eastAsia="es-EC"/>
              </w:rPr>
              <w:t xml:space="preserve"> Zonal de Gobernanza de la Salud </w:t>
            </w:r>
          </w:p>
        </w:tc>
        <w:tc>
          <w:tcPr>
            <w:tcW w:w="1050" w:type="pct"/>
            <w:tcBorders>
              <w:top w:val="nil"/>
              <w:left w:val="nil"/>
              <w:bottom w:val="single" w:sz="4" w:space="0" w:color="auto"/>
              <w:right w:val="single" w:sz="4" w:space="0" w:color="auto"/>
            </w:tcBorders>
            <w:shd w:val="clear" w:color="000000" w:fill="auto"/>
            <w:vAlign w:val="center"/>
            <w:hideMark/>
          </w:tcPr>
          <w:p w14:paraId="669504E5"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779A0849" w14:textId="77777777" w:rsidTr="003E0373">
        <w:trPr>
          <w:trHeight w:val="840"/>
        </w:trPr>
        <w:tc>
          <w:tcPr>
            <w:tcW w:w="1075" w:type="pct"/>
            <w:vMerge w:val="restart"/>
            <w:tcBorders>
              <w:top w:val="nil"/>
              <w:left w:val="single" w:sz="4" w:space="0" w:color="auto"/>
              <w:bottom w:val="single" w:sz="4" w:space="0" w:color="auto"/>
              <w:right w:val="single" w:sz="4" w:space="0" w:color="auto"/>
            </w:tcBorders>
            <w:shd w:val="clear" w:color="000000" w:fill="auto"/>
            <w:noWrap/>
            <w:vAlign w:val="center"/>
            <w:hideMark/>
          </w:tcPr>
          <w:p w14:paraId="0B4C709E"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lastRenderedPageBreak/>
              <w:t>Asesoría</w:t>
            </w:r>
          </w:p>
        </w:tc>
        <w:tc>
          <w:tcPr>
            <w:tcW w:w="748" w:type="pct"/>
            <w:tcBorders>
              <w:top w:val="nil"/>
              <w:left w:val="nil"/>
              <w:bottom w:val="single" w:sz="4" w:space="0" w:color="auto"/>
              <w:right w:val="single" w:sz="4" w:space="0" w:color="auto"/>
            </w:tcBorders>
            <w:shd w:val="clear" w:color="000000" w:fill="auto"/>
            <w:vAlign w:val="center"/>
            <w:hideMark/>
          </w:tcPr>
          <w:p w14:paraId="0E891DC4"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Planificación y Procesos </w:t>
            </w:r>
            <w:proofErr w:type="spellStart"/>
            <w:r w:rsidRPr="003E0373">
              <w:rPr>
                <w:rFonts w:eastAsia="Times New Roman" w:cstheme="minorHAnsi"/>
                <w:color w:val="000000"/>
                <w:sz w:val="12"/>
                <w:szCs w:val="12"/>
                <w:lang w:eastAsia="es-EC"/>
              </w:rPr>
              <w:t>Estrategicos</w:t>
            </w:r>
            <w:proofErr w:type="spellEnd"/>
            <w:r w:rsidRPr="003E0373">
              <w:rPr>
                <w:rFonts w:eastAsia="Times New Roman" w:cstheme="minorHAnsi"/>
                <w:color w:val="000000"/>
                <w:sz w:val="12"/>
                <w:szCs w:val="12"/>
                <w:lang w:eastAsia="es-EC"/>
              </w:rPr>
              <w:t xml:space="preserve"> </w:t>
            </w:r>
          </w:p>
        </w:tc>
        <w:tc>
          <w:tcPr>
            <w:tcW w:w="755" w:type="pct"/>
            <w:tcBorders>
              <w:top w:val="nil"/>
              <w:left w:val="nil"/>
              <w:bottom w:val="single" w:sz="4" w:space="0" w:color="auto"/>
              <w:right w:val="single" w:sz="4" w:space="0" w:color="auto"/>
            </w:tcBorders>
            <w:shd w:val="clear" w:color="000000" w:fill="auto"/>
            <w:vAlign w:val="center"/>
            <w:hideMark/>
          </w:tcPr>
          <w:p w14:paraId="3D479CCE"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Planificación y Procesos </w:t>
            </w:r>
            <w:proofErr w:type="spellStart"/>
            <w:r w:rsidRPr="003E0373">
              <w:rPr>
                <w:rFonts w:eastAsia="Times New Roman" w:cstheme="minorHAnsi"/>
                <w:color w:val="000000"/>
                <w:sz w:val="12"/>
                <w:szCs w:val="12"/>
                <w:lang w:eastAsia="es-EC"/>
              </w:rPr>
              <w:t>Estrategicos</w:t>
            </w:r>
            <w:proofErr w:type="spellEnd"/>
            <w:r w:rsidRPr="003E0373">
              <w:rPr>
                <w:rFonts w:eastAsia="Times New Roman" w:cstheme="minorHAnsi"/>
                <w:color w:val="000000"/>
                <w:sz w:val="12"/>
                <w:szCs w:val="12"/>
                <w:lang w:eastAsia="es-EC"/>
              </w:rPr>
              <w:t xml:space="preserve"> </w:t>
            </w:r>
          </w:p>
        </w:tc>
        <w:tc>
          <w:tcPr>
            <w:tcW w:w="717" w:type="pct"/>
            <w:tcBorders>
              <w:top w:val="nil"/>
              <w:left w:val="nil"/>
              <w:bottom w:val="single" w:sz="4" w:space="0" w:color="auto"/>
              <w:right w:val="single" w:sz="4" w:space="0" w:color="auto"/>
            </w:tcBorders>
            <w:shd w:val="clear" w:color="000000" w:fill="auto"/>
            <w:vAlign w:val="center"/>
            <w:hideMark/>
          </w:tcPr>
          <w:p w14:paraId="7F5751F0"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Planificación</w:t>
            </w:r>
          </w:p>
        </w:tc>
        <w:tc>
          <w:tcPr>
            <w:tcW w:w="654" w:type="pct"/>
            <w:tcBorders>
              <w:top w:val="nil"/>
              <w:left w:val="nil"/>
              <w:bottom w:val="single" w:sz="4" w:space="0" w:color="auto"/>
              <w:right w:val="single" w:sz="4" w:space="0" w:color="auto"/>
            </w:tcBorders>
            <w:shd w:val="clear" w:color="000000" w:fill="auto"/>
            <w:vAlign w:val="center"/>
            <w:hideMark/>
          </w:tcPr>
          <w:p w14:paraId="53EF72D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Planificación</w:t>
            </w:r>
          </w:p>
        </w:tc>
        <w:tc>
          <w:tcPr>
            <w:tcW w:w="1050" w:type="pct"/>
            <w:tcBorders>
              <w:top w:val="nil"/>
              <w:left w:val="nil"/>
              <w:bottom w:val="single" w:sz="4" w:space="0" w:color="auto"/>
              <w:right w:val="single" w:sz="4" w:space="0" w:color="auto"/>
            </w:tcBorders>
            <w:shd w:val="clear" w:color="000000" w:fill="auto"/>
            <w:vAlign w:val="center"/>
            <w:hideMark/>
          </w:tcPr>
          <w:p w14:paraId="2415E90B"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04A8DB69" w14:textId="77777777" w:rsidTr="003E0373">
        <w:trPr>
          <w:trHeight w:val="705"/>
        </w:trPr>
        <w:tc>
          <w:tcPr>
            <w:tcW w:w="1075" w:type="pct"/>
            <w:vMerge/>
            <w:tcBorders>
              <w:top w:val="nil"/>
              <w:left w:val="single" w:sz="4" w:space="0" w:color="auto"/>
              <w:bottom w:val="single" w:sz="4" w:space="0" w:color="auto"/>
              <w:right w:val="single" w:sz="4" w:space="0" w:color="auto"/>
            </w:tcBorders>
            <w:vAlign w:val="center"/>
            <w:hideMark/>
          </w:tcPr>
          <w:p w14:paraId="6B3CC8AF"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tcBorders>
              <w:top w:val="nil"/>
              <w:left w:val="nil"/>
              <w:bottom w:val="single" w:sz="4" w:space="0" w:color="auto"/>
              <w:right w:val="single" w:sz="4" w:space="0" w:color="auto"/>
            </w:tcBorders>
            <w:shd w:val="clear" w:color="000000" w:fill="auto"/>
            <w:vAlign w:val="center"/>
            <w:hideMark/>
          </w:tcPr>
          <w:p w14:paraId="15EBDEA2"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w:t>
            </w:r>
            <w:proofErr w:type="spellStart"/>
            <w:r w:rsidRPr="003E0373">
              <w:rPr>
                <w:rFonts w:eastAsia="Times New Roman" w:cstheme="minorHAnsi"/>
                <w:color w:val="000000"/>
                <w:sz w:val="12"/>
                <w:szCs w:val="12"/>
                <w:lang w:eastAsia="es-EC"/>
              </w:rPr>
              <w:t>Tecnologias</w:t>
            </w:r>
            <w:proofErr w:type="spellEnd"/>
            <w:r w:rsidRPr="003E0373">
              <w:rPr>
                <w:rFonts w:eastAsia="Times New Roman" w:cstheme="minorHAnsi"/>
                <w:color w:val="000000"/>
                <w:sz w:val="12"/>
                <w:szCs w:val="12"/>
                <w:lang w:eastAsia="es-EC"/>
              </w:rPr>
              <w:t xml:space="preserve"> de la Información </w:t>
            </w:r>
          </w:p>
        </w:tc>
        <w:tc>
          <w:tcPr>
            <w:tcW w:w="755" w:type="pct"/>
            <w:tcBorders>
              <w:top w:val="nil"/>
              <w:left w:val="nil"/>
              <w:bottom w:val="single" w:sz="4" w:space="0" w:color="auto"/>
              <w:right w:val="single" w:sz="4" w:space="0" w:color="auto"/>
            </w:tcBorders>
            <w:shd w:val="clear" w:color="000000" w:fill="auto"/>
            <w:vAlign w:val="center"/>
            <w:hideMark/>
          </w:tcPr>
          <w:p w14:paraId="14C8A679"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w:t>
            </w:r>
            <w:proofErr w:type="spellStart"/>
            <w:r w:rsidRPr="003E0373">
              <w:rPr>
                <w:rFonts w:eastAsia="Times New Roman" w:cstheme="minorHAnsi"/>
                <w:color w:val="000000"/>
                <w:sz w:val="12"/>
                <w:szCs w:val="12"/>
                <w:lang w:eastAsia="es-EC"/>
              </w:rPr>
              <w:t>Tecnologias</w:t>
            </w:r>
            <w:proofErr w:type="spellEnd"/>
            <w:r w:rsidRPr="003E0373">
              <w:rPr>
                <w:rFonts w:eastAsia="Times New Roman" w:cstheme="minorHAnsi"/>
                <w:color w:val="000000"/>
                <w:sz w:val="12"/>
                <w:szCs w:val="12"/>
                <w:lang w:eastAsia="es-EC"/>
              </w:rPr>
              <w:t xml:space="preserve"> de la Información </w:t>
            </w:r>
          </w:p>
        </w:tc>
        <w:tc>
          <w:tcPr>
            <w:tcW w:w="717" w:type="pct"/>
            <w:tcBorders>
              <w:top w:val="nil"/>
              <w:left w:val="nil"/>
              <w:bottom w:val="single" w:sz="4" w:space="0" w:color="auto"/>
              <w:right w:val="single" w:sz="4" w:space="0" w:color="auto"/>
            </w:tcBorders>
            <w:shd w:val="clear" w:color="000000" w:fill="auto"/>
            <w:vAlign w:val="center"/>
            <w:hideMark/>
          </w:tcPr>
          <w:p w14:paraId="70A73D95"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w:t>
            </w:r>
            <w:proofErr w:type="spellStart"/>
            <w:r w:rsidRPr="003E0373">
              <w:rPr>
                <w:rFonts w:eastAsia="Times New Roman" w:cstheme="minorHAnsi"/>
                <w:color w:val="000000"/>
                <w:sz w:val="12"/>
                <w:szCs w:val="12"/>
                <w:lang w:eastAsia="es-EC"/>
              </w:rPr>
              <w:t>Tecnologias</w:t>
            </w:r>
            <w:proofErr w:type="spellEnd"/>
            <w:r w:rsidRPr="003E0373">
              <w:rPr>
                <w:rFonts w:eastAsia="Times New Roman" w:cstheme="minorHAnsi"/>
                <w:color w:val="000000"/>
                <w:sz w:val="12"/>
                <w:szCs w:val="12"/>
                <w:lang w:eastAsia="es-EC"/>
              </w:rPr>
              <w:t xml:space="preserve"> de la Información y Comunicaciones </w:t>
            </w:r>
          </w:p>
        </w:tc>
        <w:tc>
          <w:tcPr>
            <w:tcW w:w="654" w:type="pct"/>
            <w:tcBorders>
              <w:top w:val="nil"/>
              <w:left w:val="nil"/>
              <w:bottom w:val="single" w:sz="4" w:space="0" w:color="auto"/>
              <w:right w:val="single" w:sz="4" w:space="0" w:color="auto"/>
            </w:tcBorders>
            <w:shd w:val="clear" w:color="000000" w:fill="auto"/>
            <w:vAlign w:val="center"/>
            <w:hideMark/>
          </w:tcPr>
          <w:p w14:paraId="5AF25DD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w:t>
            </w:r>
            <w:proofErr w:type="spellStart"/>
            <w:r w:rsidRPr="003E0373">
              <w:rPr>
                <w:rFonts w:eastAsia="Times New Roman" w:cstheme="minorHAnsi"/>
                <w:color w:val="000000"/>
                <w:sz w:val="12"/>
                <w:szCs w:val="12"/>
                <w:lang w:eastAsia="es-EC"/>
              </w:rPr>
              <w:t>Tecnologias</w:t>
            </w:r>
            <w:proofErr w:type="spellEnd"/>
            <w:r w:rsidRPr="003E0373">
              <w:rPr>
                <w:rFonts w:eastAsia="Times New Roman" w:cstheme="minorHAnsi"/>
                <w:color w:val="000000"/>
                <w:sz w:val="12"/>
                <w:szCs w:val="12"/>
                <w:lang w:eastAsia="es-EC"/>
              </w:rPr>
              <w:t xml:space="preserve"> de la Información y Comunicaciones </w:t>
            </w:r>
          </w:p>
        </w:tc>
        <w:tc>
          <w:tcPr>
            <w:tcW w:w="1050" w:type="pct"/>
            <w:tcBorders>
              <w:top w:val="nil"/>
              <w:left w:val="nil"/>
              <w:bottom w:val="single" w:sz="4" w:space="0" w:color="auto"/>
              <w:right w:val="single" w:sz="4" w:space="0" w:color="auto"/>
            </w:tcBorders>
            <w:shd w:val="clear" w:color="000000" w:fill="auto"/>
            <w:vAlign w:val="center"/>
            <w:hideMark/>
          </w:tcPr>
          <w:p w14:paraId="1F07ADF2"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24186D4F" w14:textId="77777777" w:rsidTr="003E0373">
        <w:trPr>
          <w:trHeight w:val="810"/>
        </w:trPr>
        <w:tc>
          <w:tcPr>
            <w:tcW w:w="1075" w:type="pct"/>
            <w:vMerge/>
            <w:tcBorders>
              <w:top w:val="nil"/>
              <w:left w:val="single" w:sz="4" w:space="0" w:color="auto"/>
              <w:bottom w:val="single" w:sz="4" w:space="0" w:color="auto"/>
              <w:right w:val="single" w:sz="4" w:space="0" w:color="auto"/>
            </w:tcBorders>
            <w:vAlign w:val="center"/>
            <w:hideMark/>
          </w:tcPr>
          <w:p w14:paraId="5CF5EAFD"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tcBorders>
              <w:top w:val="nil"/>
              <w:left w:val="nil"/>
              <w:bottom w:val="single" w:sz="4" w:space="0" w:color="auto"/>
              <w:right w:val="single" w:sz="4" w:space="0" w:color="auto"/>
            </w:tcBorders>
            <w:shd w:val="clear" w:color="000000" w:fill="auto"/>
            <w:vAlign w:val="center"/>
            <w:hideMark/>
          </w:tcPr>
          <w:p w14:paraId="6144CD51"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Comunicación, Imagen y Prensa </w:t>
            </w:r>
          </w:p>
        </w:tc>
        <w:tc>
          <w:tcPr>
            <w:tcW w:w="755" w:type="pct"/>
            <w:tcBorders>
              <w:top w:val="nil"/>
              <w:left w:val="nil"/>
              <w:bottom w:val="single" w:sz="4" w:space="0" w:color="auto"/>
              <w:right w:val="single" w:sz="4" w:space="0" w:color="auto"/>
            </w:tcBorders>
            <w:shd w:val="clear" w:color="000000" w:fill="auto"/>
            <w:vAlign w:val="center"/>
            <w:hideMark/>
          </w:tcPr>
          <w:p w14:paraId="27857B5D"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Comunicación, Imagen y Prensa </w:t>
            </w:r>
          </w:p>
        </w:tc>
        <w:tc>
          <w:tcPr>
            <w:tcW w:w="717" w:type="pct"/>
            <w:tcBorders>
              <w:top w:val="nil"/>
              <w:left w:val="nil"/>
              <w:bottom w:val="single" w:sz="4" w:space="0" w:color="auto"/>
              <w:right w:val="single" w:sz="4" w:space="0" w:color="auto"/>
            </w:tcBorders>
            <w:shd w:val="clear" w:color="000000" w:fill="auto"/>
            <w:vAlign w:val="center"/>
            <w:hideMark/>
          </w:tcPr>
          <w:p w14:paraId="46DA5795"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Comunicación Imagen y Prensa</w:t>
            </w:r>
          </w:p>
        </w:tc>
        <w:tc>
          <w:tcPr>
            <w:tcW w:w="654" w:type="pct"/>
            <w:tcBorders>
              <w:top w:val="nil"/>
              <w:left w:val="nil"/>
              <w:bottom w:val="single" w:sz="4" w:space="0" w:color="auto"/>
              <w:right w:val="single" w:sz="4" w:space="0" w:color="auto"/>
            </w:tcBorders>
            <w:shd w:val="clear" w:color="000000" w:fill="auto"/>
            <w:vAlign w:val="center"/>
            <w:hideMark/>
          </w:tcPr>
          <w:p w14:paraId="415EBCD4"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Dirección Zonal de Comunicación Imagen y Prensa</w:t>
            </w:r>
          </w:p>
        </w:tc>
        <w:tc>
          <w:tcPr>
            <w:tcW w:w="1050" w:type="pct"/>
            <w:tcBorders>
              <w:top w:val="nil"/>
              <w:left w:val="nil"/>
              <w:bottom w:val="single" w:sz="4" w:space="0" w:color="auto"/>
              <w:right w:val="single" w:sz="4" w:space="0" w:color="auto"/>
            </w:tcBorders>
            <w:shd w:val="clear" w:color="000000" w:fill="auto"/>
            <w:vAlign w:val="center"/>
            <w:hideMark/>
          </w:tcPr>
          <w:p w14:paraId="6A7EF8B7"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444A50C1" w14:textId="77777777" w:rsidTr="003E0373">
        <w:trPr>
          <w:trHeight w:val="720"/>
        </w:trPr>
        <w:tc>
          <w:tcPr>
            <w:tcW w:w="1075" w:type="pct"/>
            <w:vMerge/>
            <w:tcBorders>
              <w:top w:val="nil"/>
              <w:left w:val="single" w:sz="4" w:space="0" w:color="auto"/>
              <w:bottom w:val="single" w:sz="4" w:space="0" w:color="auto"/>
              <w:right w:val="single" w:sz="4" w:space="0" w:color="auto"/>
            </w:tcBorders>
            <w:vAlign w:val="center"/>
            <w:hideMark/>
          </w:tcPr>
          <w:p w14:paraId="58262798"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tcBorders>
              <w:top w:val="nil"/>
              <w:left w:val="nil"/>
              <w:bottom w:val="single" w:sz="4" w:space="0" w:color="auto"/>
              <w:right w:val="single" w:sz="4" w:space="0" w:color="auto"/>
            </w:tcBorders>
            <w:shd w:val="clear" w:color="000000" w:fill="auto"/>
            <w:vAlign w:val="center"/>
            <w:hideMark/>
          </w:tcPr>
          <w:p w14:paraId="4AC9DF64"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w:t>
            </w:r>
            <w:proofErr w:type="spellStart"/>
            <w:r w:rsidRPr="003E0373">
              <w:rPr>
                <w:rFonts w:eastAsia="Times New Roman" w:cstheme="minorHAnsi"/>
                <w:color w:val="000000"/>
                <w:sz w:val="12"/>
                <w:szCs w:val="12"/>
                <w:lang w:eastAsia="es-EC"/>
              </w:rPr>
              <w:t>Asesoria</w:t>
            </w:r>
            <w:proofErr w:type="spellEnd"/>
            <w:r w:rsidRPr="003E0373">
              <w:rPr>
                <w:rFonts w:eastAsia="Times New Roman" w:cstheme="minorHAnsi"/>
                <w:color w:val="000000"/>
                <w:sz w:val="12"/>
                <w:szCs w:val="12"/>
                <w:lang w:eastAsia="es-EC"/>
              </w:rPr>
              <w:t xml:space="preserve"> </w:t>
            </w:r>
            <w:proofErr w:type="spellStart"/>
            <w:r w:rsidRPr="003E0373">
              <w:rPr>
                <w:rFonts w:eastAsia="Times New Roman" w:cstheme="minorHAnsi"/>
                <w:color w:val="000000"/>
                <w:sz w:val="12"/>
                <w:szCs w:val="12"/>
                <w:lang w:eastAsia="es-EC"/>
              </w:rPr>
              <w:t>Juridica</w:t>
            </w:r>
            <w:proofErr w:type="spellEnd"/>
            <w:r w:rsidRPr="003E0373">
              <w:rPr>
                <w:rFonts w:eastAsia="Times New Roman" w:cstheme="minorHAnsi"/>
                <w:color w:val="000000"/>
                <w:sz w:val="12"/>
                <w:szCs w:val="12"/>
                <w:lang w:eastAsia="es-EC"/>
              </w:rPr>
              <w:t xml:space="preserve"> </w:t>
            </w:r>
          </w:p>
        </w:tc>
        <w:tc>
          <w:tcPr>
            <w:tcW w:w="755" w:type="pct"/>
            <w:tcBorders>
              <w:top w:val="nil"/>
              <w:left w:val="nil"/>
              <w:bottom w:val="single" w:sz="4" w:space="0" w:color="auto"/>
              <w:right w:val="single" w:sz="4" w:space="0" w:color="auto"/>
            </w:tcBorders>
            <w:shd w:val="clear" w:color="000000" w:fill="auto"/>
            <w:vAlign w:val="center"/>
            <w:hideMark/>
          </w:tcPr>
          <w:p w14:paraId="3D8BCBC1"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Zonal de </w:t>
            </w:r>
            <w:proofErr w:type="spellStart"/>
            <w:r w:rsidRPr="003E0373">
              <w:rPr>
                <w:rFonts w:eastAsia="Times New Roman" w:cstheme="minorHAnsi"/>
                <w:color w:val="000000"/>
                <w:sz w:val="12"/>
                <w:szCs w:val="12"/>
                <w:lang w:eastAsia="es-EC"/>
              </w:rPr>
              <w:t>Asesoria</w:t>
            </w:r>
            <w:proofErr w:type="spellEnd"/>
            <w:r w:rsidRPr="003E0373">
              <w:rPr>
                <w:rFonts w:eastAsia="Times New Roman" w:cstheme="minorHAnsi"/>
                <w:color w:val="000000"/>
                <w:sz w:val="12"/>
                <w:szCs w:val="12"/>
                <w:lang w:eastAsia="es-EC"/>
              </w:rPr>
              <w:t xml:space="preserve"> </w:t>
            </w:r>
            <w:proofErr w:type="spellStart"/>
            <w:r w:rsidRPr="003E0373">
              <w:rPr>
                <w:rFonts w:eastAsia="Times New Roman" w:cstheme="minorHAnsi"/>
                <w:color w:val="000000"/>
                <w:sz w:val="12"/>
                <w:szCs w:val="12"/>
                <w:lang w:eastAsia="es-EC"/>
              </w:rPr>
              <w:t>Juridica</w:t>
            </w:r>
            <w:proofErr w:type="spellEnd"/>
            <w:r w:rsidRPr="003E0373">
              <w:rPr>
                <w:rFonts w:eastAsia="Times New Roman" w:cstheme="minorHAnsi"/>
                <w:color w:val="000000"/>
                <w:sz w:val="12"/>
                <w:szCs w:val="12"/>
                <w:lang w:eastAsia="es-EC"/>
              </w:rPr>
              <w:t xml:space="preserve"> </w:t>
            </w:r>
          </w:p>
        </w:tc>
        <w:tc>
          <w:tcPr>
            <w:tcW w:w="717" w:type="pct"/>
            <w:tcBorders>
              <w:top w:val="nil"/>
              <w:left w:val="nil"/>
              <w:bottom w:val="single" w:sz="4" w:space="0" w:color="auto"/>
              <w:right w:val="single" w:sz="4" w:space="0" w:color="auto"/>
            </w:tcBorders>
            <w:shd w:val="clear" w:color="000000" w:fill="auto"/>
            <w:vAlign w:val="center"/>
            <w:hideMark/>
          </w:tcPr>
          <w:p w14:paraId="37148F71"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w:t>
            </w:r>
            <w:proofErr w:type="spellStart"/>
            <w:r w:rsidRPr="003E0373">
              <w:rPr>
                <w:rFonts w:eastAsia="Times New Roman" w:cstheme="minorHAnsi"/>
                <w:color w:val="000000"/>
                <w:sz w:val="12"/>
                <w:szCs w:val="12"/>
                <w:lang w:eastAsia="es-EC"/>
              </w:rPr>
              <w:t>Asesoria</w:t>
            </w:r>
            <w:proofErr w:type="spellEnd"/>
            <w:r w:rsidRPr="003E0373">
              <w:rPr>
                <w:rFonts w:eastAsia="Times New Roman" w:cstheme="minorHAnsi"/>
                <w:color w:val="000000"/>
                <w:sz w:val="12"/>
                <w:szCs w:val="12"/>
                <w:lang w:eastAsia="es-EC"/>
              </w:rPr>
              <w:t xml:space="preserve"> </w:t>
            </w:r>
            <w:proofErr w:type="spellStart"/>
            <w:r w:rsidRPr="003E0373">
              <w:rPr>
                <w:rFonts w:eastAsia="Times New Roman" w:cstheme="minorHAnsi"/>
                <w:color w:val="000000"/>
                <w:sz w:val="12"/>
                <w:szCs w:val="12"/>
                <w:lang w:eastAsia="es-EC"/>
              </w:rPr>
              <w:t>Juridica</w:t>
            </w:r>
            <w:proofErr w:type="spellEnd"/>
          </w:p>
        </w:tc>
        <w:tc>
          <w:tcPr>
            <w:tcW w:w="654" w:type="pct"/>
            <w:tcBorders>
              <w:top w:val="nil"/>
              <w:left w:val="nil"/>
              <w:bottom w:val="single" w:sz="4" w:space="0" w:color="auto"/>
              <w:right w:val="single" w:sz="4" w:space="0" w:color="auto"/>
            </w:tcBorders>
            <w:shd w:val="clear" w:color="000000" w:fill="auto"/>
            <w:vAlign w:val="center"/>
            <w:hideMark/>
          </w:tcPr>
          <w:p w14:paraId="2ACFC435"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de </w:t>
            </w:r>
            <w:proofErr w:type="spellStart"/>
            <w:r w:rsidRPr="003E0373">
              <w:rPr>
                <w:rFonts w:eastAsia="Times New Roman" w:cstheme="minorHAnsi"/>
                <w:color w:val="000000"/>
                <w:sz w:val="12"/>
                <w:szCs w:val="12"/>
                <w:lang w:eastAsia="es-EC"/>
              </w:rPr>
              <w:t>Asesoria</w:t>
            </w:r>
            <w:proofErr w:type="spellEnd"/>
            <w:r w:rsidRPr="003E0373">
              <w:rPr>
                <w:rFonts w:eastAsia="Times New Roman" w:cstheme="minorHAnsi"/>
                <w:color w:val="000000"/>
                <w:sz w:val="12"/>
                <w:szCs w:val="12"/>
                <w:lang w:eastAsia="es-EC"/>
              </w:rPr>
              <w:t xml:space="preserve"> </w:t>
            </w:r>
            <w:proofErr w:type="spellStart"/>
            <w:r w:rsidRPr="003E0373">
              <w:rPr>
                <w:rFonts w:eastAsia="Times New Roman" w:cstheme="minorHAnsi"/>
                <w:color w:val="000000"/>
                <w:sz w:val="12"/>
                <w:szCs w:val="12"/>
                <w:lang w:eastAsia="es-EC"/>
              </w:rPr>
              <w:t>Juridica</w:t>
            </w:r>
            <w:proofErr w:type="spellEnd"/>
          </w:p>
        </w:tc>
        <w:tc>
          <w:tcPr>
            <w:tcW w:w="1050" w:type="pct"/>
            <w:tcBorders>
              <w:top w:val="nil"/>
              <w:left w:val="nil"/>
              <w:bottom w:val="single" w:sz="4" w:space="0" w:color="auto"/>
              <w:right w:val="single" w:sz="4" w:space="0" w:color="auto"/>
            </w:tcBorders>
            <w:shd w:val="clear" w:color="000000" w:fill="auto"/>
            <w:vAlign w:val="center"/>
            <w:hideMark/>
          </w:tcPr>
          <w:p w14:paraId="7FA6FD24" w14:textId="77777777" w:rsidR="003E0373" w:rsidRPr="003E0373" w:rsidRDefault="003E0373" w:rsidP="003E0373">
            <w:pPr>
              <w:spacing w:after="0" w:line="240" w:lineRule="auto"/>
              <w:rPr>
                <w:rFonts w:eastAsia="Times New Roman" w:cstheme="minorHAnsi"/>
                <w:color w:val="000000"/>
                <w:sz w:val="12"/>
                <w:szCs w:val="12"/>
                <w:lang w:eastAsia="es-EC"/>
              </w:rPr>
            </w:pPr>
            <w:r w:rsidRPr="003E0373">
              <w:rPr>
                <w:rFonts w:eastAsia="Times New Roman" w:cstheme="minorHAnsi"/>
                <w:color w:val="000000"/>
                <w:sz w:val="12"/>
                <w:szCs w:val="12"/>
                <w:lang w:eastAsia="es-EC"/>
              </w:rPr>
              <w:t> </w:t>
            </w:r>
          </w:p>
        </w:tc>
      </w:tr>
      <w:tr w:rsidR="003E0373" w:rsidRPr="003E0373" w14:paraId="4877CA83" w14:textId="77777777" w:rsidTr="003E0373">
        <w:trPr>
          <w:trHeight w:val="750"/>
        </w:trPr>
        <w:tc>
          <w:tcPr>
            <w:tcW w:w="1075" w:type="pct"/>
            <w:vMerge w:val="restart"/>
            <w:tcBorders>
              <w:top w:val="nil"/>
              <w:left w:val="single" w:sz="4" w:space="0" w:color="auto"/>
              <w:bottom w:val="single" w:sz="4" w:space="0" w:color="000000"/>
              <w:right w:val="single" w:sz="4" w:space="0" w:color="auto"/>
            </w:tcBorders>
            <w:shd w:val="clear" w:color="000000" w:fill="auto"/>
            <w:noWrap/>
            <w:vAlign w:val="center"/>
            <w:hideMark/>
          </w:tcPr>
          <w:p w14:paraId="7208CD8F"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Apoyo</w:t>
            </w:r>
          </w:p>
        </w:tc>
        <w:tc>
          <w:tcPr>
            <w:tcW w:w="748" w:type="pct"/>
            <w:vMerge w:val="restart"/>
            <w:tcBorders>
              <w:top w:val="nil"/>
              <w:left w:val="single" w:sz="4" w:space="0" w:color="auto"/>
              <w:bottom w:val="single" w:sz="4" w:space="0" w:color="auto"/>
              <w:right w:val="single" w:sz="4" w:space="0" w:color="auto"/>
            </w:tcBorders>
            <w:shd w:val="clear" w:color="000000" w:fill="auto"/>
            <w:vAlign w:val="center"/>
            <w:hideMark/>
          </w:tcPr>
          <w:p w14:paraId="56C2D1C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Zonal Administrativa Financiera</w:t>
            </w:r>
          </w:p>
        </w:tc>
        <w:tc>
          <w:tcPr>
            <w:tcW w:w="755" w:type="pct"/>
            <w:tcBorders>
              <w:top w:val="nil"/>
              <w:left w:val="nil"/>
              <w:bottom w:val="single" w:sz="4" w:space="0" w:color="auto"/>
              <w:right w:val="single" w:sz="4" w:space="0" w:color="auto"/>
            </w:tcBorders>
            <w:shd w:val="clear" w:color="000000" w:fill="auto"/>
            <w:vAlign w:val="center"/>
            <w:hideMark/>
          </w:tcPr>
          <w:p w14:paraId="0AF759D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Gestión Interna Zonal Financiera </w:t>
            </w:r>
          </w:p>
        </w:tc>
        <w:tc>
          <w:tcPr>
            <w:tcW w:w="717" w:type="pct"/>
            <w:vMerge w:val="restart"/>
            <w:tcBorders>
              <w:top w:val="nil"/>
              <w:left w:val="single" w:sz="4" w:space="0" w:color="auto"/>
              <w:bottom w:val="single" w:sz="4" w:space="0" w:color="auto"/>
              <w:right w:val="single" w:sz="4" w:space="0" w:color="auto"/>
            </w:tcBorders>
            <w:shd w:val="clear" w:color="000000" w:fill="auto"/>
            <w:vAlign w:val="center"/>
            <w:hideMark/>
          </w:tcPr>
          <w:p w14:paraId="4E3EB266"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Dirección Zonal Administrativa Financiera </w:t>
            </w:r>
          </w:p>
        </w:tc>
        <w:tc>
          <w:tcPr>
            <w:tcW w:w="654" w:type="pct"/>
            <w:tcBorders>
              <w:top w:val="nil"/>
              <w:left w:val="nil"/>
              <w:bottom w:val="single" w:sz="4" w:space="0" w:color="auto"/>
              <w:right w:val="single" w:sz="4" w:space="0" w:color="auto"/>
            </w:tcBorders>
            <w:shd w:val="clear" w:color="000000" w:fill="FFFF00"/>
            <w:vAlign w:val="center"/>
            <w:hideMark/>
          </w:tcPr>
          <w:p w14:paraId="564EC15B"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 Financiera </w:t>
            </w:r>
          </w:p>
        </w:tc>
        <w:tc>
          <w:tcPr>
            <w:tcW w:w="1050" w:type="pct"/>
            <w:vMerge w:val="restart"/>
            <w:tcBorders>
              <w:top w:val="nil"/>
              <w:left w:val="single" w:sz="4" w:space="0" w:color="auto"/>
              <w:bottom w:val="single" w:sz="4" w:space="0" w:color="000000"/>
              <w:right w:val="single" w:sz="4" w:space="0" w:color="auto"/>
            </w:tcBorders>
            <w:shd w:val="clear" w:color="000000" w:fill="auto"/>
            <w:vAlign w:val="center"/>
            <w:hideMark/>
          </w:tcPr>
          <w:p w14:paraId="265C92C8"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En el Estatuto </w:t>
            </w:r>
            <w:proofErr w:type="spellStart"/>
            <w:r w:rsidRPr="003E0373">
              <w:rPr>
                <w:rFonts w:eastAsia="Times New Roman" w:cstheme="minorHAnsi"/>
                <w:color w:val="000000"/>
                <w:sz w:val="12"/>
                <w:szCs w:val="12"/>
                <w:lang w:eastAsia="es-EC"/>
              </w:rPr>
              <w:t>Organico</w:t>
            </w:r>
            <w:proofErr w:type="spellEnd"/>
            <w:r w:rsidRPr="003E0373">
              <w:rPr>
                <w:rFonts w:eastAsia="Times New Roman" w:cstheme="minorHAnsi"/>
                <w:color w:val="000000"/>
                <w:sz w:val="12"/>
                <w:szCs w:val="12"/>
                <w:lang w:eastAsia="es-EC"/>
              </w:rPr>
              <w:t xml:space="preserve"> por procesos consta la Gestión Zonal Administrativa Financiera, sin embargo en el Distributivo  se evidencia, que existen dos gestiones internas de la misma unidad:</w:t>
            </w:r>
            <w:r w:rsidRPr="003E0373">
              <w:rPr>
                <w:rFonts w:eastAsia="Times New Roman" w:cstheme="minorHAnsi"/>
                <w:color w:val="000000"/>
                <w:sz w:val="12"/>
                <w:szCs w:val="12"/>
                <w:lang w:eastAsia="es-EC"/>
              </w:rPr>
              <w:br/>
              <w:t xml:space="preserve">-  </w:t>
            </w:r>
            <w:proofErr w:type="spellStart"/>
            <w:r w:rsidRPr="003E0373">
              <w:rPr>
                <w:rFonts w:eastAsia="Times New Roman" w:cstheme="minorHAnsi"/>
                <w:color w:val="000000"/>
                <w:sz w:val="12"/>
                <w:szCs w:val="12"/>
                <w:lang w:eastAsia="es-EC"/>
              </w:rPr>
              <w:t>Gestion</w:t>
            </w:r>
            <w:proofErr w:type="spellEnd"/>
            <w:r w:rsidRPr="003E0373">
              <w:rPr>
                <w:rFonts w:eastAsia="Times New Roman" w:cstheme="minorHAnsi"/>
                <w:color w:val="000000"/>
                <w:sz w:val="12"/>
                <w:szCs w:val="12"/>
                <w:lang w:eastAsia="es-EC"/>
              </w:rPr>
              <w:t xml:space="preserve">  Administrativa y Administrativa</w:t>
            </w:r>
            <w:r w:rsidRPr="003E0373">
              <w:rPr>
                <w:rFonts w:eastAsia="Times New Roman" w:cstheme="minorHAnsi"/>
                <w:color w:val="000000"/>
                <w:sz w:val="12"/>
                <w:szCs w:val="12"/>
                <w:lang w:eastAsia="es-EC"/>
              </w:rPr>
              <w:br/>
              <w:t>Gestión del Talento Humano y Talento Humano</w:t>
            </w:r>
            <w:r w:rsidRPr="003E0373">
              <w:rPr>
                <w:rFonts w:eastAsia="Times New Roman" w:cstheme="minorHAnsi"/>
                <w:color w:val="000000"/>
                <w:sz w:val="12"/>
                <w:szCs w:val="12"/>
                <w:lang w:eastAsia="es-EC"/>
              </w:rPr>
              <w:br/>
              <w:t>- Gestión de atención al Usuario y Atención al Usuario.</w:t>
            </w:r>
            <w:r w:rsidRPr="003E0373">
              <w:rPr>
                <w:rFonts w:eastAsia="Times New Roman" w:cstheme="minorHAnsi"/>
                <w:color w:val="000000"/>
                <w:sz w:val="12"/>
                <w:szCs w:val="12"/>
                <w:lang w:eastAsia="es-EC"/>
              </w:rPr>
              <w:br/>
              <w:t xml:space="preserve">- </w:t>
            </w:r>
          </w:p>
        </w:tc>
      </w:tr>
      <w:tr w:rsidR="003E0373" w:rsidRPr="003E0373" w14:paraId="6EE4C12B" w14:textId="77777777" w:rsidTr="003E0373">
        <w:trPr>
          <w:trHeight w:val="420"/>
        </w:trPr>
        <w:tc>
          <w:tcPr>
            <w:tcW w:w="1075" w:type="pct"/>
            <w:vMerge/>
            <w:tcBorders>
              <w:top w:val="nil"/>
              <w:left w:val="single" w:sz="4" w:space="0" w:color="auto"/>
              <w:bottom w:val="single" w:sz="4" w:space="0" w:color="000000"/>
              <w:right w:val="single" w:sz="4" w:space="0" w:color="auto"/>
            </w:tcBorders>
            <w:vAlign w:val="center"/>
            <w:hideMark/>
          </w:tcPr>
          <w:p w14:paraId="36A0E4D9"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auto"/>
              <w:right w:val="single" w:sz="4" w:space="0" w:color="auto"/>
            </w:tcBorders>
            <w:vAlign w:val="center"/>
            <w:hideMark/>
          </w:tcPr>
          <w:p w14:paraId="557829D4"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7DE9916A"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Interna Zonal Administrativo</w:t>
            </w:r>
          </w:p>
        </w:tc>
        <w:tc>
          <w:tcPr>
            <w:tcW w:w="717" w:type="pct"/>
            <w:vMerge/>
            <w:tcBorders>
              <w:top w:val="nil"/>
              <w:left w:val="single" w:sz="4" w:space="0" w:color="auto"/>
              <w:bottom w:val="single" w:sz="4" w:space="0" w:color="auto"/>
              <w:right w:val="single" w:sz="4" w:space="0" w:color="auto"/>
            </w:tcBorders>
            <w:vAlign w:val="center"/>
            <w:hideMark/>
          </w:tcPr>
          <w:p w14:paraId="047C82D4"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tcBorders>
              <w:top w:val="nil"/>
              <w:left w:val="nil"/>
              <w:bottom w:val="single" w:sz="4" w:space="0" w:color="auto"/>
              <w:right w:val="single" w:sz="4" w:space="0" w:color="auto"/>
            </w:tcBorders>
            <w:shd w:val="clear" w:color="000000" w:fill="FFFF00"/>
            <w:vAlign w:val="center"/>
            <w:hideMark/>
          </w:tcPr>
          <w:p w14:paraId="37B3A11C"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 xml:space="preserve"> Administrativa y  </w:t>
            </w:r>
            <w:proofErr w:type="spellStart"/>
            <w:r w:rsidRPr="003E0373">
              <w:rPr>
                <w:rFonts w:eastAsia="Times New Roman" w:cstheme="minorHAnsi"/>
                <w:color w:val="000000"/>
                <w:sz w:val="12"/>
                <w:szCs w:val="12"/>
                <w:lang w:eastAsia="es-EC"/>
              </w:rPr>
              <w:t>Gestion</w:t>
            </w:r>
            <w:proofErr w:type="spellEnd"/>
            <w:r w:rsidRPr="003E0373">
              <w:rPr>
                <w:rFonts w:eastAsia="Times New Roman" w:cstheme="minorHAnsi"/>
                <w:color w:val="000000"/>
                <w:sz w:val="12"/>
                <w:szCs w:val="12"/>
                <w:lang w:eastAsia="es-EC"/>
              </w:rPr>
              <w:t xml:space="preserve">  Administrativa </w:t>
            </w:r>
          </w:p>
        </w:tc>
        <w:tc>
          <w:tcPr>
            <w:tcW w:w="1050" w:type="pct"/>
            <w:vMerge/>
            <w:tcBorders>
              <w:top w:val="nil"/>
              <w:left w:val="single" w:sz="4" w:space="0" w:color="auto"/>
              <w:bottom w:val="single" w:sz="4" w:space="0" w:color="000000"/>
              <w:right w:val="single" w:sz="4" w:space="0" w:color="auto"/>
            </w:tcBorders>
            <w:vAlign w:val="center"/>
            <w:hideMark/>
          </w:tcPr>
          <w:p w14:paraId="01387B74" w14:textId="77777777" w:rsidR="003E0373" w:rsidRPr="003E0373" w:rsidRDefault="003E0373" w:rsidP="003E0373">
            <w:pPr>
              <w:spacing w:after="0" w:line="240" w:lineRule="auto"/>
              <w:rPr>
                <w:rFonts w:eastAsia="Times New Roman" w:cstheme="minorHAnsi"/>
                <w:color w:val="000000"/>
                <w:sz w:val="12"/>
                <w:szCs w:val="12"/>
                <w:lang w:eastAsia="es-EC"/>
              </w:rPr>
            </w:pPr>
          </w:p>
        </w:tc>
      </w:tr>
      <w:tr w:rsidR="003E0373" w:rsidRPr="003E0373" w14:paraId="39143D7F" w14:textId="77777777" w:rsidTr="003E0373">
        <w:trPr>
          <w:trHeight w:val="765"/>
        </w:trPr>
        <w:tc>
          <w:tcPr>
            <w:tcW w:w="1075" w:type="pct"/>
            <w:vMerge/>
            <w:tcBorders>
              <w:top w:val="nil"/>
              <w:left w:val="single" w:sz="4" w:space="0" w:color="auto"/>
              <w:bottom w:val="single" w:sz="4" w:space="0" w:color="000000"/>
              <w:right w:val="single" w:sz="4" w:space="0" w:color="auto"/>
            </w:tcBorders>
            <w:vAlign w:val="center"/>
            <w:hideMark/>
          </w:tcPr>
          <w:p w14:paraId="58D37905"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auto"/>
              <w:right w:val="single" w:sz="4" w:space="0" w:color="auto"/>
            </w:tcBorders>
            <w:vAlign w:val="center"/>
            <w:hideMark/>
          </w:tcPr>
          <w:p w14:paraId="43D6977F"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1A7EC572"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Interna Zonal Talento Humano</w:t>
            </w:r>
          </w:p>
        </w:tc>
        <w:tc>
          <w:tcPr>
            <w:tcW w:w="717" w:type="pct"/>
            <w:vMerge/>
            <w:tcBorders>
              <w:top w:val="nil"/>
              <w:left w:val="single" w:sz="4" w:space="0" w:color="auto"/>
              <w:bottom w:val="single" w:sz="4" w:space="0" w:color="auto"/>
              <w:right w:val="single" w:sz="4" w:space="0" w:color="auto"/>
            </w:tcBorders>
            <w:vAlign w:val="center"/>
            <w:hideMark/>
          </w:tcPr>
          <w:p w14:paraId="0C6965E2"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tcBorders>
              <w:top w:val="nil"/>
              <w:left w:val="nil"/>
              <w:bottom w:val="single" w:sz="4" w:space="0" w:color="auto"/>
              <w:right w:val="single" w:sz="4" w:space="0" w:color="auto"/>
            </w:tcBorders>
            <w:shd w:val="clear" w:color="000000" w:fill="FFFF00"/>
            <w:vAlign w:val="center"/>
            <w:hideMark/>
          </w:tcPr>
          <w:p w14:paraId="42763CCF"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del Talento Humano y Talento Humano</w:t>
            </w:r>
          </w:p>
        </w:tc>
        <w:tc>
          <w:tcPr>
            <w:tcW w:w="1050" w:type="pct"/>
            <w:vMerge/>
            <w:tcBorders>
              <w:top w:val="nil"/>
              <w:left w:val="single" w:sz="4" w:space="0" w:color="auto"/>
              <w:bottom w:val="single" w:sz="4" w:space="0" w:color="000000"/>
              <w:right w:val="single" w:sz="4" w:space="0" w:color="auto"/>
            </w:tcBorders>
            <w:vAlign w:val="center"/>
            <w:hideMark/>
          </w:tcPr>
          <w:p w14:paraId="4D07A365" w14:textId="77777777" w:rsidR="003E0373" w:rsidRPr="003E0373" w:rsidRDefault="003E0373" w:rsidP="003E0373">
            <w:pPr>
              <w:spacing w:after="0" w:line="240" w:lineRule="auto"/>
              <w:rPr>
                <w:rFonts w:eastAsia="Times New Roman" w:cstheme="minorHAnsi"/>
                <w:color w:val="000000"/>
                <w:sz w:val="12"/>
                <w:szCs w:val="12"/>
                <w:lang w:eastAsia="es-EC"/>
              </w:rPr>
            </w:pPr>
          </w:p>
        </w:tc>
      </w:tr>
      <w:tr w:rsidR="003E0373" w:rsidRPr="003E0373" w14:paraId="52F08689" w14:textId="77777777" w:rsidTr="003E0373">
        <w:trPr>
          <w:trHeight w:val="765"/>
        </w:trPr>
        <w:tc>
          <w:tcPr>
            <w:tcW w:w="1075" w:type="pct"/>
            <w:vMerge/>
            <w:tcBorders>
              <w:top w:val="nil"/>
              <w:left w:val="single" w:sz="4" w:space="0" w:color="auto"/>
              <w:bottom w:val="single" w:sz="4" w:space="0" w:color="000000"/>
              <w:right w:val="single" w:sz="4" w:space="0" w:color="auto"/>
            </w:tcBorders>
            <w:vAlign w:val="center"/>
            <w:hideMark/>
          </w:tcPr>
          <w:p w14:paraId="588808E0"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48" w:type="pct"/>
            <w:vMerge/>
            <w:tcBorders>
              <w:top w:val="nil"/>
              <w:left w:val="single" w:sz="4" w:space="0" w:color="auto"/>
              <w:bottom w:val="single" w:sz="4" w:space="0" w:color="auto"/>
              <w:right w:val="single" w:sz="4" w:space="0" w:color="auto"/>
            </w:tcBorders>
            <w:vAlign w:val="center"/>
            <w:hideMark/>
          </w:tcPr>
          <w:p w14:paraId="75C96E1C"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755" w:type="pct"/>
            <w:tcBorders>
              <w:top w:val="nil"/>
              <w:left w:val="nil"/>
              <w:bottom w:val="single" w:sz="4" w:space="0" w:color="auto"/>
              <w:right w:val="single" w:sz="4" w:space="0" w:color="auto"/>
            </w:tcBorders>
            <w:shd w:val="clear" w:color="000000" w:fill="auto"/>
            <w:vAlign w:val="center"/>
            <w:hideMark/>
          </w:tcPr>
          <w:p w14:paraId="4B922839"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Interna Zonal Gestión Documental y Atención  al Usuario</w:t>
            </w:r>
          </w:p>
        </w:tc>
        <w:tc>
          <w:tcPr>
            <w:tcW w:w="717" w:type="pct"/>
            <w:vMerge/>
            <w:tcBorders>
              <w:top w:val="nil"/>
              <w:left w:val="single" w:sz="4" w:space="0" w:color="auto"/>
              <w:bottom w:val="single" w:sz="4" w:space="0" w:color="auto"/>
              <w:right w:val="single" w:sz="4" w:space="0" w:color="auto"/>
            </w:tcBorders>
            <w:vAlign w:val="center"/>
            <w:hideMark/>
          </w:tcPr>
          <w:p w14:paraId="411DFCE1" w14:textId="77777777" w:rsidR="003E0373" w:rsidRPr="003E0373" w:rsidRDefault="003E0373" w:rsidP="003E0373">
            <w:pPr>
              <w:spacing w:after="0" w:line="240" w:lineRule="auto"/>
              <w:rPr>
                <w:rFonts w:eastAsia="Times New Roman" w:cstheme="minorHAnsi"/>
                <w:color w:val="000000"/>
                <w:sz w:val="12"/>
                <w:szCs w:val="12"/>
                <w:lang w:eastAsia="es-EC"/>
              </w:rPr>
            </w:pPr>
          </w:p>
        </w:tc>
        <w:tc>
          <w:tcPr>
            <w:tcW w:w="654" w:type="pct"/>
            <w:tcBorders>
              <w:top w:val="nil"/>
              <w:left w:val="nil"/>
              <w:bottom w:val="single" w:sz="4" w:space="0" w:color="auto"/>
              <w:right w:val="single" w:sz="4" w:space="0" w:color="auto"/>
            </w:tcBorders>
            <w:shd w:val="clear" w:color="000000" w:fill="FFFF00"/>
            <w:vAlign w:val="center"/>
            <w:hideMark/>
          </w:tcPr>
          <w:p w14:paraId="367B2C57" w14:textId="77777777" w:rsidR="003E0373" w:rsidRPr="003E0373" w:rsidRDefault="003E0373" w:rsidP="003E0373">
            <w:pPr>
              <w:spacing w:after="0" w:line="240" w:lineRule="auto"/>
              <w:jc w:val="center"/>
              <w:rPr>
                <w:rFonts w:eastAsia="Times New Roman" w:cstheme="minorHAnsi"/>
                <w:color w:val="000000"/>
                <w:sz w:val="12"/>
                <w:szCs w:val="12"/>
                <w:lang w:eastAsia="es-EC"/>
              </w:rPr>
            </w:pPr>
            <w:r w:rsidRPr="003E0373">
              <w:rPr>
                <w:rFonts w:eastAsia="Times New Roman" w:cstheme="minorHAnsi"/>
                <w:color w:val="000000"/>
                <w:sz w:val="12"/>
                <w:szCs w:val="12"/>
                <w:lang w:eastAsia="es-EC"/>
              </w:rPr>
              <w:t>Gestión de Atención al Usuario y Atención  al Usuario</w:t>
            </w:r>
          </w:p>
        </w:tc>
        <w:tc>
          <w:tcPr>
            <w:tcW w:w="1050" w:type="pct"/>
            <w:vMerge/>
            <w:tcBorders>
              <w:top w:val="nil"/>
              <w:left w:val="single" w:sz="4" w:space="0" w:color="auto"/>
              <w:bottom w:val="single" w:sz="4" w:space="0" w:color="000000"/>
              <w:right w:val="single" w:sz="4" w:space="0" w:color="auto"/>
            </w:tcBorders>
            <w:vAlign w:val="center"/>
            <w:hideMark/>
          </w:tcPr>
          <w:p w14:paraId="2E60CEF6" w14:textId="77777777" w:rsidR="003E0373" w:rsidRPr="003E0373" w:rsidRDefault="003E0373" w:rsidP="003E0373">
            <w:pPr>
              <w:spacing w:after="0" w:line="240" w:lineRule="auto"/>
              <w:rPr>
                <w:rFonts w:eastAsia="Times New Roman" w:cstheme="minorHAnsi"/>
                <w:color w:val="000000"/>
                <w:sz w:val="12"/>
                <w:szCs w:val="12"/>
                <w:lang w:eastAsia="es-EC"/>
              </w:rPr>
            </w:pPr>
          </w:p>
        </w:tc>
      </w:tr>
    </w:tbl>
    <w:p w14:paraId="69391F3E" w14:textId="77777777" w:rsidR="003E0373" w:rsidRDefault="003E0373" w:rsidP="003E0373">
      <w:pPr>
        <w:autoSpaceDE w:val="0"/>
        <w:autoSpaceDN w:val="0"/>
        <w:adjustRightInd w:val="0"/>
        <w:spacing w:after="0" w:line="240" w:lineRule="auto"/>
        <w:rPr>
          <w:rFonts w:ascii="Calibri" w:hAnsi="Calibri" w:cs="Calibri"/>
          <w:b/>
          <w:bCs/>
          <w:color w:val="000000"/>
          <w:sz w:val="24"/>
          <w:szCs w:val="24"/>
        </w:rPr>
      </w:pPr>
    </w:p>
    <w:p w14:paraId="176ACF0E" w14:textId="77777777" w:rsidR="00E67D37" w:rsidRPr="00B43D51" w:rsidRDefault="00E67D37" w:rsidP="00E67D37">
      <w:pPr>
        <w:pStyle w:val="Prrafodelista"/>
        <w:tabs>
          <w:tab w:val="left" w:pos="284"/>
          <w:tab w:val="left" w:pos="426"/>
        </w:tabs>
        <w:spacing w:after="0" w:line="240" w:lineRule="auto"/>
        <w:ind w:left="0"/>
        <w:jc w:val="both"/>
        <w:rPr>
          <w:rFonts w:cstheme="minorHAnsi"/>
          <w:sz w:val="14"/>
          <w:szCs w:val="14"/>
        </w:rPr>
      </w:pPr>
      <w:r w:rsidRPr="00AC1E75">
        <w:rPr>
          <w:rFonts w:cstheme="minorHAnsi"/>
          <w:b/>
          <w:sz w:val="14"/>
          <w:szCs w:val="14"/>
        </w:rPr>
        <w:t>FUENTE:</w:t>
      </w:r>
      <w:r>
        <w:rPr>
          <w:rFonts w:cstheme="minorHAnsi"/>
          <w:b/>
          <w:sz w:val="14"/>
          <w:szCs w:val="14"/>
        </w:rPr>
        <w:t xml:space="preserve"> Coordinación Zonal 7 Salud</w:t>
      </w:r>
    </w:p>
    <w:p w14:paraId="7795FC90" w14:textId="77777777" w:rsidR="00E67D37" w:rsidRPr="00B43D51" w:rsidRDefault="00E67D37" w:rsidP="00E67D37">
      <w:pPr>
        <w:pStyle w:val="Prrafodelista"/>
        <w:tabs>
          <w:tab w:val="left" w:pos="284"/>
          <w:tab w:val="left" w:pos="426"/>
        </w:tabs>
        <w:spacing w:after="0" w:line="240" w:lineRule="auto"/>
        <w:ind w:left="0"/>
        <w:jc w:val="both"/>
        <w:rPr>
          <w:rFonts w:cstheme="minorHAnsi"/>
          <w:sz w:val="14"/>
          <w:szCs w:val="14"/>
        </w:rPr>
      </w:pPr>
      <w:r w:rsidRPr="00AC1E75">
        <w:rPr>
          <w:rFonts w:cstheme="minorHAnsi"/>
          <w:b/>
          <w:bCs/>
          <w:color w:val="000000"/>
          <w:sz w:val="14"/>
          <w:szCs w:val="14"/>
        </w:rPr>
        <w:t xml:space="preserve">ELABORADO POR: </w:t>
      </w:r>
      <w:r>
        <w:rPr>
          <w:rFonts w:cstheme="minorHAnsi"/>
          <w:b/>
          <w:bCs/>
          <w:color w:val="000000"/>
          <w:sz w:val="14"/>
          <w:szCs w:val="14"/>
        </w:rPr>
        <w:t xml:space="preserve">Dirección de  Gestión de Control del Servicio Público </w:t>
      </w:r>
    </w:p>
    <w:p w14:paraId="50070E28" w14:textId="77777777" w:rsidR="00E67D37" w:rsidRPr="00B43D51" w:rsidRDefault="00E67D37" w:rsidP="00E67D37">
      <w:pPr>
        <w:pStyle w:val="Prrafodelista"/>
        <w:tabs>
          <w:tab w:val="left" w:pos="284"/>
          <w:tab w:val="left" w:pos="426"/>
          <w:tab w:val="left" w:pos="567"/>
        </w:tabs>
        <w:spacing w:after="0" w:line="240" w:lineRule="auto"/>
        <w:ind w:left="0"/>
        <w:jc w:val="both"/>
        <w:rPr>
          <w:rFonts w:cstheme="minorHAnsi"/>
          <w:bCs/>
          <w:color w:val="000000"/>
          <w:sz w:val="14"/>
          <w:szCs w:val="14"/>
        </w:rPr>
      </w:pPr>
      <w:r w:rsidRPr="00AC1E75">
        <w:rPr>
          <w:rFonts w:cstheme="minorHAnsi"/>
          <w:b/>
          <w:bCs/>
          <w:color w:val="000000"/>
          <w:sz w:val="14"/>
          <w:szCs w:val="14"/>
        </w:rPr>
        <w:t xml:space="preserve">FECHA DE CORTE: </w:t>
      </w:r>
      <w:r>
        <w:rPr>
          <w:rFonts w:cstheme="minorHAnsi"/>
          <w:b/>
          <w:bCs/>
          <w:color w:val="000000"/>
          <w:sz w:val="14"/>
          <w:szCs w:val="14"/>
        </w:rPr>
        <w:t>Marzo 2023</w:t>
      </w:r>
    </w:p>
    <w:p w14:paraId="113A5867" w14:textId="77777777" w:rsidR="003E0373" w:rsidRDefault="003E0373" w:rsidP="003E0373">
      <w:pPr>
        <w:autoSpaceDE w:val="0"/>
        <w:autoSpaceDN w:val="0"/>
        <w:adjustRightInd w:val="0"/>
        <w:spacing w:after="0" w:line="240" w:lineRule="auto"/>
        <w:rPr>
          <w:rFonts w:ascii="Calibri" w:hAnsi="Calibri" w:cs="Calibri"/>
          <w:b/>
          <w:bCs/>
          <w:color w:val="000000"/>
          <w:sz w:val="24"/>
          <w:szCs w:val="24"/>
        </w:rPr>
      </w:pPr>
    </w:p>
    <w:p w14:paraId="58F4EDFE" w14:textId="77777777" w:rsidR="00FC3CA2" w:rsidRDefault="00FC3CA2" w:rsidP="003E0373">
      <w:pPr>
        <w:autoSpaceDE w:val="0"/>
        <w:autoSpaceDN w:val="0"/>
        <w:adjustRightInd w:val="0"/>
        <w:spacing w:after="0" w:line="240" w:lineRule="auto"/>
        <w:rPr>
          <w:rFonts w:ascii="Calibri" w:hAnsi="Calibri" w:cs="Calibri"/>
          <w:b/>
          <w:bCs/>
          <w:color w:val="000000"/>
          <w:sz w:val="24"/>
          <w:szCs w:val="24"/>
        </w:rPr>
      </w:pPr>
    </w:p>
    <w:p w14:paraId="475B1060" w14:textId="77777777" w:rsidR="00FC3CA2" w:rsidRDefault="00FC3CA2" w:rsidP="003E0373">
      <w:pPr>
        <w:autoSpaceDE w:val="0"/>
        <w:autoSpaceDN w:val="0"/>
        <w:adjustRightInd w:val="0"/>
        <w:spacing w:after="0" w:line="240" w:lineRule="auto"/>
        <w:rPr>
          <w:rFonts w:ascii="Calibri" w:hAnsi="Calibri" w:cs="Calibri"/>
          <w:b/>
          <w:bCs/>
          <w:color w:val="000000"/>
          <w:sz w:val="24"/>
          <w:szCs w:val="24"/>
        </w:rPr>
      </w:pPr>
    </w:p>
    <w:p w14:paraId="0B900A52" w14:textId="77777777" w:rsidR="00FC3CA2" w:rsidRDefault="00FC3CA2" w:rsidP="003E0373">
      <w:pPr>
        <w:autoSpaceDE w:val="0"/>
        <w:autoSpaceDN w:val="0"/>
        <w:adjustRightInd w:val="0"/>
        <w:spacing w:after="0" w:line="240" w:lineRule="auto"/>
        <w:rPr>
          <w:rFonts w:ascii="Calibri" w:hAnsi="Calibri" w:cs="Calibri"/>
          <w:b/>
          <w:bCs/>
          <w:color w:val="000000"/>
          <w:sz w:val="24"/>
          <w:szCs w:val="24"/>
        </w:rPr>
      </w:pPr>
    </w:p>
    <w:p w14:paraId="2FE89E4B" w14:textId="77777777" w:rsidR="00FC3CA2" w:rsidRDefault="00FC3CA2" w:rsidP="003E0373">
      <w:pPr>
        <w:autoSpaceDE w:val="0"/>
        <w:autoSpaceDN w:val="0"/>
        <w:adjustRightInd w:val="0"/>
        <w:spacing w:after="0" w:line="240" w:lineRule="auto"/>
        <w:rPr>
          <w:rFonts w:ascii="Calibri" w:hAnsi="Calibri" w:cs="Calibri"/>
          <w:b/>
          <w:bCs/>
          <w:color w:val="000000"/>
          <w:sz w:val="24"/>
          <w:szCs w:val="24"/>
        </w:rPr>
      </w:pPr>
    </w:p>
    <w:p w14:paraId="0A0D670F" w14:textId="77777777" w:rsidR="00FC3CA2" w:rsidRDefault="00FC3CA2" w:rsidP="003E0373">
      <w:pPr>
        <w:autoSpaceDE w:val="0"/>
        <w:autoSpaceDN w:val="0"/>
        <w:adjustRightInd w:val="0"/>
        <w:spacing w:after="0" w:line="240" w:lineRule="auto"/>
        <w:rPr>
          <w:rFonts w:ascii="Calibri" w:hAnsi="Calibri" w:cs="Calibri"/>
          <w:b/>
          <w:bCs/>
          <w:color w:val="000000"/>
          <w:sz w:val="24"/>
          <w:szCs w:val="24"/>
        </w:rPr>
      </w:pPr>
    </w:p>
    <w:p w14:paraId="3F376CB0" w14:textId="77777777" w:rsidR="00FC3CA2" w:rsidRDefault="00FC3CA2" w:rsidP="003E0373">
      <w:pPr>
        <w:autoSpaceDE w:val="0"/>
        <w:autoSpaceDN w:val="0"/>
        <w:adjustRightInd w:val="0"/>
        <w:spacing w:after="0" w:line="240" w:lineRule="auto"/>
        <w:rPr>
          <w:rFonts w:ascii="Calibri" w:hAnsi="Calibri" w:cs="Calibri"/>
          <w:b/>
          <w:bCs/>
          <w:color w:val="000000"/>
          <w:sz w:val="24"/>
          <w:szCs w:val="24"/>
        </w:rPr>
      </w:pPr>
    </w:p>
    <w:p w14:paraId="50F98AED" w14:textId="77777777" w:rsidR="007D54B5" w:rsidRDefault="00FC3CA2" w:rsidP="006C6A04">
      <w:pPr>
        <w:autoSpaceDE w:val="0"/>
        <w:autoSpaceDN w:val="0"/>
        <w:adjustRightInd w:val="0"/>
        <w:spacing w:after="0" w:line="240" w:lineRule="auto"/>
        <w:jc w:val="center"/>
        <w:rPr>
          <w:rFonts w:ascii="Calibri" w:hAnsi="Calibri" w:cs="Calibri"/>
          <w:b/>
          <w:bCs/>
          <w:color w:val="000000"/>
          <w:sz w:val="24"/>
          <w:szCs w:val="24"/>
        </w:rPr>
      </w:pPr>
      <w:r w:rsidRPr="00FC3CA2">
        <w:rPr>
          <w:rFonts w:ascii="Calibri" w:hAnsi="Calibri" w:cs="Calibri"/>
          <w:b/>
          <w:bCs/>
          <w:color w:val="000000"/>
          <w:sz w:val="24"/>
          <w:szCs w:val="24"/>
        </w:rPr>
        <w:t>DOCUMENTOS QUE RESPALDAN LA EJECUCIÓN DE LOS PRODUCTOS ESTABLECIDOS EN EL ESTATUTO ORGÁNICO</w:t>
      </w:r>
    </w:p>
    <w:p w14:paraId="0B58835E" w14:textId="77777777" w:rsidR="007D54B5" w:rsidRDefault="007D54B5" w:rsidP="003E0373">
      <w:pPr>
        <w:autoSpaceDE w:val="0"/>
        <w:autoSpaceDN w:val="0"/>
        <w:adjustRightInd w:val="0"/>
        <w:spacing w:after="0" w:line="240" w:lineRule="auto"/>
        <w:rPr>
          <w:rFonts w:ascii="Calibri" w:hAnsi="Calibri" w:cs="Calibri"/>
          <w:b/>
          <w:bCs/>
          <w:color w:val="000000"/>
          <w:sz w:val="24"/>
          <w:szCs w:val="24"/>
        </w:rPr>
      </w:pPr>
    </w:p>
    <w:tbl>
      <w:tblPr>
        <w:tblW w:w="5000" w:type="pct"/>
        <w:tblCellMar>
          <w:left w:w="70" w:type="dxa"/>
          <w:right w:w="70" w:type="dxa"/>
        </w:tblCellMar>
        <w:tblLook w:val="04A0" w:firstRow="1" w:lastRow="0" w:firstColumn="1" w:lastColumn="0" w:noHBand="0" w:noVBand="1"/>
      </w:tblPr>
      <w:tblGrid>
        <w:gridCol w:w="1312"/>
        <w:gridCol w:w="1439"/>
        <w:gridCol w:w="1440"/>
        <w:gridCol w:w="1752"/>
        <w:gridCol w:w="1322"/>
        <w:gridCol w:w="1196"/>
        <w:gridCol w:w="1522"/>
        <w:gridCol w:w="1193"/>
        <w:gridCol w:w="1322"/>
        <w:gridCol w:w="1212"/>
      </w:tblGrid>
      <w:tr w:rsidR="007D54B5" w:rsidRPr="00E90FF1" w14:paraId="1D4AC06D" w14:textId="77777777" w:rsidTr="007D54B5">
        <w:trPr>
          <w:trHeight w:val="825"/>
        </w:trPr>
        <w:tc>
          <w:tcPr>
            <w:tcW w:w="479"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0537CDE"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PROCESOS</w:t>
            </w:r>
          </w:p>
        </w:tc>
        <w:tc>
          <w:tcPr>
            <w:tcW w:w="1050" w:type="pct"/>
            <w:gridSpan w:val="2"/>
            <w:tcBorders>
              <w:top w:val="single" w:sz="4" w:space="0" w:color="auto"/>
              <w:left w:val="nil"/>
              <w:bottom w:val="single" w:sz="4" w:space="0" w:color="auto"/>
              <w:right w:val="single" w:sz="4" w:space="0" w:color="auto"/>
            </w:tcBorders>
            <w:shd w:val="clear" w:color="000000" w:fill="F2F2F2"/>
            <w:vAlign w:val="center"/>
            <w:hideMark/>
          </w:tcPr>
          <w:p w14:paraId="6DEA1129"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ESTATUTO ORGÁNICO</w:t>
            </w:r>
          </w:p>
        </w:tc>
        <w:tc>
          <w:tcPr>
            <w:tcW w:w="639" w:type="pct"/>
            <w:tcBorders>
              <w:top w:val="single" w:sz="4" w:space="0" w:color="auto"/>
              <w:left w:val="nil"/>
              <w:bottom w:val="single" w:sz="4" w:space="0" w:color="auto"/>
              <w:right w:val="single" w:sz="4" w:space="0" w:color="auto"/>
            </w:tcBorders>
            <w:shd w:val="clear" w:color="000000" w:fill="F2F2F2"/>
            <w:vAlign w:val="center"/>
            <w:hideMark/>
          </w:tcPr>
          <w:p w14:paraId="47A13ACB"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 </w:t>
            </w:r>
          </w:p>
        </w:tc>
        <w:tc>
          <w:tcPr>
            <w:tcW w:w="918" w:type="pct"/>
            <w:gridSpan w:val="2"/>
            <w:tcBorders>
              <w:top w:val="single" w:sz="4" w:space="0" w:color="auto"/>
              <w:left w:val="nil"/>
              <w:bottom w:val="single" w:sz="4" w:space="0" w:color="auto"/>
              <w:right w:val="single" w:sz="4" w:space="0" w:color="auto"/>
            </w:tcBorders>
            <w:shd w:val="clear" w:color="000000" w:fill="F2F2F2"/>
            <w:vAlign w:val="center"/>
            <w:hideMark/>
          </w:tcPr>
          <w:p w14:paraId="0F5962FA"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ARGUMENTO DE LA ENTIDAD</w:t>
            </w:r>
          </w:p>
        </w:tc>
        <w:tc>
          <w:tcPr>
            <w:tcW w:w="555" w:type="pct"/>
            <w:tcBorders>
              <w:top w:val="single" w:sz="4" w:space="0" w:color="auto"/>
              <w:left w:val="nil"/>
              <w:bottom w:val="single" w:sz="4" w:space="0" w:color="auto"/>
              <w:right w:val="single" w:sz="4" w:space="0" w:color="auto"/>
            </w:tcBorders>
            <w:shd w:val="clear" w:color="000000" w:fill="F2F2F2"/>
            <w:vAlign w:val="center"/>
            <w:hideMark/>
          </w:tcPr>
          <w:p w14:paraId="7336D381"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FORMATO DE METAS POR UNIDAD</w:t>
            </w:r>
          </w:p>
        </w:tc>
        <w:tc>
          <w:tcPr>
            <w:tcW w:w="1359" w:type="pct"/>
            <w:gridSpan w:val="3"/>
            <w:tcBorders>
              <w:top w:val="single" w:sz="4" w:space="0" w:color="auto"/>
              <w:left w:val="nil"/>
              <w:bottom w:val="single" w:sz="4" w:space="0" w:color="auto"/>
              <w:right w:val="single" w:sz="4" w:space="0" w:color="auto"/>
            </w:tcBorders>
            <w:shd w:val="clear" w:color="000000" w:fill="F2F2F2"/>
            <w:vAlign w:val="center"/>
            <w:hideMark/>
          </w:tcPr>
          <w:p w14:paraId="195CEF08"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VERIFICACIÓN REALIZADA POR EL MDT CON LA DOCUMENTACIÓN DE RESPALDO RESPECTIVA</w:t>
            </w:r>
          </w:p>
        </w:tc>
      </w:tr>
      <w:tr w:rsidR="007D54B5" w:rsidRPr="00E90FF1" w14:paraId="26F32057" w14:textId="77777777" w:rsidTr="007D54B5">
        <w:trPr>
          <w:trHeight w:val="1395"/>
        </w:trPr>
        <w:tc>
          <w:tcPr>
            <w:tcW w:w="479" w:type="pct"/>
            <w:vMerge/>
            <w:tcBorders>
              <w:top w:val="single" w:sz="4" w:space="0" w:color="auto"/>
              <w:left w:val="single" w:sz="4" w:space="0" w:color="auto"/>
              <w:bottom w:val="single" w:sz="4" w:space="0" w:color="auto"/>
              <w:right w:val="single" w:sz="4" w:space="0" w:color="auto"/>
            </w:tcBorders>
            <w:vAlign w:val="center"/>
            <w:hideMark/>
          </w:tcPr>
          <w:p w14:paraId="57C4EA1E" w14:textId="77777777" w:rsidR="007D54B5" w:rsidRPr="007D54B5" w:rsidRDefault="007D54B5" w:rsidP="007D54B5">
            <w:pPr>
              <w:spacing w:after="0" w:line="240" w:lineRule="auto"/>
              <w:rPr>
                <w:rFonts w:eastAsia="Times New Roman" w:cstheme="minorHAnsi"/>
                <w:b/>
                <w:bCs/>
                <w:color w:val="000000"/>
                <w:sz w:val="12"/>
                <w:szCs w:val="12"/>
                <w:lang w:eastAsia="es-EC"/>
              </w:rPr>
            </w:pPr>
          </w:p>
        </w:tc>
        <w:tc>
          <w:tcPr>
            <w:tcW w:w="525" w:type="pct"/>
            <w:tcBorders>
              <w:top w:val="nil"/>
              <w:left w:val="nil"/>
              <w:bottom w:val="single" w:sz="4" w:space="0" w:color="auto"/>
              <w:right w:val="single" w:sz="4" w:space="0" w:color="auto"/>
            </w:tcBorders>
            <w:shd w:val="clear" w:color="000000" w:fill="F2F2F2"/>
            <w:vAlign w:val="center"/>
            <w:hideMark/>
          </w:tcPr>
          <w:p w14:paraId="3856568B"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UNIDAD ADMINISTRATIVA</w:t>
            </w:r>
          </w:p>
        </w:tc>
        <w:tc>
          <w:tcPr>
            <w:tcW w:w="525" w:type="pct"/>
            <w:tcBorders>
              <w:top w:val="nil"/>
              <w:left w:val="nil"/>
              <w:bottom w:val="single" w:sz="4" w:space="0" w:color="auto"/>
              <w:right w:val="single" w:sz="4" w:space="0" w:color="auto"/>
            </w:tcBorders>
            <w:shd w:val="clear" w:color="000000" w:fill="F2F2F2"/>
            <w:vAlign w:val="center"/>
            <w:hideMark/>
          </w:tcPr>
          <w:p w14:paraId="6342DD93"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 xml:space="preserve">UNIDAD ADMINISTRATIVA INTERNA </w:t>
            </w:r>
          </w:p>
        </w:tc>
        <w:tc>
          <w:tcPr>
            <w:tcW w:w="639" w:type="pct"/>
            <w:tcBorders>
              <w:top w:val="nil"/>
              <w:left w:val="nil"/>
              <w:bottom w:val="single" w:sz="4" w:space="0" w:color="auto"/>
              <w:right w:val="single" w:sz="4" w:space="0" w:color="auto"/>
            </w:tcBorders>
            <w:shd w:val="clear" w:color="000000" w:fill="F2F2F2"/>
            <w:vAlign w:val="center"/>
            <w:hideMark/>
          </w:tcPr>
          <w:p w14:paraId="173B2A65"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PRODUCTOS Y/O SERVICIOS</w:t>
            </w:r>
          </w:p>
        </w:tc>
        <w:tc>
          <w:tcPr>
            <w:tcW w:w="482" w:type="pct"/>
            <w:tcBorders>
              <w:top w:val="nil"/>
              <w:left w:val="nil"/>
              <w:bottom w:val="single" w:sz="4" w:space="0" w:color="auto"/>
              <w:right w:val="single" w:sz="4" w:space="0" w:color="auto"/>
            </w:tcBorders>
            <w:shd w:val="clear" w:color="000000" w:fill="F2F2F2"/>
            <w:vAlign w:val="center"/>
            <w:hideMark/>
          </w:tcPr>
          <w:p w14:paraId="53D61DF0"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 xml:space="preserve">CUMPLIMIENTO </w:t>
            </w:r>
            <w:r w:rsidRPr="007D54B5">
              <w:rPr>
                <w:rFonts w:eastAsia="Times New Roman" w:cstheme="minorHAnsi"/>
                <w:b/>
                <w:bCs/>
                <w:color w:val="000000"/>
                <w:sz w:val="12"/>
                <w:szCs w:val="12"/>
                <w:lang w:eastAsia="es-EC"/>
              </w:rPr>
              <w:br/>
              <w:t>SI/NO</w:t>
            </w:r>
          </w:p>
        </w:tc>
        <w:tc>
          <w:tcPr>
            <w:tcW w:w="435" w:type="pct"/>
            <w:tcBorders>
              <w:top w:val="nil"/>
              <w:left w:val="nil"/>
              <w:bottom w:val="single" w:sz="4" w:space="0" w:color="auto"/>
              <w:right w:val="single" w:sz="4" w:space="0" w:color="auto"/>
            </w:tcBorders>
            <w:shd w:val="clear" w:color="000000" w:fill="F2F2F2"/>
            <w:vAlign w:val="center"/>
            <w:hideMark/>
          </w:tcPr>
          <w:p w14:paraId="58475155"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NOMBRE DEL EVIDENCIABLE</w:t>
            </w:r>
          </w:p>
        </w:tc>
        <w:tc>
          <w:tcPr>
            <w:tcW w:w="555" w:type="pct"/>
            <w:tcBorders>
              <w:top w:val="nil"/>
              <w:left w:val="nil"/>
              <w:bottom w:val="single" w:sz="4" w:space="0" w:color="auto"/>
              <w:right w:val="single" w:sz="4" w:space="0" w:color="auto"/>
            </w:tcBorders>
            <w:shd w:val="clear" w:color="000000" w:fill="F2F2F2"/>
            <w:vAlign w:val="center"/>
            <w:hideMark/>
          </w:tcPr>
          <w:p w14:paraId="43081F37"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ESTABLECER SI EXISTEN PRODUCTOS ADICIONALES O DIFERENTES A LOS ESTABLECIDOS EN EL ESTATUTO</w:t>
            </w:r>
          </w:p>
        </w:tc>
        <w:tc>
          <w:tcPr>
            <w:tcW w:w="435" w:type="pct"/>
            <w:tcBorders>
              <w:top w:val="nil"/>
              <w:left w:val="nil"/>
              <w:bottom w:val="single" w:sz="4" w:space="0" w:color="auto"/>
              <w:right w:val="single" w:sz="4" w:space="0" w:color="auto"/>
            </w:tcBorders>
            <w:shd w:val="clear" w:color="000000" w:fill="F2F2F2"/>
            <w:vAlign w:val="center"/>
            <w:hideMark/>
          </w:tcPr>
          <w:p w14:paraId="29A26C0E"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NOMBRE DEL EVIDENCIABLE</w:t>
            </w:r>
          </w:p>
        </w:tc>
        <w:tc>
          <w:tcPr>
            <w:tcW w:w="482" w:type="pct"/>
            <w:tcBorders>
              <w:top w:val="nil"/>
              <w:left w:val="nil"/>
              <w:bottom w:val="single" w:sz="4" w:space="0" w:color="auto"/>
              <w:right w:val="single" w:sz="4" w:space="0" w:color="auto"/>
            </w:tcBorders>
            <w:shd w:val="clear" w:color="000000" w:fill="F2F2F2"/>
            <w:vAlign w:val="center"/>
            <w:hideMark/>
          </w:tcPr>
          <w:p w14:paraId="57181E37"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 xml:space="preserve">CUMPLIMIENTO </w:t>
            </w:r>
            <w:r w:rsidRPr="007D54B5">
              <w:rPr>
                <w:rFonts w:eastAsia="Times New Roman" w:cstheme="minorHAnsi"/>
                <w:b/>
                <w:bCs/>
                <w:color w:val="000000"/>
                <w:sz w:val="12"/>
                <w:szCs w:val="12"/>
                <w:lang w:eastAsia="es-EC"/>
              </w:rPr>
              <w:br/>
              <w:t>SI/NO</w:t>
            </w:r>
          </w:p>
        </w:tc>
        <w:tc>
          <w:tcPr>
            <w:tcW w:w="441" w:type="pct"/>
            <w:tcBorders>
              <w:top w:val="nil"/>
              <w:left w:val="nil"/>
              <w:bottom w:val="nil"/>
              <w:right w:val="single" w:sz="4" w:space="0" w:color="auto"/>
            </w:tcBorders>
            <w:shd w:val="clear" w:color="000000" w:fill="F2F2F2"/>
            <w:vAlign w:val="center"/>
            <w:hideMark/>
          </w:tcPr>
          <w:p w14:paraId="534C089C" w14:textId="77777777" w:rsidR="007D54B5" w:rsidRPr="007D54B5" w:rsidRDefault="007D54B5" w:rsidP="007D54B5">
            <w:pPr>
              <w:spacing w:after="0" w:line="240" w:lineRule="auto"/>
              <w:jc w:val="center"/>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OBSERVACIÓN DEL MDT</w:t>
            </w:r>
          </w:p>
        </w:tc>
      </w:tr>
      <w:tr w:rsidR="007D54B5" w:rsidRPr="00E90FF1" w14:paraId="2602E316" w14:textId="77777777" w:rsidTr="007D54B5">
        <w:trPr>
          <w:trHeight w:val="3120"/>
        </w:trPr>
        <w:tc>
          <w:tcPr>
            <w:tcW w:w="479" w:type="pct"/>
            <w:vMerge w:val="restart"/>
            <w:tcBorders>
              <w:top w:val="nil"/>
              <w:left w:val="single" w:sz="4" w:space="0" w:color="auto"/>
              <w:bottom w:val="single" w:sz="4" w:space="0" w:color="auto"/>
              <w:right w:val="single" w:sz="4" w:space="0" w:color="auto"/>
            </w:tcBorders>
            <w:shd w:val="clear" w:color="000000" w:fill="auto"/>
            <w:vAlign w:val="center"/>
            <w:hideMark/>
          </w:tcPr>
          <w:p w14:paraId="582C710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ASESORIA</w:t>
            </w:r>
          </w:p>
        </w:tc>
        <w:tc>
          <w:tcPr>
            <w:tcW w:w="525" w:type="pct"/>
            <w:vMerge w:val="restart"/>
            <w:tcBorders>
              <w:top w:val="nil"/>
              <w:left w:val="nil"/>
              <w:bottom w:val="single" w:sz="4" w:space="0" w:color="auto"/>
              <w:right w:val="single" w:sz="4" w:space="0" w:color="auto"/>
            </w:tcBorders>
            <w:shd w:val="clear" w:color="000000" w:fill="auto"/>
            <w:vAlign w:val="center"/>
            <w:hideMark/>
          </w:tcPr>
          <w:p w14:paraId="3BF85DE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Gestión Zonal de Planificación y Procesos </w:t>
            </w:r>
            <w:proofErr w:type="spellStart"/>
            <w:r w:rsidRPr="007D54B5">
              <w:rPr>
                <w:rFonts w:eastAsia="Times New Roman" w:cstheme="minorHAnsi"/>
                <w:color w:val="000000"/>
                <w:sz w:val="12"/>
                <w:szCs w:val="12"/>
                <w:lang w:eastAsia="es-EC"/>
              </w:rPr>
              <w:t>Estrategicos</w:t>
            </w:r>
            <w:proofErr w:type="spellEnd"/>
            <w:r w:rsidRPr="007D54B5">
              <w:rPr>
                <w:rFonts w:eastAsia="Times New Roman" w:cstheme="minorHAnsi"/>
                <w:color w:val="000000"/>
                <w:sz w:val="12"/>
                <w:szCs w:val="12"/>
                <w:lang w:eastAsia="es-EC"/>
              </w:rPr>
              <w:t xml:space="preserve"> </w:t>
            </w:r>
          </w:p>
        </w:tc>
        <w:tc>
          <w:tcPr>
            <w:tcW w:w="5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2372A4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Gestión Zonal de Planificación y Procesos </w:t>
            </w:r>
            <w:proofErr w:type="spellStart"/>
            <w:r w:rsidRPr="007D54B5">
              <w:rPr>
                <w:rFonts w:eastAsia="Times New Roman" w:cstheme="minorHAnsi"/>
                <w:color w:val="000000"/>
                <w:sz w:val="12"/>
                <w:szCs w:val="12"/>
                <w:lang w:eastAsia="es-EC"/>
              </w:rPr>
              <w:t>Estrategicos</w:t>
            </w:r>
            <w:proofErr w:type="spellEnd"/>
            <w:r w:rsidRPr="007D54B5">
              <w:rPr>
                <w:rFonts w:eastAsia="Times New Roman" w:cstheme="minorHAnsi"/>
                <w:color w:val="000000"/>
                <w:sz w:val="12"/>
                <w:szCs w:val="12"/>
                <w:lang w:eastAsia="es-EC"/>
              </w:rPr>
              <w:t xml:space="preserve"> </w:t>
            </w:r>
          </w:p>
        </w:tc>
        <w:tc>
          <w:tcPr>
            <w:tcW w:w="639" w:type="pct"/>
            <w:tcBorders>
              <w:top w:val="nil"/>
              <w:left w:val="nil"/>
              <w:bottom w:val="single" w:sz="4" w:space="0" w:color="auto"/>
              <w:right w:val="single" w:sz="4" w:space="0" w:color="auto"/>
            </w:tcBorders>
            <w:shd w:val="clear" w:color="000000" w:fill="F2F2F2"/>
            <w:vAlign w:val="center"/>
            <w:hideMark/>
          </w:tcPr>
          <w:p w14:paraId="595DCAF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ZONALES DE IMPLEMENTACION Y SEGUIMIENTO DE POLITICAS, NORMAS, ESTANDARES, PROCEDIMIENTOS, PLANES, PROGRAMAS, PROYECTOS Y/O HERRAMIENTAS REFERENTES A LA PLANIFICACIÓN DE GASTO PERMANENTE E INVERSION, GOBIERNO POR RESULTADOS, GESTION DE CALIDAD, PROCESOS Y SERVICIOS EN EL AMBITO DE SUS COMPETENCIAS.</w:t>
            </w:r>
          </w:p>
        </w:tc>
        <w:tc>
          <w:tcPr>
            <w:tcW w:w="482" w:type="pct"/>
            <w:tcBorders>
              <w:top w:val="nil"/>
              <w:left w:val="nil"/>
              <w:bottom w:val="single" w:sz="4" w:space="0" w:color="auto"/>
              <w:right w:val="single" w:sz="4" w:space="0" w:color="auto"/>
            </w:tcBorders>
            <w:shd w:val="clear" w:color="000000" w:fill="F2F2F2"/>
            <w:vAlign w:val="center"/>
            <w:hideMark/>
          </w:tcPr>
          <w:p w14:paraId="7E3F87F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6651128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4F41D86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2C16F8A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84ECCD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val="restart"/>
            <w:tcBorders>
              <w:top w:val="single" w:sz="4" w:space="0" w:color="auto"/>
              <w:left w:val="single" w:sz="4" w:space="0" w:color="auto"/>
              <w:bottom w:val="single" w:sz="4" w:space="0" w:color="auto"/>
              <w:right w:val="single" w:sz="4" w:space="0" w:color="auto"/>
            </w:tcBorders>
            <w:shd w:val="clear" w:color="000000" w:fill="auto"/>
            <w:vAlign w:val="center"/>
            <w:hideMark/>
          </w:tcPr>
          <w:p w14:paraId="5215B663"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xml:space="preserve">Los productos que constan en la matriz  metas de la unidad de la Coordinación Zonal de Salud no son igual a los productos que constan en el Estatuto </w:t>
            </w:r>
            <w:proofErr w:type="spellStart"/>
            <w:r w:rsidRPr="007D54B5">
              <w:rPr>
                <w:rFonts w:eastAsia="Times New Roman" w:cstheme="minorHAnsi"/>
                <w:b/>
                <w:bCs/>
                <w:sz w:val="12"/>
                <w:szCs w:val="12"/>
                <w:lang w:eastAsia="es-EC"/>
              </w:rPr>
              <w:t>Organico</w:t>
            </w:r>
            <w:proofErr w:type="spellEnd"/>
            <w:r w:rsidRPr="007D54B5">
              <w:rPr>
                <w:rFonts w:eastAsia="Times New Roman" w:cstheme="minorHAnsi"/>
                <w:b/>
                <w:bCs/>
                <w:sz w:val="12"/>
                <w:szCs w:val="12"/>
                <w:lang w:eastAsia="es-EC"/>
              </w:rPr>
              <w:t xml:space="preserve"> por procesos de la Coordinación Zonal AÑO 2022</w:t>
            </w:r>
          </w:p>
        </w:tc>
      </w:tr>
      <w:tr w:rsidR="007D54B5" w:rsidRPr="00E90FF1" w14:paraId="3B605AB1" w14:textId="77777777" w:rsidTr="007D54B5">
        <w:trPr>
          <w:trHeight w:val="675"/>
        </w:trPr>
        <w:tc>
          <w:tcPr>
            <w:tcW w:w="479" w:type="pct"/>
            <w:vMerge/>
            <w:tcBorders>
              <w:top w:val="nil"/>
              <w:left w:val="single" w:sz="4" w:space="0" w:color="auto"/>
              <w:bottom w:val="single" w:sz="4" w:space="0" w:color="auto"/>
              <w:right w:val="single" w:sz="4" w:space="0" w:color="auto"/>
            </w:tcBorders>
            <w:vAlign w:val="center"/>
            <w:hideMark/>
          </w:tcPr>
          <w:p w14:paraId="57CE84C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8C8B29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36772A3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49B22A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MICROPLANIFICACION DE LOS SERVICIOS DE SALUD.</w:t>
            </w:r>
          </w:p>
        </w:tc>
        <w:tc>
          <w:tcPr>
            <w:tcW w:w="482" w:type="pct"/>
            <w:tcBorders>
              <w:top w:val="nil"/>
              <w:left w:val="nil"/>
              <w:bottom w:val="single" w:sz="4" w:space="0" w:color="auto"/>
              <w:right w:val="single" w:sz="4" w:space="0" w:color="auto"/>
            </w:tcBorders>
            <w:shd w:val="clear" w:color="000000" w:fill="F2F2F2"/>
            <w:vAlign w:val="center"/>
            <w:hideMark/>
          </w:tcPr>
          <w:p w14:paraId="1E8DFE2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single" w:sz="4" w:space="0" w:color="auto"/>
            </w:tcBorders>
            <w:shd w:val="clear" w:color="000000" w:fill="F2F2F2"/>
            <w:vAlign w:val="center"/>
            <w:hideMark/>
          </w:tcPr>
          <w:p w14:paraId="485BAD3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nil"/>
              <w:bottom w:val="single" w:sz="4" w:space="0" w:color="auto"/>
              <w:right w:val="single" w:sz="4" w:space="0" w:color="auto"/>
            </w:tcBorders>
            <w:shd w:val="clear" w:color="000000" w:fill="auto"/>
            <w:vAlign w:val="center"/>
            <w:hideMark/>
          </w:tcPr>
          <w:p w14:paraId="0011777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YYY</w:t>
            </w:r>
          </w:p>
        </w:tc>
        <w:tc>
          <w:tcPr>
            <w:tcW w:w="435" w:type="pct"/>
            <w:tcBorders>
              <w:top w:val="nil"/>
              <w:left w:val="nil"/>
              <w:bottom w:val="single" w:sz="4" w:space="0" w:color="auto"/>
              <w:right w:val="single" w:sz="4" w:space="0" w:color="auto"/>
            </w:tcBorders>
            <w:shd w:val="clear" w:color="000000" w:fill="auto"/>
            <w:vAlign w:val="center"/>
            <w:hideMark/>
          </w:tcPr>
          <w:p w14:paraId="3920F19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82" w:type="pct"/>
            <w:tcBorders>
              <w:top w:val="nil"/>
              <w:left w:val="nil"/>
              <w:bottom w:val="single" w:sz="4" w:space="0" w:color="auto"/>
              <w:right w:val="single" w:sz="4" w:space="0" w:color="auto"/>
            </w:tcBorders>
            <w:shd w:val="clear" w:color="000000" w:fill="auto"/>
            <w:noWrap/>
            <w:vAlign w:val="bottom"/>
            <w:hideMark/>
          </w:tcPr>
          <w:p w14:paraId="3FDFF94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YY</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E6B09B7"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35F854B"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7A840E6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729073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3C06B09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7B20C2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PROFORMA ZONAL ANUAL.</w:t>
            </w:r>
          </w:p>
        </w:tc>
        <w:tc>
          <w:tcPr>
            <w:tcW w:w="482" w:type="pct"/>
            <w:tcBorders>
              <w:top w:val="nil"/>
              <w:left w:val="nil"/>
              <w:bottom w:val="single" w:sz="4" w:space="0" w:color="auto"/>
              <w:right w:val="single" w:sz="4" w:space="0" w:color="auto"/>
            </w:tcBorders>
            <w:shd w:val="clear" w:color="000000" w:fill="F2F2F2"/>
            <w:vAlign w:val="center"/>
            <w:hideMark/>
          </w:tcPr>
          <w:p w14:paraId="348989A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1B721F0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041C860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554F003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2C7AB2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0FEA07C"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64DC44F" w14:textId="77777777" w:rsidTr="007D54B5">
        <w:trPr>
          <w:trHeight w:val="780"/>
        </w:trPr>
        <w:tc>
          <w:tcPr>
            <w:tcW w:w="479" w:type="pct"/>
            <w:vMerge/>
            <w:tcBorders>
              <w:top w:val="nil"/>
              <w:left w:val="single" w:sz="4" w:space="0" w:color="auto"/>
              <w:bottom w:val="single" w:sz="4" w:space="0" w:color="auto"/>
              <w:right w:val="single" w:sz="4" w:space="0" w:color="auto"/>
            </w:tcBorders>
            <w:vAlign w:val="center"/>
            <w:hideMark/>
          </w:tcPr>
          <w:p w14:paraId="12897CB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F81621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619D441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9499BC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OPERATIVO ANUAL CONSOLIDADO ZONAL.</w:t>
            </w:r>
          </w:p>
        </w:tc>
        <w:tc>
          <w:tcPr>
            <w:tcW w:w="482" w:type="pct"/>
            <w:tcBorders>
              <w:top w:val="nil"/>
              <w:left w:val="nil"/>
              <w:bottom w:val="single" w:sz="4" w:space="0" w:color="auto"/>
              <w:right w:val="single" w:sz="4" w:space="0" w:color="auto"/>
            </w:tcBorders>
            <w:shd w:val="clear" w:color="000000" w:fill="F2F2F2"/>
            <w:vAlign w:val="center"/>
            <w:hideMark/>
          </w:tcPr>
          <w:p w14:paraId="47EA7D2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09CF58A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72887CD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792B431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BB8A4B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594BE1A"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806749F" w14:textId="77777777" w:rsidTr="007D54B5">
        <w:trPr>
          <w:trHeight w:val="1185"/>
        </w:trPr>
        <w:tc>
          <w:tcPr>
            <w:tcW w:w="479" w:type="pct"/>
            <w:vMerge/>
            <w:tcBorders>
              <w:top w:val="nil"/>
              <w:left w:val="single" w:sz="4" w:space="0" w:color="auto"/>
              <w:bottom w:val="single" w:sz="4" w:space="0" w:color="auto"/>
              <w:right w:val="single" w:sz="4" w:space="0" w:color="auto"/>
            </w:tcBorders>
            <w:vAlign w:val="center"/>
            <w:hideMark/>
          </w:tcPr>
          <w:p w14:paraId="2070F4E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86EF7B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4420EB4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3DEE386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TECNICOS DE VIABILIDAD DE REFORMAS Y CERTIFICACIONES AL PLAN OPERATIVO ANUAL DE GASTO PERMANENTE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76F6200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5B36B1B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5C4D5E6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1F2A63F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84AB5F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53331B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5FF5E95" w14:textId="77777777" w:rsidTr="007D54B5">
        <w:trPr>
          <w:trHeight w:val="1140"/>
        </w:trPr>
        <w:tc>
          <w:tcPr>
            <w:tcW w:w="479" w:type="pct"/>
            <w:vMerge/>
            <w:tcBorders>
              <w:top w:val="nil"/>
              <w:left w:val="single" w:sz="4" w:space="0" w:color="auto"/>
              <w:bottom w:val="single" w:sz="4" w:space="0" w:color="auto"/>
              <w:right w:val="single" w:sz="4" w:space="0" w:color="auto"/>
            </w:tcBorders>
            <w:vAlign w:val="center"/>
            <w:hideMark/>
          </w:tcPr>
          <w:p w14:paraId="6AB4D45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6442DD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709F1EB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36B3B1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TECNICOS PARA PRIORIZACION DE RECURSOS DE GASTO PERMANENTE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63C7842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7825A3F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5710CFE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3B04337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B37740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96B574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53F9E8A" w14:textId="77777777" w:rsidTr="007D54B5">
        <w:trPr>
          <w:trHeight w:val="1065"/>
        </w:trPr>
        <w:tc>
          <w:tcPr>
            <w:tcW w:w="479" w:type="pct"/>
            <w:vMerge/>
            <w:tcBorders>
              <w:top w:val="nil"/>
              <w:left w:val="single" w:sz="4" w:space="0" w:color="auto"/>
              <w:bottom w:val="single" w:sz="4" w:space="0" w:color="auto"/>
              <w:right w:val="single" w:sz="4" w:space="0" w:color="auto"/>
            </w:tcBorders>
            <w:vAlign w:val="center"/>
            <w:hideMark/>
          </w:tcPr>
          <w:p w14:paraId="60DC71A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4006FA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FC73F2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39CF19A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REPORTES DE CERTIFICACIONES Y MODIFICACIONES DE GASTO PERMANENTE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59171A7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666027E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11E83B8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1540D67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736FF84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993C6D5"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EDE769E" w14:textId="77777777" w:rsidTr="007D54B5">
        <w:trPr>
          <w:trHeight w:val="1155"/>
        </w:trPr>
        <w:tc>
          <w:tcPr>
            <w:tcW w:w="479" w:type="pct"/>
            <w:vMerge/>
            <w:tcBorders>
              <w:top w:val="nil"/>
              <w:left w:val="single" w:sz="4" w:space="0" w:color="auto"/>
              <w:bottom w:val="single" w:sz="4" w:space="0" w:color="auto"/>
              <w:right w:val="single" w:sz="4" w:space="0" w:color="auto"/>
            </w:tcBorders>
            <w:vAlign w:val="center"/>
            <w:hideMark/>
          </w:tcPr>
          <w:p w14:paraId="14B1E0B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706720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D5103B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FFF00"/>
            <w:vAlign w:val="center"/>
            <w:hideMark/>
          </w:tcPr>
          <w:p w14:paraId="4808F59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ANUAL Y PLURIANUAL DE INVERSIONES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1AC1DDA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1A61DE1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3791BA3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ANUAL Y PLURIANUAL DE INVERSIONES DE LA ZONA</w:t>
            </w:r>
          </w:p>
        </w:tc>
        <w:tc>
          <w:tcPr>
            <w:tcW w:w="435" w:type="pct"/>
            <w:tcBorders>
              <w:top w:val="nil"/>
              <w:left w:val="nil"/>
              <w:bottom w:val="single" w:sz="4" w:space="0" w:color="auto"/>
              <w:right w:val="single" w:sz="4" w:space="0" w:color="auto"/>
            </w:tcBorders>
            <w:shd w:val="clear" w:color="000000" w:fill="auto"/>
            <w:vAlign w:val="center"/>
            <w:hideMark/>
          </w:tcPr>
          <w:p w14:paraId="6CA1FA7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D11A3C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8C5FF4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5B867ED" w14:textId="77777777" w:rsidTr="007D54B5">
        <w:trPr>
          <w:trHeight w:val="930"/>
        </w:trPr>
        <w:tc>
          <w:tcPr>
            <w:tcW w:w="479" w:type="pct"/>
            <w:vMerge/>
            <w:tcBorders>
              <w:top w:val="nil"/>
              <w:left w:val="single" w:sz="4" w:space="0" w:color="auto"/>
              <w:bottom w:val="single" w:sz="4" w:space="0" w:color="auto"/>
              <w:right w:val="single" w:sz="4" w:space="0" w:color="auto"/>
            </w:tcBorders>
            <w:vAlign w:val="center"/>
            <w:hideMark/>
          </w:tcPr>
          <w:p w14:paraId="67797DF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AE23C3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42D729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FFF00"/>
            <w:vAlign w:val="center"/>
            <w:hideMark/>
          </w:tcPr>
          <w:p w14:paraId="2E90AA9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ANUAL Y PLURIANUAL DE LA POLITICA PUBLICA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7EED707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single" w:sz="4" w:space="0" w:color="auto"/>
            </w:tcBorders>
            <w:shd w:val="clear" w:color="000000" w:fill="F2F2F2"/>
            <w:vAlign w:val="center"/>
            <w:hideMark/>
          </w:tcPr>
          <w:p w14:paraId="760090F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nil"/>
              <w:bottom w:val="single" w:sz="4" w:space="0" w:color="auto"/>
              <w:right w:val="single" w:sz="4" w:space="0" w:color="auto"/>
            </w:tcBorders>
            <w:shd w:val="clear" w:color="000000" w:fill="auto"/>
            <w:vAlign w:val="center"/>
            <w:hideMark/>
          </w:tcPr>
          <w:p w14:paraId="0EC6712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ANUAL Y PLURIANUAL DE LA POLITICA PUBLICA DE LA ZONA</w:t>
            </w:r>
          </w:p>
        </w:tc>
        <w:tc>
          <w:tcPr>
            <w:tcW w:w="435" w:type="pct"/>
            <w:tcBorders>
              <w:top w:val="nil"/>
              <w:left w:val="nil"/>
              <w:bottom w:val="single" w:sz="4" w:space="0" w:color="auto"/>
              <w:right w:val="single" w:sz="4" w:space="0" w:color="auto"/>
            </w:tcBorders>
            <w:shd w:val="clear" w:color="000000" w:fill="auto"/>
            <w:vAlign w:val="center"/>
            <w:hideMark/>
          </w:tcPr>
          <w:p w14:paraId="6DEFD72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51D17C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825303C"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873F504" w14:textId="77777777" w:rsidTr="007D54B5">
        <w:trPr>
          <w:trHeight w:val="1080"/>
        </w:trPr>
        <w:tc>
          <w:tcPr>
            <w:tcW w:w="479" w:type="pct"/>
            <w:vMerge/>
            <w:tcBorders>
              <w:top w:val="nil"/>
              <w:left w:val="single" w:sz="4" w:space="0" w:color="auto"/>
              <w:bottom w:val="single" w:sz="4" w:space="0" w:color="auto"/>
              <w:right w:val="single" w:sz="4" w:space="0" w:color="auto"/>
            </w:tcBorders>
            <w:vAlign w:val="center"/>
            <w:hideMark/>
          </w:tcPr>
          <w:p w14:paraId="3E77F22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A9169C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5794E10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58A61B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PROGRAMACION INDICATIVA ANUAL DE SU JURISDICCION (FLUJO DE CAJA).</w:t>
            </w:r>
          </w:p>
        </w:tc>
        <w:tc>
          <w:tcPr>
            <w:tcW w:w="482" w:type="pct"/>
            <w:tcBorders>
              <w:top w:val="nil"/>
              <w:left w:val="nil"/>
              <w:bottom w:val="single" w:sz="4" w:space="0" w:color="auto"/>
              <w:right w:val="single" w:sz="4" w:space="0" w:color="auto"/>
            </w:tcBorders>
            <w:shd w:val="clear" w:color="000000" w:fill="F2F2F2"/>
            <w:vAlign w:val="center"/>
            <w:hideMark/>
          </w:tcPr>
          <w:p w14:paraId="28D2EFC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F45D11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7473BF8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w:t>
            </w:r>
          </w:p>
        </w:tc>
        <w:tc>
          <w:tcPr>
            <w:tcW w:w="435" w:type="pct"/>
            <w:tcBorders>
              <w:top w:val="nil"/>
              <w:left w:val="nil"/>
              <w:bottom w:val="single" w:sz="4" w:space="0" w:color="auto"/>
              <w:right w:val="single" w:sz="4" w:space="0" w:color="auto"/>
            </w:tcBorders>
            <w:shd w:val="clear" w:color="000000" w:fill="auto"/>
            <w:vAlign w:val="center"/>
            <w:hideMark/>
          </w:tcPr>
          <w:p w14:paraId="1787FCF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700052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6D3050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692AB1F" w14:textId="77777777" w:rsidTr="007D54B5">
        <w:trPr>
          <w:trHeight w:val="1335"/>
        </w:trPr>
        <w:tc>
          <w:tcPr>
            <w:tcW w:w="479" w:type="pct"/>
            <w:vMerge/>
            <w:tcBorders>
              <w:top w:val="nil"/>
              <w:left w:val="single" w:sz="4" w:space="0" w:color="auto"/>
              <w:bottom w:val="single" w:sz="4" w:space="0" w:color="auto"/>
              <w:right w:val="single" w:sz="4" w:space="0" w:color="auto"/>
            </w:tcBorders>
            <w:vAlign w:val="center"/>
            <w:hideMark/>
          </w:tcPr>
          <w:p w14:paraId="738B8BB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B7CEA7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23AB29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FFF00"/>
            <w:vAlign w:val="center"/>
            <w:hideMark/>
          </w:tcPr>
          <w:p w14:paraId="70E3086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 FLUJOS, SALDOS Y REFORMAS PRESUPUESTARIAS POR PROGRAMAS Y/O PROYECTOS.</w:t>
            </w:r>
          </w:p>
        </w:tc>
        <w:tc>
          <w:tcPr>
            <w:tcW w:w="482" w:type="pct"/>
            <w:tcBorders>
              <w:top w:val="nil"/>
              <w:left w:val="nil"/>
              <w:bottom w:val="single" w:sz="4" w:space="0" w:color="auto"/>
              <w:right w:val="single" w:sz="4" w:space="0" w:color="auto"/>
            </w:tcBorders>
            <w:shd w:val="clear" w:color="000000" w:fill="F2F2F2"/>
            <w:vAlign w:val="center"/>
            <w:hideMark/>
          </w:tcPr>
          <w:p w14:paraId="50C6295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D2BD06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74E7FB27"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INFORMES DE REFORMAS PRESUPUESTARIAS POR PROGRAMAS Y PROYECTOS EN LA ZONA</w:t>
            </w:r>
          </w:p>
        </w:tc>
        <w:tc>
          <w:tcPr>
            <w:tcW w:w="435" w:type="pct"/>
            <w:tcBorders>
              <w:top w:val="nil"/>
              <w:left w:val="nil"/>
              <w:bottom w:val="single" w:sz="4" w:space="0" w:color="auto"/>
              <w:right w:val="single" w:sz="4" w:space="0" w:color="auto"/>
            </w:tcBorders>
            <w:shd w:val="clear" w:color="000000" w:fill="auto"/>
            <w:vAlign w:val="center"/>
            <w:hideMark/>
          </w:tcPr>
          <w:p w14:paraId="029AF64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DE736C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A2C0A4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0E79B6A" w14:textId="77777777" w:rsidTr="007D54B5">
        <w:trPr>
          <w:trHeight w:val="2160"/>
        </w:trPr>
        <w:tc>
          <w:tcPr>
            <w:tcW w:w="479" w:type="pct"/>
            <w:vMerge/>
            <w:tcBorders>
              <w:top w:val="nil"/>
              <w:left w:val="single" w:sz="4" w:space="0" w:color="auto"/>
              <w:bottom w:val="single" w:sz="4" w:space="0" w:color="auto"/>
              <w:right w:val="single" w:sz="4" w:space="0" w:color="auto"/>
            </w:tcBorders>
            <w:vAlign w:val="center"/>
            <w:hideMark/>
          </w:tcPr>
          <w:p w14:paraId="43BB84A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BDBC91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09BE3E7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26F1D2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ZONALES DE EJECUCION DEL PLAN ESTRATEGICO, PLAN PLURIANUAL Y ANUAL DE INVERSIONES (PAI), PLAN OPERATIVO ANUAL DE GASTO PERMANENTE Y NO PERMANENTE, PROYECTOS DE INVERSION Y GASTO  PERMANENTE, CONVENIOS Y DEMAS INSTRUMENTOS Y COMPROMISOS DE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5BBECE7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2038EE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D8D6446"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44C81A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617EF8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F4C65BC"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09492D2"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7041FB3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E5022C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53543C5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19B809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 IMPLEMENTACION DE LA PLANIFICACION TERRITORIAL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25A1EAE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4FBDF1B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44EEEA19"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C979B2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single" w:sz="4" w:space="0" w:color="auto"/>
            </w:tcBorders>
            <w:shd w:val="clear" w:color="000000" w:fill="auto"/>
            <w:noWrap/>
            <w:vAlign w:val="bottom"/>
            <w:hideMark/>
          </w:tcPr>
          <w:p w14:paraId="7F27C104"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324A9D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D7AE917"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7ED1437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D167A3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225B29D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E609D6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ANUAL DE CUMPLIMIENTO DE PLAN TERRITORIAL DE LOS SERVICIOS DE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7B836E2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7C24CF8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B3ABC2C"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751B223"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82" w:type="pct"/>
            <w:tcBorders>
              <w:top w:val="nil"/>
              <w:left w:val="nil"/>
              <w:bottom w:val="single" w:sz="4" w:space="0" w:color="auto"/>
              <w:right w:val="single" w:sz="4" w:space="0" w:color="auto"/>
            </w:tcBorders>
            <w:shd w:val="clear" w:color="000000" w:fill="auto"/>
            <w:noWrap/>
            <w:vAlign w:val="bottom"/>
            <w:hideMark/>
          </w:tcPr>
          <w:p w14:paraId="642BAD7F"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AABD79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650A666"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5F4CEF6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588DFF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0F03E9C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42B7CB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MICRO PLANIFICACION DE LOS SERVICIOS DE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335C25A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711DB28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B57326D"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7B362E6D"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82" w:type="pct"/>
            <w:tcBorders>
              <w:top w:val="nil"/>
              <w:left w:val="nil"/>
              <w:bottom w:val="single" w:sz="4" w:space="0" w:color="auto"/>
              <w:right w:val="single" w:sz="4" w:space="0" w:color="auto"/>
            </w:tcBorders>
            <w:shd w:val="clear" w:color="000000" w:fill="auto"/>
            <w:noWrap/>
            <w:vAlign w:val="bottom"/>
            <w:hideMark/>
          </w:tcPr>
          <w:p w14:paraId="689FF997"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C37089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E2AAEC9"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1F0C7D5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D30FD6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B75EB8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5D959B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RESULTADOS DE LOS PROCESOS DE SEGUIMIENTO A LA EJECUCION PRESUPUESTARIA, AUTOEVALUACIONES Y AVANCES DE LA PLANIFICACION DE CADA UNO DE LOS PROCESOS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4E5443E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1BE077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4231B840"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8763C6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AF8FEE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D57036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6DDC065"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16800E3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9AD37F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5496B4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3CA56D7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HERRAMIENTA INFORMATICA ESTABLECIDA POR EL ENTE RECTOR PARA EL REPORTE DE INDICADORES DE GESTION DE SU JURISDICCION ACTUALIZADA</w:t>
            </w:r>
          </w:p>
        </w:tc>
        <w:tc>
          <w:tcPr>
            <w:tcW w:w="482" w:type="pct"/>
            <w:tcBorders>
              <w:top w:val="nil"/>
              <w:left w:val="nil"/>
              <w:bottom w:val="single" w:sz="4" w:space="0" w:color="auto"/>
              <w:right w:val="single" w:sz="4" w:space="0" w:color="auto"/>
            </w:tcBorders>
            <w:shd w:val="clear" w:color="000000" w:fill="F2F2F2"/>
            <w:vAlign w:val="center"/>
            <w:hideMark/>
          </w:tcPr>
          <w:p w14:paraId="3166476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BCEF37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0D5F1864"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43766F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C767CE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8A396D1"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13FD6A7" w14:textId="77777777" w:rsidTr="007D54B5">
        <w:trPr>
          <w:trHeight w:val="1005"/>
        </w:trPr>
        <w:tc>
          <w:tcPr>
            <w:tcW w:w="479" w:type="pct"/>
            <w:vMerge/>
            <w:tcBorders>
              <w:top w:val="nil"/>
              <w:left w:val="single" w:sz="4" w:space="0" w:color="auto"/>
              <w:bottom w:val="single" w:sz="4" w:space="0" w:color="auto"/>
              <w:right w:val="single" w:sz="4" w:space="0" w:color="auto"/>
            </w:tcBorders>
            <w:vAlign w:val="center"/>
            <w:hideMark/>
          </w:tcPr>
          <w:p w14:paraId="542AAED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48176C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75B549A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46D7D52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REPORTES ACTUALIZADOS DEL SISTEMA DE SEGUIMIENTO DE PROGRAMAS Y PROYECTOS DE INVERSION.</w:t>
            </w:r>
          </w:p>
        </w:tc>
        <w:tc>
          <w:tcPr>
            <w:tcW w:w="482" w:type="pct"/>
            <w:tcBorders>
              <w:top w:val="nil"/>
              <w:left w:val="nil"/>
              <w:bottom w:val="single" w:sz="4" w:space="0" w:color="auto"/>
              <w:right w:val="single" w:sz="4" w:space="0" w:color="auto"/>
            </w:tcBorders>
            <w:shd w:val="clear" w:color="000000" w:fill="F2F2F2"/>
            <w:vAlign w:val="center"/>
            <w:hideMark/>
          </w:tcPr>
          <w:p w14:paraId="6118FD4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6B96AE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6246FF26"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8B74FD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B7EA85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150C3AFE"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718C7FC"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591A76D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74F174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603E2AC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4BFC28E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PROPUESTAS DE REAJUSTE Y MEJORAMIENTO DE PLANES, PROGRAMAS Y PROYECTOS SOBRE LA BASE DE LOS RESULTADOS DEL SEGUIMIENTO Y EVALUACION.</w:t>
            </w:r>
          </w:p>
        </w:tc>
        <w:tc>
          <w:tcPr>
            <w:tcW w:w="482" w:type="pct"/>
            <w:tcBorders>
              <w:top w:val="nil"/>
              <w:left w:val="nil"/>
              <w:bottom w:val="single" w:sz="4" w:space="0" w:color="auto"/>
              <w:right w:val="single" w:sz="4" w:space="0" w:color="auto"/>
            </w:tcBorders>
            <w:shd w:val="clear" w:color="000000" w:fill="F2F2F2"/>
            <w:vAlign w:val="center"/>
            <w:hideMark/>
          </w:tcPr>
          <w:p w14:paraId="23B8FAA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A73E9D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BDF113C"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7A4F7B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EC1492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81F62AA"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4400342"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4CBCD92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3E469E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6CBF21C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7B80845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CONSOLIDADO SOBRE LA GESTION Y LOS RESULTADOS DE LA PLANIFICACION PARA LOS SISTEMAS DE PLANIFICACION ESTABLECIDOS POR EL ENTE RECTOR,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0C6314B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01D9E9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B5A1453"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9CA653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49A614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1938AC9"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9DF0816"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76C9C45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57DCF8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36902E3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5449AD3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SEGUIMIENTO Y MONITOREO A LA IMPLEMENTACION DE SISTEMAS Y/O MODELOS DE GESTIÓN DE CALIDAD IMPLEMENTADAS POR EL NIVEL CENTRAL.</w:t>
            </w:r>
          </w:p>
        </w:tc>
        <w:tc>
          <w:tcPr>
            <w:tcW w:w="482" w:type="pct"/>
            <w:tcBorders>
              <w:top w:val="nil"/>
              <w:left w:val="nil"/>
              <w:bottom w:val="single" w:sz="4" w:space="0" w:color="auto"/>
              <w:right w:val="single" w:sz="4" w:space="0" w:color="auto"/>
            </w:tcBorders>
            <w:shd w:val="clear" w:color="000000" w:fill="F2F2F2"/>
            <w:vAlign w:val="center"/>
            <w:hideMark/>
          </w:tcPr>
          <w:p w14:paraId="29875B3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48C3425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05D40881"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3256DFA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single" w:sz="4" w:space="0" w:color="auto"/>
            </w:tcBorders>
            <w:shd w:val="clear" w:color="000000" w:fill="auto"/>
            <w:noWrap/>
            <w:vAlign w:val="bottom"/>
            <w:hideMark/>
          </w:tcPr>
          <w:p w14:paraId="49CE081E"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01A3E9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C229BED" w14:textId="77777777" w:rsidTr="007D54B5">
        <w:trPr>
          <w:trHeight w:val="1500"/>
        </w:trPr>
        <w:tc>
          <w:tcPr>
            <w:tcW w:w="479" w:type="pct"/>
            <w:vMerge/>
            <w:tcBorders>
              <w:top w:val="nil"/>
              <w:left w:val="single" w:sz="4" w:space="0" w:color="auto"/>
              <w:bottom w:val="single" w:sz="4" w:space="0" w:color="auto"/>
              <w:right w:val="single" w:sz="4" w:space="0" w:color="auto"/>
            </w:tcBorders>
            <w:vAlign w:val="center"/>
            <w:hideMark/>
          </w:tcPr>
          <w:p w14:paraId="4C45EB7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1661FC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35DE597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E1AA58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SEGUIMIENTO DEL REGISTRO DE PROCESOS EN SU JURISDICCION Y SU EVALUACION EN LA HERRAMIENTA INFORMATICA ESTABLECIDA POR EL ENTE RECTOR PARA EL EFECTO.</w:t>
            </w:r>
          </w:p>
        </w:tc>
        <w:tc>
          <w:tcPr>
            <w:tcW w:w="482" w:type="pct"/>
            <w:tcBorders>
              <w:top w:val="nil"/>
              <w:left w:val="nil"/>
              <w:bottom w:val="single" w:sz="4" w:space="0" w:color="auto"/>
              <w:right w:val="single" w:sz="4" w:space="0" w:color="auto"/>
            </w:tcBorders>
            <w:shd w:val="clear" w:color="000000" w:fill="F2F2F2"/>
            <w:vAlign w:val="center"/>
            <w:hideMark/>
          </w:tcPr>
          <w:p w14:paraId="4F4C5B6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F5C06F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4885000F"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31602BB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17A1DB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4D3CB14"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35693BE"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36C4AEE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276017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7424467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EB0419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SEGUIMIENTO DE PROYECTOS Y ACTIVIDADES ORIENTADAS A LA ESTANDARIZACION DE PROCESOS ESTABLECIDOS POR EL NIVEL CENTRAL</w:t>
            </w:r>
          </w:p>
        </w:tc>
        <w:tc>
          <w:tcPr>
            <w:tcW w:w="482" w:type="pct"/>
            <w:tcBorders>
              <w:top w:val="nil"/>
              <w:left w:val="nil"/>
              <w:bottom w:val="single" w:sz="4" w:space="0" w:color="auto"/>
              <w:right w:val="single" w:sz="4" w:space="0" w:color="auto"/>
            </w:tcBorders>
            <w:shd w:val="clear" w:color="000000" w:fill="F2F2F2"/>
            <w:vAlign w:val="center"/>
            <w:hideMark/>
          </w:tcPr>
          <w:p w14:paraId="3ACFEE6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55F8DA8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46E3437B"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7A09D8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single" w:sz="4" w:space="0" w:color="auto"/>
            </w:tcBorders>
            <w:shd w:val="clear" w:color="000000" w:fill="auto"/>
            <w:noWrap/>
            <w:vAlign w:val="bottom"/>
            <w:hideMark/>
          </w:tcPr>
          <w:p w14:paraId="07C70CD9"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A449009"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3240ED5"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1B6EBE3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283DD7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17D3A20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CFCB0A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LAS ACCIONES REALIZADAS PARA LA IMPLEMENTACION DE LAS ESTRATEGIAS DE CAMBIO DE CULTURA ORGANIZACIONAL ESTABLECIDAS POR EL NIVEL CENTRAL.</w:t>
            </w:r>
          </w:p>
        </w:tc>
        <w:tc>
          <w:tcPr>
            <w:tcW w:w="482" w:type="pct"/>
            <w:tcBorders>
              <w:top w:val="nil"/>
              <w:left w:val="nil"/>
              <w:bottom w:val="single" w:sz="4" w:space="0" w:color="auto"/>
              <w:right w:val="single" w:sz="4" w:space="0" w:color="auto"/>
            </w:tcBorders>
            <w:shd w:val="clear" w:color="000000" w:fill="F2F2F2"/>
            <w:vAlign w:val="center"/>
            <w:hideMark/>
          </w:tcPr>
          <w:p w14:paraId="7512D98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6F2FF37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D9C444C"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EF4DB46"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82" w:type="pct"/>
            <w:tcBorders>
              <w:top w:val="nil"/>
              <w:left w:val="nil"/>
              <w:bottom w:val="single" w:sz="4" w:space="0" w:color="auto"/>
              <w:right w:val="single" w:sz="4" w:space="0" w:color="auto"/>
            </w:tcBorders>
            <w:shd w:val="clear" w:color="000000" w:fill="auto"/>
            <w:noWrap/>
            <w:vAlign w:val="bottom"/>
            <w:hideMark/>
          </w:tcPr>
          <w:p w14:paraId="628CC0BA"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CCA978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813950C"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6959AD5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05C942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6AACDEC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4EA879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SEGUIMIENTO A LA IMPLEMENTACION DE MEJORAS A PROCESOS Y SERVICIOS ESTABLECIDOS POR EL NIVEL CENTRAL.</w:t>
            </w:r>
          </w:p>
        </w:tc>
        <w:tc>
          <w:tcPr>
            <w:tcW w:w="482" w:type="pct"/>
            <w:tcBorders>
              <w:top w:val="nil"/>
              <w:left w:val="nil"/>
              <w:bottom w:val="single" w:sz="4" w:space="0" w:color="auto"/>
              <w:right w:val="single" w:sz="4" w:space="0" w:color="auto"/>
            </w:tcBorders>
            <w:shd w:val="clear" w:color="000000" w:fill="F2F2F2"/>
            <w:vAlign w:val="center"/>
            <w:hideMark/>
          </w:tcPr>
          <w:p w14:paraId="3460F19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0621151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E339230"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B7C0C0F"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82" w:type="pct"/>
            <w:tcBorders>
              <w:top w:val="nil"/>
              <w:left w:val="nil"/>
              <w:bottom w:val="single" w:sz="4" w:space="0" w:color="auto"/>
              <w:right w:val="single" w:sz="4" w:space="0" w:color="auto"/>
            </w:tcBorders>
            <w:shd w:val="clear" w:color="000000" w:fill="auto"/>
            <w:noWrap/>
            <w:vAlign w:val="bottom"/>
            <w:hideMark/>
          </w:tcPr>
          <w:p w14:paraId="40E7865F"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D1ACC1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87EE6A6" w14:textId="77777777" w:rsidTr="007D54B5">
        <w:trPr>
          <w:trHeight w:val="300"/>
        </w:trPr>
        <w:tc>
          <w:tcPr>
            <w:tcW w:w="479" w:type="pct"/>
            <w:vMerge/>
            <w:tcBorders>
              <w:top w:val="nil"/>
              <w:left w:val="single" w:sz="4" w:space="0" w:color="auto"/>
              <w:bottom w:val="single" w:sz="4" w:space="0" w:color="auto"/>
              <w:right w:val="single" w:sz="4" w:space="0" w:color="auto"/>
            </w:tcBorders>
            <w:vAlign w:val="center"/>
            <w:hideMark/>
          </w:tcPr>
          <w:p w14:paraId="0249C44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2FBA63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single" w:sz="4" w:space="0" w:color="auto"/>
              <w:bottom w:val="single" w:sz="4" w:space="0" w:color="000000"/>
              <w:right w:val="single" w:sz="4" w:space="0" w:color="auto"/>
            </w:tcBorders>
            <w:vAlign w:val="center"/>
            <w:hideMark/>
          </w:tcPr>
          <w:p w14:paraId="6B25792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7A6D6B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AGENDA TERRITORIAL ZONAL.</w:t>
            </w:r>
          </w:p>
        </w:tc>
        <w:tc>
          <w:tcPr>
            <w:tcW w:w="482" w:type="pct"/>
            <w:tcBorders>
              <w:top w:val="nil"/>
              <w:left w:val="nil"/>
              <w:bottom w:val="single" w:sz="4" w:space="0" w:color="auto"/>
              <w:right w:val="single" w:sz="4" w:space="0" w:color="auto"/>
            </w:tcBorders>
            <w:shd w:val="clear" w:color="000000" w:fill="F2F2F2"/>
            <w:vAlign w:val="center"/>
            <w:hideMark/>
          </w:tcPr>
          <w:p w14:paraId="76871D3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38799E4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CBAD49A"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AGENDA TERRITORIAL</w:t>
            </w:r>
          </w:p>
        </w:tc>
        <w:tc>
          <w:tcPr>
            <w:tcW w:w="435" w:type="pct"/>
            <w:tcBorders>
              <w:top w:val="nil"/>
              <w:left w:val="nil"/>
              <w:bottom w:val="single" w:sz="4" w:space="0" w:color="auto"/>
              <w:right w:val="single" w:sz="4" w:space="0" w:color="auto"/>
            </w:tcBorders>
            <w:shd w:val="clear" w:color="000000" w:fill="auto"/>
            <w:vAlign w:val="center"/>
            <w:hideMark/>
          </w:tcPr>
          <w:p w14:paraId="167AEF9D"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82" w:type="pct"/>
            <w:tcBorders>
              <w:top w:val="nil"/>
              <w:left w:val="nil"/>
              <w:bottom w:val="single" w:sz="4" w:space="0" w:color="auto"/>
              <w:right w:val="single" w:sz="4" w:space="0" w:color="auto"/>
            </w:tcBorders>
            <w:shd w:val="clear" w:color="000000" w:fill="auto"/>
            <w:noWrap/>
            <w:vAlign w:val="bottom"/>
            <w:hideMark/>
          </w:tcPr>
          <w:p w14:paraId="05472172"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14DAC9DD"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A07552A" w14:textId="77777777" w:rsidTr="007D54B5">
        <w:trPr>
          <w:trHeight w:val="1680"/>
        </w:trPr>
        <w:tc>
          <w:tcPr>
            <w:tcW w:w="479" w:type="pct"/>
            <w:vMerge/>
            <w:tcBorders>
              <w:top w:val="nil"/>
              <w:left w:val="single" w:sz="4" w:space="0" w:color="auto"/>
              <w:bottom w:val="single" w:sz="4" w:space="0" w:color="auto"/>
              <w:right w:val="single" w:sz="4" w:space="0" w:color="auto"/>
            </w:tcBorders>
            <w:vAlign w:val="center"/>
            <w:hideMark/>
          </w:tcPr>
          <w:p w14:paraId="27632D1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val="restart"/>
            <w:tcBorders>
              <w:top w:val="nil"/>
              <w:left w:val="nil"/>
              <w:bottom w:val="single" w:sz="4" w:space="0" w:color="auto"/>
              <w:right w:val="single" w:sz="4" w:space="0" w:color="auto"/>
            </w:tcBorders>
            <w:shd w:val="clear" w:color="000000" w:fill="auto"/>
            <w:vAlign w:val="center"/>
            <w:hideMark/>
          </w:tcPr>
          <w:p w14:paraId="22C5D3C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Gestión Zonal de </w:t>
            </w:r>
            <w:proofErr w:type="spellStart"/>
            <w:r w:rsidRPr="007D54B5">
              <w:rPr>
                <w:rFonts w:eastAsia="Times New Roman" w:cstheme="minorHAnsi"/>
                <w:color w:val="000000"/>
                <w:sz w:val="12"/>
                <w:szCs w:val="12"/>
                <w:lang w:eastAsia="es-EC"/>
              </w:rPr>
              <w:t>Tecnologias</w:t>
            </w:r>
            <w:proofErr w:type="spellEnd"/>
            <w:r w:rsidRPr="007D54B5">
              <w:rPr>
                <w:rFonts w:eastAsia="Times New Roman" w:cstheme="minorHAnsi"/>
                <w:color w:val="000000"/>
                <w:sz w:val="12"/>
                <w:szCs w:val="12"/>
                <w:lang w:eastAsia="es-EC"/>
              </w:rPr>
              <w:t xml:space="preserve"> de la Información </w:t>
            </w:r>
          </w:p>
        </w:tc>
        <w:tc>
          <w:tcPr>
            <w:tcW w:w="525" w:type="pct"/>
            <w:vMerge w:val="restart"/>
            <w:tcBorders>
              <w:top w:val="nil"/>
              <w:left w:val="nil"/>
              <w:bottom w:val="single" w:sz="4" w:space="0" w:color="auto"/>
              <w:right w:val="single" w:sz="4" w:space="0" w:color="auto"/>
            </w:tcBorders>
            <w:shd w:val="clear" w:color="000000" w:fill="auto"/>
            <w:vAlign w:val="center"/>
            <w:hideMark/>
          </w:tcPr>
          <w:p w14:paraId="1A5B306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Gestión Zonal de </w:t>
            </w:r>
            <w:proofErr w:type="spellStart"/>
            <w:r w:rsidRPr="007D54B5">
              <w:rPr>
                <w:rFonts w:eastAsia="Times New Roman" w:cstheme="minorHAnsi"/>
                <w:color w:val="000000"/>
                <w:sz w:val="12"/>
                <w:szCs w:val="12"/>
                <w:lang w:eastAsia="es-EC"/>
              </w:rPr>
              <w:t>Tecnologias</w:t>
            </w:r>
            <w:proofErr w:type="spellEnd"/>
            <w:r w:rsidRPr="007D54B5">
              <w:rPr>
                <w:rFonts w:eastAsia="Times New Roman" w:cstheme="minorHAnsi"/>
                <w:color w:val="000000"/>
                <w:sz w:val="12"/>
                <w:szCs w:val="12"/>
                <w:lang w:eastAsia="es-EC"/>
              </w:rPr>
              <w:t xml:space="preserve"> de la Información </w:t>
            </w:r>
          </w:p>
        </w:tc>
        <w:tc>
          <w:tcPr>
            <w:tcW w:w="639" w:type="pct"/>
            <w:tcBorders>
              <w:top w:val="nil"/>
              <w:left w:val="nil"/>
              <w:bottom w:val="single" w:sz="4" w:space="0" w:color="auto"/>
              <w:right w:val="single" w:sz="4" w:space="0" w:color="auto"/>
            </w:tcBorders>
            <w:shd w:val="clear" w:color="000000" w:fill="F2F2F2"/>
            <w:vAlign w:val="center"/>
            <w:hideMark/>
          </w:tcPr>
          <w:p w14:paraId="375C732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DE IMPLEMENTACION DE POLITICAS DE SEGURIDAD RELACIONADAS A ACCESOS NO PERMITIDOS, POLITICAS Y PROCEDIMIENTOS DE GESTION Y DE USO DE RECURSOS TECNOLOGIAS DE INFORMACION ESTABLECIDOS POR EL NIVEL CENTRAL Y ZONAL.</w:t>
            </w:r>
          </w:p>
        </w:tc>
        <w:tc>
          <w:tcPr>
            <w:tcW w:w="482" w:type="pct"/>
            <w:tcBorders>
              <w:top w:val="nil"/>
              <w:left w:val="nil"/>
              <w:bottom w:val="single" w:sz="4" w:space="0" w:color="auto"/>
              <w:right w:val="single" w:sz="4" w:space="0" w:color="auto"/>
            </w:tcBorders>
            <w:shd w:val="clear" w:color="000000" w:fill="F2F2F2"/>
            <w:vAlign w:val="center"/>
            <w:hideMark/>
          </w:tcPr>
          <w:p w14:paraId="70B963B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332920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6192C2D"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INFORME DE IMPLEMENTACIÓN Y CONTROL DE GESTIÓN TECNOLÓGICA A NIVEL ZONAL</w:t>
            </w:r>
          </w:p>
        </w:tc>
        <w:tc>
          <w:tcPr>
            <w:tcW w:w="435" w:type="pct"/>
            <w:tcBorders>
              <w:top w:val="nil"/>
              <w:left w:val="nil"/>
              <w:bottom w:val="single" w:sz="4" w:space="0" w:color="auto"/>
              <w:right w:val="single" w:sz="4" w:space="0" w:color="auto"/>
            </w:tcBorders>
            <w:shd w:val="clear" w:color="000000" w:fill="auto"/>
            <w:vAlign w:val="center"/>
            <w:hideMark/>
          </w:tcPr>
          <w:p w14:paraId="5EC08A1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B7DB89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11E7F5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0D6E289"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165B071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D2B1D1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A072C1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4032F4B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IMPLEMENTACION DE POLITICAS DE USO Y PROPIEDAD DE LA INFORMACION, POLITICAS DE SEGURIDAD Y POLITICAS PARA LA ACCESIBILIDAD DE LA INFORMACION ESTABLECIDAS POR EL NIVEL CENTRAL.</w:t>
            </w:r>
          </w:p>
        </w:tc>
        <w:tc>
          <w:tcPr>
            <w:tcW w:w="482" w:type="pct"/>
            <w:tcBorders>
              <w:top w:val="nil"/>
              <w:left w:val="nil"/>
              <w:bottom w:val="single" w:sz="4" w:space="0" w:color="auto"/>
              <w:right w:val="single" w:sz="4" w:space="0" w:color="auto"/>
            </w:tcBorders>
            <w:shd w:val="clear" w:color="000000" w:fill="F2F2F2"/>
            <w:vAlign w:val="center"/>
            <w:hideMark/>
          </w:tcPr>
          <w:p w14:paraId="7DE347E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34A5BF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6B5B2C6"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3980C5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B1DC76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077D944"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9CD4716" w14:textId="77777777" w:rsidTr="007D54B5">
        <w:trPr>
          <w:trHeight w:val="705"/>
        </w:trPr>
        <w:tc>
          <w:tcPr>
            <w:tcW w:w="479" w:type="pct"/>
            <w:vMerge/>
            <w:tcBorders>
              <w:top w:val="nil"/>
              <w:left w:val="single" w:sz="4" w:space="0" w:color="auto"/>
              <w:bottom w:val="single" w:sz="4" w:space="0" w:color="auto"/>
              <w:right w:val="single" w:sz="4" w:space="0" w:color="auto"/>
            </w:tcBorders>
            <w:vAlign w:val="center"/>
            <w:hideMark/>
          </w:tcPr>
          <w:p w14:paraId="7EBDA3F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C493BC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087793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5843169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PROCESOS, PROCEDIMIENTOS OPERATIVOS Y ESTANDARES PARA SERVICIOS TECNOLOGICOS.</w:t>
            </w:r>
          </w:p>
        </w:tc>
        <w:tc>
          <w:tcPr>
            <w:tcW w:w="482" w:type="pct"/>
            <w:tcBorders>
              <w:top w:val="nil"/>
              <w:left w:val="nil"/>
              <w:bottom w:val="single" w:sz="4" w:space="0" w:color="auto"/>
              <w:right w:val="single" w:sz="4" w:space="0" w:color="auto"/>
            </w:tcBorders>
            <w:shd w:val="clear" w:color="000000" w:fill="F2F2F2"/>
            <w:vAlign w:val="center"/>
            <w:hideMark/>
          </w:tcPr>
          <w:p w14:paraId="20C67B3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972D1F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44ECCAEA"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4B314E0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D8BF06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C93B681"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A4B7293" w14:textId="77777777" w:rsidTr="007D54B5">
        <w:trPr>
          <w:trHeight w:val="930"/>
        </w:trPr>
        <w:tc>
          <w:tcPr>
            <w:tcW w:w="479" w:type="pct"/>
            <w:vMerge/>
            <w:tcBorders>
              <w:top w:val="nil"/>
              <w:left w:val="single" w:sz="4" w:space="0" w:color="auto"/>
              <w:bottom w:val="single" w:sz="4" w:space="0" w:color="auto"/>
              <w:right w:val="single" w:sz="4" w:space="0" w:color="auto"/>
            </w:tcBorders>
            <w:vAlign w:val="center"/>
            <w:hideMark/>
          </w:tcPr>
          <w:p w14:paraId="232CD0C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951A46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C1CDBE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A2D40F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E INFORME DE MANTENIMIENTO PREVENTIVO Y CORRECTIVO DE LOS EQUIPOS INFORMATICOS.</w:t>
            </w:r>
          </w:p>
        </w:tc>
        <w:tc>
          <w:tcPr>
            <w:tcW w:w="482" w:type="pct"/>
            <w:tcBorders>
              <w:top w:val="nil"/>
              <w:left w:val="nil"/>
              <w:bottom w:val="single" w:sz="4" w:space="0" w:color="auto"/>
              <w:right w:val="single" w:sz="4" w:space="0" w:color="auto"/>
            </w:tcBorders>
            <w:shd w:val="clear" w:color="000000" w:fill="F2F2F2"/>
            <w:vAlign w:val="center"/>
            <w:hideMark/>
          </w:tcPr>
          <w:p w14:paraId="55228DA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9A17A3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2DB5AF1"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43C8EC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23EC0E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C7B893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0222121"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2B772D6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6164EA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0D4C61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DBF731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INVENTARIO DE EQUIPOS DE TECNOLOGIAS DE INFORMACION ACTUALIZADO, IDENTIFICANDO EQUIPOS CRITICOS Y CONTRATOS DE MANTENIMIENTO PARA LOS EQUIPOS,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24AFD99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93BE06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591BD79B"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C2B448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2EFD19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549828D"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817C9DB"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685DDAE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3A2FF8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F316EF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367B48C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INVENTARIO DE SOFTWARE DE TECNOLOGIAS DE INFORMACION INSTALADOS,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32A30F7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494618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B6D6A94"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F9E8C0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06DCCD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F58433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B4BE68F"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43A7C2F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5EFEAB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00CCFB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768979C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DE CONTINUIDAD DE LA INFORMACION Y DE LOS SERVICIOS DE TECNOLOGIAS DE LA INFORMACION, SEGURIDAD INFORMATICA, REDES Y COMUNICACIONES, SERVIDORES Y APLICACIONES,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13114FB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A2AD39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78048B6A"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16564D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9DB0F7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3EBE20D"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A2D2EBC"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29D8F3F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314E41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37EFC2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499C4E0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DIMENSIONAMIENTO DE LA INFRAESTRUCTURA Y SERVICIOS DE TECNOLOGIAS DE INFORMACION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0C6ADFB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B15B35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0A8E0978"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60DF3A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047E8F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1C1FDAA"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DAEE111"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4266C32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B5A903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C5BFD1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5008B36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ESPECIFICACIONES TECNICAS DEL EQUIPAMIENTO QUE NO SON REMITIDAS POR NIVEL CENTRAL.</w:t>
            </w:r>
          </w:p>
        </w:tc>
        <w:tc>
          <w:tcPr>
            <w:tcW w:w="482" w:type="pct"/>
            <w:tcBorders>
              <w:top w:val="nil"/>
              <w:left w:val="nil"/>
              <w:bottom w:val="single" w:sz="4" w:space="0" w:color="auto"/>
              <w:right w:val="single" w:sz="4" w:space="0" w:color="auto"/>
            </w:tcBorders>
            <w:shd w:val="clear" w:color="000000" w:fill="F2F2F2"/>
            <w:vAlign w:val="center"/>
            <w:hideMark/>
          </w:tcPr>
          <w:p w14:paraId="78D7F0D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F3ED08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77D1B675"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43519F4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D58AC3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DD41ED0"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4D2124D" w14:textId="77777777" w:rsidTr="007D54B5">
        <w:trPr>
          <w:trHeight w:val="960"/>
        </w:trPr>
        <w:tc>
          <w:tcPr>
            <w:tcW w:w="479" w:type="pct"/>
            <w:vMerge/>
            <w:tcBorders>
              <w:top w:val="nil"/>
              <w:left w:val="single" w:sz="4" w:space="0" w:color="auto"/>
              <w:bottom w:val="single" w:sz="4" w:space="0" w:color="auto"/>
              <w:right w:val="single" w:sz="4" w:space="0" w:color="auto"/>
            </w:tcBorders>
            <w:vAlign w:val="center"/>
            <w:hideMark/>
          </w:tcPr>
          <w:p w14:paraId="08FCF1F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ADA56D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54210A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284D60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SEGUIMIENTO Y CUMPLIMIENTO DE ACUERDO DE NIVEL DE SERVICIOS TECNOLOGIAS DE LA INFORMACION, INCIDENTES.</w:t>
            </w:r>
          </w:p>
        </w:tc>
        <w:tc>
          <w:tcPr>
            <w:tcW w:w="482" w:type="pct"/>
            <w:tcBorders>
              <w:top w:val="nil"/>
              <w:left w:val="nil"/>
              <w:bottom w:val="single" w:sz="4" w:space="0" w:color="auto"/>
              <w:right w:val="single" w:sz="4" w:space="0" w:color="auto"/>
            </w:tcBorders>
            <w:shd w:val="clear" w:color="000000" w:fill="F2F2F2"/>
            <w:vAlign w:val="center"/>
            <w:hideMark/>
          </w:tcPr>
          <w:p w14:paraId="1D13360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50BF3C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693AEE0"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AA886D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E49BA2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D78228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41937B7"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4A14EBB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FA399D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252403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8779AF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BASE DE CONOCIMIENTOS DE RESOLUCION DE REQUERIMIENTOS INFORMATICOS Y REGISTRO DE ERRORES CONOCIDOS Y SOLUCIONES PARA LOS MISMOS,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6F81972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9918D3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FE23D62"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559B55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D8F85A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6083655"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863EEAA"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167B435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1D354F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36F8B4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94007A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 ADMINISTRACION Y CONFIGURACION DE LOS ENLACES DE COMUNICACIÓN</w:t>
            </w:r>
          </w:p>
        </w:tc>
        <w:tc>
          <w:tcPr>
            <w:tcW w:w="482" w:type="pct"/>
            <w:tcBorders>
              <w:top w:val="nil"/>
              <w:left w:val="nil"/>
              <w:bottom w:val="single" w:sz="4" w:space="0" w:color="auto"/>
              <w:right w:val="single" w:sz="4" w:space="0" w:color="auto"/>
            </w:tcBorders>
            <w:shd w:val="clear" w:color="000000" w:fill="F2F2F2"/>
            <w:vAlign w:val="center"/>
            <w:hideMark/>
          </w:tcPr>
          <w:p w14:paraId="487357A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BF7944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3FFB751"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7428644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C9B1CE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5B0BD8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A1A2692"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4CC7A4B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20783E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55B48C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A048FD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CATALOGO DE LOS ACUERDOS DE NIVEL SERVICIO DE TECNOLOGIAS DE LA INFORMACION, CLASIFICACION DE REQUERIMIENTOS, INCIDENTES Y PROBLEMAS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4C0E8A1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64D35DA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BBDBC32"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8E997C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471011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E44A27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F9209DA" w14:textId="77777777" w:rsidTr="007D54B5">
        <w:trPr>
          <w:trHeight w:val="720"/>
        </w:trPr>
        <w:tc>
          <w:tcPr>
            <w:tcW w:w="479" w:type="pct"/>
            <w:vMerge w:val="restart"/>
            <w:tcBorders>
              <w:top w:val="nil"/>
              <w:left w:val="single" w:sz="4" w:space="0" w:color="auto"/>
              <w:bottom w:val="single" w:sz="4" w:space="0" w:color="auto"/>
              <w:right w:val="single" w:sz="4" w:space="0" w:color="auto"/>
            </w:tcBorders>
            <w:shd w:val="clear" w:color="000000" w:fill="auto"/>
            <w:vAlign w:val="center"/>
            <w:hideMark/>
          </w:tcPr>
          <w:p w14:paraId="1846795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ZONAL DE LA PROMOCION DE LA SALUD, INTERCULTURAL Y LA IGUALDAD</w:t>
            </w:r>
          </w:p>
        </w:tc>
        <w:tc>
          <w:tcPr>
            <w:tcW w:w="525" w:type="pct"/>
            <w:vMerge w:val="restart"/>
            <w:tcBorders>
              <w:top w:val="nil"/>
              <w:left w:val="nil"/>
              <w:bottom w:val="nil"/>
              <w:right w:val="single" w:sz="4" w:space="0" w:color="auto"/>
            </w:tcBorders>
            <w:shd w:val="clear" w:color="000000" w:fill="auto"/>
            <w:vAlign w:val="center"/>
            <w:hideMark/>
          </w:tcPr>
          <w:p w14:paraId="62AAEC2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ZONAL ADMINISTRATIVA FINANCIERA</w:t>
            </w:r>
          </w:p>
        </w:tc>
        <w:tc>
          <w:tcPr>
            <w:tcW w:w="525" w:type="pct"/>
            <w:vMerge w:val="restart"/>
            <w:tcBorders>
              <w:top w:val="nil"/>
              <w:left w:val="nil"/>
              <w:bottom w:val="nil"/>
              <w:right w:val="single" w:sz="4" w:space="0" w:color="auto"/>
            </w:tcBorders>
            <w:shd w:val="clear" w:color="000000" w:fill="auto"/>
            <w:vAlign w:val="center"/>
            <w:hideMark/>
          </w:tcPr>
          <w:p w14:paraId="5233832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INTERNA ZONAL DE GESTION  DOCUMENTAL Y ATENCION  AL USUARIO</w:t>
            </w:r>
          </w:p>
        </w:tc>
        <w:tc>
          <w:tcPr>
            <w:tcW w:w="639" w:type="pct"/>
            <w:tcBorders>
              <w:top w:val="nil"/>
              <w:left w:val="nil"/>
              <w:bottom w:val="single" w:sz="4" w:space="0" w:color="auto"/>
              <w:right w:val="single" w:sz="4" w:space="0" w:color="auto"/>
            </w:tcBorders>
            <w:shd w:val="clear" w:color="000000" w:fill="F2F2F2"/>
            <w:vAlign w:val="center"/>
            <w:hideMark/>
          </w:tcPr>
          <w:p w14:paraId="1D3BD60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ZONAL DE LA ADMINISTRACION DEL ARCHIVO Y DOCUMENTACION INTERNA Y EXTERNA.</w:t>
            </w:r>
          </w:p>
        </w:tc>
        <w:tc>
          <w:tcPr>
            <w:tcW w:w="482" w:type="pct"/>
            <w:tcBorders>
              <w:top w:val="nil"/>
              <w:left w:val="nil"/>
              <w:bottom w:val="single" w:sz="4" w:space="0" w:color="auto"/>
              <w:right w:val="single" w:sz="4" w:space="0" w:color="auto"/>
            </w:tcBorders>
            <w:shd w:val="clear" w:color="000000" w:fill="F2F2F2"/>
            <w:vAlign w:val="center"/>
            <w:hideMark/>
          </w:tcPr>
          <w:p w14:paraId="1B8E700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26BCFA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D0AD63F"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3CA03C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7FFE1C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E856C2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DC014C3"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1090BE3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BDD616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6ED783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F29B5B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INVENTARIO CONSOLIDADO DE EXPEDIENTES, DOCUMENTACION, TRANSFERENCIAS Y BAJA DOCUMENTAL DE LA DOCUMENTACION ZONAL.</w:t>
            </w:r>
          </w:p>
        </w:tc>
        <w:tc>
          <w:tcPr>
            <w:tcW w:w="482" w:type="pct"/>
            <w:tcBorders>
              <w:top w:val="nil"/>
              <w:left w:val="nil"/>
              <w:bottom w:val="single" w:sz="4" w:space="0" w:color="auto"/>
              <w:right w:val="single" w:sz="4" w:space="0" w:color="auto"/>
            </w:tcBorders>
            <w:shd w:val="clear" w:color="000000" w:fill="F2F2F2"/>
            <w:vAlign w:val="center"/>
            <w:hideMark/>
          </w:tcPr>
          <w:p w14:paraId="6E2DF2B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3C6501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9FC7AB9"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5FCCD5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E5F77E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F8789D9"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D16B5FF"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5CE948E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7C9E3AA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5D3DF59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D0437C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ZONALES Y/O GUIAS DE RECEPCION Y DESPACHO DE DOCUMENTACION INTERNA Y EXTERNA.</w:t>
            </w:r>
          </w:p>
        </w:tc>
        <w:tc>
          <w:tcPr>
            <w:tcW w:w="482" w:type="pct"/>
            <w:tcBorders>
              <w:top w:val="nil"/>
              <w:left w:val="nil"/>
              <w:bottom w:val="single" w:sz="4" w:space="0" w:color="auto"/>
              <w:right w:val="single" w:sz="4" w:space="0" w:color="auto"/>
            </w:tcBorders>
            <w:shd w:val="clear" w:color="000000" w:fill="F2F2F2"/>
            <w:vAlign w:val="center"/>
            <w:hideMark/>
          </w:tcPr>
          <w:p w14:paraId="15DC28B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A134F3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1D21306"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4330893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80C2FF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698C051"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DF83CB1" w14:textId="77777777" w:rsidTr="007D54B5">
        <w:trPr>
          <w:trHeight w:val="2160"/>
        </w:trPr>
        <w:tc>
          <w:tcPr>
            <w:tcW w:w="479" w:type="pct"/>
            <w:vMerge/>
            <w:tcBorders>
              <w:top w:val="nil"/>
              <w:left w:val="single" w:sz="4" w:space="0" w:color="auto"/>
              <w:bottom w:val="single" w:sz="4" w:space="0" w:color="auto"/>
              <w:right w:val="single" w:sz="4" w:space="0" w:color="auto"/>
            </w:tcBorders>
            <w:vAlign w:val="center"/>
            <w:hideMark/>
          </w:tcPr>
          <w:p w14:paraId="1B50D7E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7783BF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2AA08A2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BDFFE4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ZONAL DE CERTIFICACION DE DOCUMENTOS DEL ACERVO DOCUMENTAL CORRESPONDIENTE AL ARCHIVO DE GESTION Y CENTRAL DE LA COORDINACION ZONAL DE SALUD, SUS UNIDADES OPERATIVAS Y ESTABLECIMIENTOS DE SALUD A SU CARGO CONFORME AL ANALISIS DE PRESENCIA INSTITUCIONAL EN TERRITORIO Y MODELO DE GESTION DEL MINISTERIO DE SALUD PUBLICA.</w:t>
            </w:r>
          </w:p>
        </w:tc>
        <w:tc>
          <w:tcPr>
            <w:tcW w:w="482" w:type="pct"/>
            <w:tcBorders>
              <w:top w:val="nil"/>
              <w:left w:val="nil"/>
              <w:bottom w:val="single" w:sz="4" w:space="0" w:color="auto"/>
              <w:right w:val="single" w:sz="4" w:space="0" w:color="auto"/>
            </w:tcBorders>
            <w:shd w:val="clear" w:color="000000" w:fill="F2F2F2"/>
            <w:vAlign w:val="center"/>
            <w:hideMark/>
          </w:tcPr>
          <w:p w14:paraId="0B2C133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4EACC6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EB12D18"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E1BADB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6E4F21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82852AA"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B436529"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773D32B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1D0276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29832FA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8C889E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REGISTRO DE COPIAS CERTIFICADAS ENTREGADAS.</w:t>
            </w:r>
          </w:p>
        </w:tc>
        <w:tc>
          <w:tcPr>
            <w:tcW w:w="482" w:type="pct"/>
            <w:tcBorders>
              <w:top w:val="nil"/>
              <w:left w:val="nil"/>
              <w:bottom w:val="single" w:sz="4" w:space="0" w:color="auto"/>
              <w:right w:val="single" w:sz="4" w:space="0" w:color="auto"/>
            </w:tcBorders>
            <w:shd w:val="clear" w:color="000000" w:fill="F2F2F2"/>
            <w:vAlign w:val="center"/>
            <w:hideMark/>
          </w:tcPr>
          <w:p w14:paraId="305EC75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F125AC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E325087"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B480DA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640ABD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A0E2236"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31BC302" w14:textId="77777777" w:rsidTr="007D54B5">
        <w:trPr>
          <w:trHeight w:val="1440"/>
        </w:trPr>
        <w:tc>
          <w:tcPr>
            <w:tcW w:w="479" w:type="pct"/>
            <w:vMerge/>
            <w:tcBorders>
              <w:top w:val="nil"/>
              <w:left w:val="single" w:sz="4" w:space="0" w:color="auto"/>
              <w:bottom w:val="single" w:sz="4" w:space="0" w:color="auto"/>
              <w:right w:val="single" w:sz="4" w:space="0" w:color="auto"/>
            </w:tcBorders>
            <w:vAlign w:val="center"/>
            <w:hideMark/>
          </w:tcPr>
          <w:p w14:paraId="338C8CF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208CCF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6AC663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EDA2C3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DOCUMENTOS SANITARIOS ADMINISTRATIVOS CERTIFICADOS EMITIDOS POR EL SISTEMA NACIONAL DE SALUD QUE SE CUSTODIAN EN EL ARCHIVO DE GESTIÓN DE LAS DISTINTAS UNIDADES DE LA COORDINACION ZONAL DE SALUD.</w:t>
            </w:r>
          </w:p>
        </w:tc>
        <w:tc>
          <w:tcPr>
            <w:tcW w:w="482" w:type="pct"/>
            <w:tcBorders>
              <w:top w:val="nil"/>
              <w:left w:val="nil"/>
              <w:bottom w:val="single" w:sz="4" w:space="0" w:color="auto"/>
              <w:right w:val="single" w:sz="4" w:space="0" w:color="auto"/>
            </w:tcBorders>
            <w:shd w:val="clear" w:color="000000" w:fill="F2F2F2"/>
            <w:vAlign w:val="center"/>
            <w:hideMark/>
          </w:tcPr>
          <w:p w14:paraId="42DE0FF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C17718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0A6B89D0"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A92996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513B7A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079FE41"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0EACDF3" w14:textId="77777777" w:rsidTr="007D54B5">
        <w:trPr>
          <w:trHeight w:val="915"/>
        </w:trPr>
        <w:tc>
          <w:tcPr>
            <w:tcW w:w="479" w:type="pct"/>
            <w:vMerge/>
            <w:tcBorders>
              <w:top w:val="nil"/>
              <w:left w:val="single" w:sz="4" w:space="0" w:color="auto"/>
              <w:bottom w:val="single" w:sz="4" w:space="0" w:color="auto"/>
              <w:right w:val="single" w:sz="4" w:space="0" w:color="auto"/>
            </w:tcBorders>
            <w:vAlign w:val="center"/>
            <w:hideMark/>
          </w:tcPr>
          <w:p w14:paraId="5B14CA7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47A80D8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51CAE4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857457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ZONAL DE TRANSFERENCIAS PRIMARIAS Y SECUNDARIAS DE LOS ACERVOS DOCUMENTALES.</w:t>
            </w:r>
          </w:p>
        </w:tc>
        <w:tc>
          <w:tcPr>
            <w:tcW w:w="482" w:type="pct"/>
            <w:tcBorders>
              <w:top w:val="nil"/>
              <w:left w:val="nil"/>
              <w:bottom w:val="single" w:sz="4" w:space="0" w:color="auto"/>
              <w:right w:val="single" w:sz="4" w:space="0" w:color="auto"/>
            </w:tcBorders>
            <w:shd w:val="clear" w:color="000000" w:fill="F2F2F2"/>
            <w:vAlign w:val="center"/>
            <w:hideMark/>
          </w:tcPr>
          <w:p w14:paraId="170FE3D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7A5204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74D4F858"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948480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4FFD1F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527BF8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4906932" w14:textId="77777777" w:rsidTr="007D54B5">
        <w:trPr>
          <w:trHeight w:val="885"/>
        </w:trPr>
        <w:tc>
          <w:tcPr>
            <w:tcW w:w="479" w:type="pct"/>
            <w:vMerge/>
            <w:tcBorders>
              <w:top w:val="nil"/>
              <w:left w:val="single" w:sz="4" w:space="0" w:color="auto"/>
              <w:bottom w:val="single" w:sz="4" w:space="0" w:color="auto"/>
              <w:right w:val="single" w:sz="4" w:space="0" w:color="auto"/>
            </w:tcBorders>
            <w:vAlign w:val="center"/>
            <w:hideMark/>
          </w:tcPr>
          <w:p w14:paraId="1AEB902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5A06472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DE5010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565638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ZONAL DE BAJA DOCUMENTAL.</w:t>
            </w:r>
          </w:p>
        </w:tc>
        <w:tc>
          <w:tcPr>
            <w:tcW w:w="482" w:type="pct"/>
            <w:tcBorders>
              <w:top w:val="nil"/>
              <w:left w:val="nil"/>
              <w:bottom w:val="single" w:sz="4" w:space="0" w:color="auto"/>
              <w:right w:val="single" w:sz="4" w:space="0" w:color="auto"/>
            </w:tcBorders>
            <w:shd w:val="clear" w:color="000000" w:fill="F2F2F2"/>
            <w:vAlign w:val="center"/>
            <w:hideMark/>
          </w:tcPr>
          <w:p w14:paraId="6DA800C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613341E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067483A8"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3EEB68BF"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82" w:type="pct"/>
            <w:tcBorders>
              <w:top w:val="nil"/>
              <w:left w:val="nil"/>
              <w:bottom w:val="single" w:sz="4" w:space="0" w:color="auto"/>
              <w:right w:val="single" w:sz="4" w:space="0" w:color="auto"/>
            </w:tcBorders>
            <w:shd w:val="clear" w:color="000000" w:fill="auto"/>
            <w:noWrap/>
            <w:vAlign w:val="bottom"/>
            <w:hideMark/>
          </w:tcPr>
          <w:p w14:paraId="681E4160"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BBEDF7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AC2589A" w14:textId="77777777" w:rsidTr="007D54B5">
        <w:trPr>
          <w:trHeight w:val="1440"/>
        </w:trPr>
        <w:tc>
          <w:tcPr>
            <w:tcW w:w="479" w:type="pct"/>
            <w:vMerge/>
            <w:tcBorders>
              <w:top w:val="nil"/>
              <w:left w:val="single" w:sz="4" w:space="0" w:color="auto"/>
              <w:bottom w:val="single" w:sz="4" w:space="0" w:color="auto"/>
              <w:right w:val="single" w:sz="4" w:space="0" w:color="auto"/>
            </w:tcBorders>
            <w:vAlign w:val="center"/>
            <w:hideMark/>
          </w:tcPr>
          <w:p w14:paraId="0320723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ECA73A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7C3DF6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05E6E6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ARCHIVO ZONAL DIGITAL Y/O FISICO ACTUALIZADO DE OFICIOS, INFORMES, CARTAS, MEMORANDOS INSTITUCIONALES Y DEMAS DOCUMENTACION GENERADA POR LA AUTORIDAD, FUNCIONARIO Y/O RESPONSIBLE DE LA UNIDAD ADMINISTRATIVA ASIGNADA</w:t>
            </w:r>
          </w:p>
        </w:tc>
        <w:tc>
          <w:tcPr>
            <w:tcW w:w="482" w:type="pct"/>
            <w:tcBorders>
              <w:top w:val="nil"/>
              <w:left w:val="nil"/>
              <w:bottom w:val="single" w:sz="4" w:space="0" w:color="auto"/>
              <w:right w:val="single" w:sz="4" w:space="0" w:color="auto"/>
            </w:tcBorders>
            <w:shd w:val="clear" w:color="000000" w:fill="F2F2F2"/>
            <w:vAlign w:val="center"/>
            <w:hideMark/>
          </w:tcPr>
          <w:p w14:paraId="41BF16A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AD5C4D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55ED33BC"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7E6A60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67B9E7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F7A880E"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D54D13B"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6CCDEBC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2DB175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A1B741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A41907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 ANUAL DE TRANSFERENCIA DEL ARCHIVO DE GESTION, AL ARCHIVO CENTRAL Y ACTAS DE TRANSFERENCIA DE INVENTARIOS DOCUMENTALES AL ARCHIVO INTERMEDIO Y ARCHIVO ZONAL.</w:t>
            </w:r>
          </w:p>
        </w:tc>
        <w:tc>
          <w:tcPr>
            <w:tcW w:w="482" w:type="pct"/>
            <w:tcBorders>
              <w:top w:val="nil"/>
              <w:left w:val="nil"/>
              <w:bottom w:val="single" w:sz="4" w:space="0" w:color="auto"/>
              <w:right w:val="single" w:sz="4" w:space="0" w:color="auto"/>
            </w:tcBorders>
            <w:shd w:val="clear" w:color="000000" w:fill="F2F2F2"/>
            <w:vAlign w:val="center"/>
            <w:hideMark/>
          </w:tcPr>
          <w:p w14:paraId="3050E81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AE4D50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7CC83F9"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BEF9D8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27C2FF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1491FC6"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A51B88E"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39EBD0A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26AF5E4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0C0563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5DB8F51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ZONAL DE ATENCION A REQUERIMIENTOS CIUDADANOS.</w:t>
            </w:r>
          </w:p>
        </w:tc>
        <w:tc>
          <w:tcPr>
            <w:tcW w:w="482" w:type="pct"/>
            <w:tcBorders>
              <w:top w:val="nil"/>
              <w:left w:val="nil"/>
              <w:bottom w:val="single" w:sz="4" w:space="0" w:color="auto"/>
              <w:right w:val="single" w:sz="4" w:space="0" w:color="auto"/>
            </w:tcBorders>
            <w:shd w:val="clear" w:color="000000" w:fill="F2F2F2"/>
            <w:vAlign w:val="center"/>
            <w:hideMark/>
          </w:tcPr>
          <w:p w14:paraId="1BA0580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15D5C4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5AB07C9"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D566FC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80B034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988A5EA"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7607706"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0C22026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FC38CC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5BFB7F5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5A50DB0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REPORTES ZONALES DE ATENCION A CONSULTAS DE USUARIOS INTERNOS.</w:t>
            </w:r>
          </w:p>
        </w:tc>
        <w:tc>
          <w:tcPr>
            <w:tcW w:w="482" w:type="pct"/>
            <w:tcBorders>
              <w:top w:val="nil"/>
              <w:left w:val="nil"/>
              <w:bottom w:val="single" w:sz="4" w:space="0" w:color="auto"/>
              <w:right w:val="single" w:sz="4" w:space="0" w:color="auto"/>
            </w:tcBorders>
            <w:shd w:val="clear" w:color="000000" w:fill="F2F2F2"/>
            <w:vAlign w:val="center"/>
            <w:hideMark/>
          </w:tcPr>
          <w:p w14:paraId="6AF0BFF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10147B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9280694"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F9114D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BDA257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ADD505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F8E8BD7"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1AC2CAF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DF2336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FAA30E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F2238B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ZONAL DE SOLICITUDES DE INFORMACIÓN POR PARTE DE USUARIOS INTERNOS Y EXTERNOS.</w:t>
            </w:r>
          </w:p>
        </w:tc>
        <w:tc>
          <w:tcPr>
            <w:tcW w:w="482" w:type="pct"/>
            <w:tcBorders>
              <w:top w:val="nil"/>
              <w:left w:val="nil"/>
              <w:bottom w:val="single" w:sz="4" w:space="0" w:color="auto"/>
              <w:right w:val="single" w:sz="4" w:space="0" w:color="auto"/>
            </w:tcBorders>
            <w:shd w:val="clear" w:color="000000" w:fill="F2F2F2"/>
            <w:vAlign w:val="center"/>
            <w:hideMark/>
          </w:tcPr>
          <w:p w14:paraId="2EE6FD4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6E8E7D9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6B7578B9"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4A5541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598763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4FCC13F"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55F3A90"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2A979DE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591AF3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0FB93F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E68536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PLANES ZONALES DE CAPACITACON INTERNA SOBRE GESTION DOCUMENTAL Y ARCHIVO.</w:t>
            </w:r>
          </w:p>
        </w:tc>
        <w:tc>
          <w:tcPr>
            <w:tcW w:w="482" w:type="pct"/>
            <w:tcBorders>
              <w:top w:val="nil"/>
              <w:left w:val="nil"/>
              <w:bottom w:val="single" w:sz="4" w:space="0" w:color="auto"/>
              <w:right w:val="single" w:sz="4" w:space="0" w:color="auto"/>
            </w:tcBorders>
            <w:shd w:val="clear" w:color="000000" w:fill="F2F2F2"/>
            <w:vAlign w:val="center"/>
            <w:hideMark/>
          </w:tcPr>
          <w:p w14:paraId="23548D1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DB613D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4D24AA99"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2B19B1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298276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22BCCDE"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A6F1B55" w14:textId="77777777" w:rsidTr="007D54B5">
        <w:trPr>
          <w:trHeight w:val="1200"/>
        </w:trPr>
        <w:tc>
          <w:tcPr>
            <w:tcW w:w="479" w:type="pct"/>
            <w:vMerge/>
            <w:tcBorders>
              <w:top w:val="nil"/>
              <w:left w:val="single" w:sz="4" w:space="0" w:color="auto"/>
              <w:bottom w:val="single" w:sz="4" w:space="0" w:color="auto"/>
              <w:right w:val="single" w:sz="4" w:space="0" w:color="auto"/>
            </w:tcBorders>
            <w:vAlign w:val="center"/>
            <w:hideMark/>
          </w:tcPr>
          <w:p w14:paraId="71567EF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E512BE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2B0E586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061F0D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ZONAL DE SEGUIMIENTO DE APLICACION DE LOS LINEAMIENTOS, POLITICAS, HERRAMIENTAS Y NORMATIVAS DE GESTION DOCUMENTAL, ARCHIVO E INFORMACION.</w:t>
            </w:r>
          </w:p>
        </w:tc>
        <w:tc>
          <w:tcPr>
            <w:tcW w:w="482" w:type="pct"/>
            <w:tcBorders>
              <w:top w:val="nil"/>
              <w:left w:val="nil"/>
              <w:bottom w:val="single" w:sz="4" w:space="0" w:color="auto"/>
              <w:right w:val="single" w:sz="4" w:space="0" w:color="auto"/>
            </w:tcBorders>
            <w:shd w:val="clear" w:color="000000" w:fill="F2F2F2"/>
            <w:vAlign w:val="center"/>
            <w:hideMark/>
          </w:tcPr>
          <w:p w14:paraId="2861FD6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243AF0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099DE853"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9E670A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87C687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7C1A1F6"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AB1486B"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037851D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9E957C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47D9A55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3A7F27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ZONAL DE CONTROL DE CORRESPONDENCIA RECIBIDA Y DESPACHADA.</w:t>
            </w:r>
          </w:p>
        </w:tc>
        <w:tc>
          <w:tcPr>
            <w:tcW w:w="482" w:type="pct"/>
            <w:tcBorders>
              <w:top w:val="nil"/>
              <w:left w:val="nil"/>
              <w:bottom w:val="single" w:sz="4" w:space="0" w:color="auto"/>
              <w:right w:val="single" w:sz="4" w:space="0" w:color="auto"/>
            </w:tcBorders>
            <w:shd w:val="clear" w:color="000000" w:fill="F2F2F2"/>
            <w:vAlign w:val="center"/>
            <w:hideMark/>
          </w:tcPr>
          <w:p w14:paraId="5D0D712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67B9FE2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65578E48"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AFA4CE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F641CB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EAE95AF"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DA8B4B0"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2E3415A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F2F66E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788BB7C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3175EC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ZONAL ESTADISTICO DE SATISFACCION AL USUARIO.</w:t>
            </w:r>
          </w:p>
        </w:tc>
        <w:tc>
          <w:tcPr>
            <w:tcW w:w="482" w:type="pct"/>
            <w:tcBorders>
              <w:top w:val="nil"/>
              <w:left w:val="nil"/>
              <w:bottom w:val="single" w:sz="4" w:space="0" w:color="auto"/>
              <w:right w:val="single" w:sz="4" w:space="0" w:color="auto"/>
            </w:tcBorders>
            <w:shd w:val="clear" w:color="000000" w:fill="F2F2F2"/>
            <w:vAlign w:val="center"/>
            <w:hideMark/>
          </w:tcPr>
          <w:p w14:paraId="529B1B4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3736F9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1E8C5E5A"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A0C778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B51CE1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C5CC2C4"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8BDF1F1" w14:textId="77777777" w:rsidTr="007D54B5">
        <w:trPr>
          <w:trHeight w:val="480"/>
        </w:trPr>
        <w:tc>
          <w:tcPr>
            <w:tcW w:w="479" w:type="pct"/>
            <w:vMerge/>
            <w:tcBorders>
              <w:top w:val="nil"/>
              <w:left w:val="single" w:sz="4" w:space="0" w:color="auto"/>
              <w:bottom w:val="single" w:sz="4" w:space="0" w:color="auto"/>
              <w:right w:val="single" w:sz="4" w:space="0" w:color="auto"/>
            </w:tcBorders>
            <w:vAlign w:val="center"/>
            <w:hideMark/>
          </w:tcPr>
          <w:p w14:paraId="4C28BBD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51BA591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74F9374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17CA69C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ZONAL MENSUAL DE ATENCION DE SOLICITUDES DE CERTIFICACION.</w:t>
            </w:r>
          </w:p>
        </w:tc>
        <w:tc>
          <w:tcPr>
            <w:tcW w:w="482" w:type="pct"/>
            <w:tcBorders>
              <w:top w:val="nil"/>
              <w:left w:val="nil"/>
              <w:bottom w:val="single" w:sz="4" w:space="0" w:color="auto"/>
              <w:right w:val="single" w:sz="4" w:space="0" w:color="auto"/>
            </w:tcBorders>
            <w:shd w:val="clear" w:color="000000" w:fill="F2F2F2"/>
            <w:vAlign w:val="center"/>
            <w:hideMark/>
          </w:tcPr>
          <w:p w14:paraId="4B498A3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F47D79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62268881"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7B4FB61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C09B2E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B201477"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E2C73AC" w14:textId="77777777" w:rsidTr="007D54B5">
        <w:trPr>
          <w:trHeight w:val="720"/>
        </w:trPr>
        <w:tc>
          <w:tcPr>
            <w:tcW w:w="479" w:type="pct"/>
            <w:vMerge/>
            <w:tcBorders>
              <w:top w:val="nil"/>
              <w:left w:val="single" w:sz="4" w:space="0" w:color="auto"/>
              <w:bottom w:val="single" w:sz="4" w:space="0" w:color="auto"/>
              <w:right w:val="single" w:sz="4" w:space="0" w:color="auto"/>
            </w:tcBorders>
            <w:vAlign w:val="center"/>
            <w:hideMark/>
          </w:tcPr>
          <w:p w14:paraId="29F7AD2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DBA7BB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162937C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464DC9C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NFORME ZONAL DE REGISTROS Y REPORTE ESTADISTICO DE INGRESO Y DESPACHO DE LA DOCUMENTACION INTERNA Y EXTERNA.</w:t>
            </w:r>
          </w:p>
        </w:tc>
        <w:tc>
          <w:tcPr>
            <w:tcW w:w="482" w:type="pct"/>
            <w:tcBorders>
              <w:top w:val="nil"/>
              <w:left w:val="nil"/>
              <w:bottom w:val="single" w:sz="4" w:space="0" w:color="auto"/>
              <w:right w:val="single" w:sz="4" w:space="0" w:color="auto"/>
            </w:tcBorders>
            <w:shd w:val="clear" w:color="000000" w:fill="F2F2F2"/>
            <w:vAlign w:val="center"/>
            <w:hideMark/>
          </w:tcPr>
          <w:p w14:paraId="3141994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CA1FA0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2D02CCF2"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F7D1BE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DA5664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D50C1ED"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8218AFF" w14:textId="77777777" w:rsidTr="007D54B5">
        <w:trPr>
          <w:trHeight w:val="300"/>
        </w:trPr>
        <w:tc>
          <w:tcPr>
            <w:tcW w:w="479" w:type="pct"/>
            <w:vMerge/>
            <w:tcBorders>
              <w:top w:val="nil"/>
              <w:left w:val="single" w:sz="4" w:space="0" w:color="auto"/>
              <w:bottom w:val="single" w:sz="4" w:space="0" w:color="auto"/>
              <w:right w:val="single" w:sz="4" w:space="0" w:color="auto"/>
            </w:tcBorders>
            <w:vAlign w:val="center"/>
            <w:hideMark/>
          </w:tcPr>
          <w:p w14:paraId="5A5E476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6DE623E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30FCBE9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B29A1E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82" w:type="pct"/>
            <w:tcBorders>
              <w:top w:val="nil"/>
              <w:left w:val="nil"/>
              <w:bottom w:val="single" w:sz="4" w:space="0" w:color="auto"/>
              <w:right w:val="single" w:sz="4" w:space="0" w:color="auto"/>
            </w:tcBorders>
            <w:shd w:val="clear" w:color="000000" w:fill="F2F2F2"/>
            <w:vAlign w:val="center"/>
            <w:hideMark/>
          </w:tcPr>
          <w:p w14:paraId="37358B2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C27A4B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vAlign w:val="center"/>
            <w:hideMark/>
          </w:tcPr>
          <w:p w14:paraId="37E7DD7F" w14:textId="77777777" w:rsidR="007D54B5" w:rsidRPr="007D54B5" w:rsidRDefault="007D54B5" w:rsidP="007D54B5">
            <w:pPr>
              <w:spacing w:after="0" w:line="240" w:lineRule="auto"/>
              <w:jc w:val="center"/>
              <w:rPr>
                <w:rFonts w:eastAsia="Times New Roman" w:cstheme="minorHAnsi"/>
                <w:b/>
                <w:bCs/>
                <w:sz w:val="12"/>
                <w:szCs w:val="12"/>
                <w:lang w:eastAsia="es-EC"/>
              </w:rPr>
            </w:pPr>
            <w:r w:rsidRPr="007D54B5">
              <w:rPr>
                <w:rFonts w:eastAsia="Times New Roman" w:cstheme="minorHAnsi"/>
                <w:b/>
                <w:bCs/>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5292E1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7DB451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1F53C9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41B665A" w14:textId="77777777" w:rsidTr="007D54B5">
        <w:trPr>
          <w:trHeight w:val="300"/>
        </w:trPr>
        <w:tc>
          <w:tcPr>
            <w:tcW w:w="479" w:type="pct"/>
            <w:vMerge/>
            <w:tcBorders>
              <w:top w:val="nil"/>
              <w:left w:val="single" w:sz="4" w:space="0" w:color="auto"/>
              <w:bottom w:val="single" w:sz="4" w:space="0" w:color="auto"/>
              <w:right w:val="single" w:sz="4" w:space="0" w:color="auto"/>
            </w:tcBorders>
            <w:vAlign w:val="center"/>
            <w:hideMark/>
          </w:tcPr>
          <w:p w14:paraId="19DE504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00BB508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nil"/>
              <w:right w:val="single" w:sz="4" w:space="0" w:color="auto"/>
            </w:tcBorders>
            <w:vAlign w:val="center"/>
            <w:hideMark/>
          </w:tcPr>
          <w:p w14:paraId="2D0CE12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22638A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w:t>
            </w:r>
          </w:p>
        </w:tc>
        <w:tc>
          <w:tcPr>
            <w:tcW w:w="482" w:type="pct"/>
            <w:tcBorders>
              <w:top w:val="nil"/>
              <w:left w:val="nil"/>
              <w:bottom w:val="single" w:sz="4" w:space="0" w:color="auto"/>
              <w:right w:val="single" w:sz="4" w:space="0" w:color="auto"/>
            </w:tcBorders>
            <w:shd w:val="clear" w:color="000000" w:fill="F2F2F2"/>
            <w:vAlign w:val="center"/>
            <w:hideMark/>
          </w:tcPr>
          <w:p w14:paraId="6F597AA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6C388E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DBE5F1"/>
            <w:vAlign w:val="center"/>
            <w:hideMark/>
          </w:tcPr>
          <w:p w14:paraId="2667C1CA" w14:textId="77777777" w:rsidR="007D54B5" w:rsidRPr="007D54B5" w:rsidRDefault="007D54B5" w:rsidP="007D54B5">
            <w:pPr>
              <w:spacing w:after="0" w:line="240" w:lineRule="auto"/>
              <w:rPr>
                <w:rFonts w:eastAsia="Times New Roman" w:cstheme="minorHAnsi"/>
                <w:b/>
                <w:bCs/>
                <w:color w:val="000000"/>
                <w:sz w:val="12"/>
                <w:szCs w:val="12"/>
                <w:lang w:eastAsia="es-EC"/>
              </w:rPr>
            </w:pPr>
            <w:r w:rsidRPr="007D54B5">
              <w:rPr>
                <w:rFonts w:eastAsia="Times New Roman" w:cstheme="minorHAnsi"/>
                <w:b/>
                <w:bCs/>
                <w:color w:val="000000"/>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75821AE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B4E01E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1AACD95C"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9B98993" w14:textId="77777777" w:rsidTr="007D54B5">
        <w:trPr>
          <w:trHeight w:val="2640"/>
        </w:trPr>
        <w:tc>
          <w:tcPr>
            <w:tcW w:w="479" w:type="pct"/>
            <w:vMerge w:val="restart"/>
            <w:tcBorders>
              <w:top w:val="nil"/>
              <w:left w:val="single" w:sz="4" w:space="0" w:color="auto"/>
              <w:bottom w:val="single" w:sz="4" w:space="0" w:color="000000"/>
              <w:right w:val="single" w:sz="4" w:space="0" w:color="auto"/>
            </w:tcBorders>
            <w:shd w:val="clear" w:color="000000" w:fill="auto"/>
            <w:vAlign w:val="center"/>
            <w:hideMark/>
          </w:tcPr>
          <w:p w14:paraId="5A3272EB" w14:textId="77777777" w:rsidR="007D54B5" w:rsidRPr="007D54B5" w:rsidRDefault="007D54B5" w:rsidP="007D54B5">
            <w:pPr>
              <w:spacing w:after="0" w:line="240" w:lineRule="auto"/>
              <w:jc w:val="center"/>
              <w:rPr>
                <w:rFonts w:eastAsia="Times New Roman" w:cstheme="minorHAnsi"/>
                <w:sz w:val="12"/>
                <w:szCs w:val="12"/>
                <w:lang w:eastAsia="es-EC"/>
              </w:rPr>
            </w:pPr>
            <w:proofErr w:type="spellStart"/>
            <w:r w:rsidRPr="007D54B5">
              <w:rPr>
                <w:rFonts w:eastAsia="Times New Roman" w:cstheme="minorHAnsi"/>
                <w:sz w:val="12"/>
                <w:szCs w:val="12"/>
                <w:lang w:eastAsia="es-EC"/>
              </w:rPr>
              <w:lastRenderedPageBreak/>
              <w:t>Agregadora</w:t>
            </w:r>
            <w:proofErr w:type="spellEnd"/>
            <w:r w:rsidRPr="007D54B5">
              <w:rPr>
                <w:rFonts w:eastAsia="Times New Roman" w:cstheme="minorHAnsi"/>
                <w:sz w:val="12"/>
                <w:szCs w:val="12"/>
                <w:lang w:eastAsia="es-EC"/>
              </w:rPr>
              <w:t xml:space="preserve"> de Valor</w:t>
            </w:r>
          </w:p>
        </w:tc>
        <w:tc>
          <w:tcPr>
            <w:tcW w:w="525" w:type="pct"/>
            <w:vMerge w:val="restart"/>
            <w:tcBorders>
              <w:top w:val="single" w:sz="4" w:space="0" w:color="auto"/>
              <w:left w:val="nil"/>
              <w:bottom w:val="single" w:sz="4" w:space="0" w:color="auto"/>
              <w:right w:val="single" w:sz="4" w:space="0" w:color="auto"/>
            </w:tcBorders>
            <w:shd w:val="clear" w:color="000000" w:fill="auto"/>
            <w:vAlign w:val="center"/>
            <w:hideMark/>
          </w:tcPr>
          <w:p w14:paraId="5C6F94A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INTERNA ZONAL DE PROMOCION DE LA SALUD</w:t>
            </w:r>
          </w:p>
        </w:tc>
        <w:tc>
          <w:tcPr>
            <w:tcW w:w="525" w:type="pct"/>
            <w:vMerge w:val="restart"/>
            <w:tcBorders>
              <w:top w:val="single" w:sz="4" w:space="0" w:color="auto"/>
              <w:left w:val="single" w:sz="4" w:space="0" w:color="auto"/>
              <w:bottom w:val="single" w:sz="4" w:space="0" w:color="000000"/>
              <w:right w:val="single" w:sz="4" w:space="0" w:color="auto"/>
            </w:tcBorders>
            <w:shd w:val="clear" w:color="000000" w:fill="F2F2F2"/>
            <w:vAlign w:val="center"/>
            <w:hideMark/>
          </w:tcPr>
          <w:p w14:paraId="3FA7EC5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INTERNA ZONAL DE PROMOCION DE LA SALUD</w:t>
            </w:r>
          </w:p>
        </w:tc>
        <w:tc>
          <w:tcPr>
            <w:tcW w:w="639" w:type="pct"/>
            <w:tcBorders>
              <w:top w:val="nil"/>
              <w:left w:val="nil"/>
              <w:bottom w:val="single" w:sz="4" w:space="0" w:color="auto"/>
              <w:right w:val="single" w:sz="4" w:space="0" w:color="auto"/>
            </w:tcBorders>
            <w:shd w:val="clear" w:color="000000" w:fill="F2F2F2"/>
            <w:vAlign w:val="center"/>
            <w:hideMark/>
          </w:tcPr>
          <w:p w14:paraId="2821CB1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DOCUMENTOS TECNICOS CON PROPUESTAS PARA ELABORAR Y/O ACTUALIZAR LA NORMATIVA TECNICA Y OTROS INSTRUMENTOS LEGALES PARA LA GESTION DE LA EDUCACION Y COMUNICACION PARA LA PROMOCION DE LA SALUD, ESPACIOS Y PRACTICAS SALUDABLES, PROMOCION DE LA SALUD, SALUD SEXUAL Y SALUD REPRODUCTIVA, CON ENFOQUE DE ACCION SOBRE LOS DETERMINANTES DE LA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3379589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148A93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6B918A2F"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496F250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7EC9CC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B46E484"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8282780" w14:textId="77777777" w:rsidTr="007D54B5">
        <w:trPr>
          <w:trHeight w:val="2880"/>
        </w:trPr>
        <w:tc>
          <w:tcPr>
            <w:tcW w:w="479" w:type="pct"/>
            <w:vMerge/>
            <w:tcBorders>
              <w:top w:val="nil"/>
              <w:left w:val="single" w:sz="4" w:space="0" w:color="auto"/>
              <w:bottom w:val="single" w:sz="4" w:space="0" w:color="000000"/>
              <w:right w:val="single" w:sz="4" w:space="0" w:color="auto"/>
            </w:tcBorders>
            <w:vAlign w:val="center"/>
            <w:hideMark/>
          </w:tcPr>
          <w:p w14:paraId="6DDF9C46"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367B1B6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2BD6D62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BE31FB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EJECUCION, MONITOREO Y EVALUACION DE POLITICAS, NORMATIVA, PLANES, PROGRAMAS, PROYECTOS, PROCESOS, EMITIDOS Y DISEÑADOS POR EL NIVEL CENTRAL; Y, LOS RELACIONADOS CON EDUCACION Y COMUNICACION PARA LA PROMOCION DE LA SALUD, ESPACIOS Y PRACTICAS SALUDABLES, PROMOCION DE LA SALUD, SALUD SEXUAL Y SALUD REPRODUCTIVA, CON ENFOQUE DE ACCION SOBRE LOS DETERMINANTES DE LA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03447F2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5CDF21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78CE86FF"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61DDF9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317A6E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1D6AE036"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5D15CDF" w14:textId="77777777" w:rsidTr="007D54B5">
        <w:trPr>
          <w:trHeight w:val="2400"/>
        </w:trPr>
        <w:tc>
          <w:tcPr>
            <w:tcW w:w="479" w:type="pct"/>
            <w:vMerge/>
            <w:tcBorders>
              <w:top w:val="nil"/>
              <w:left w:val="single" w:sz="4" w:space="0" w:color="auto"/>
              <w:bottom w:val="single" w:sz="4" w:space="0" w:color="000000"/>
              <w:right w:val="single" w:sz="4" w:space="0" w:color="auto"/>
            </w:tcBorders>
            <w:vAlign w:val="center"/>
            <w:hideMark/>
          </w:tcPr>
          <w:p w14:paraId="27800F9A"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76E33FF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0719C95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34DC39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 ASESORIA Y FORTALECIMIENTO DIRIGIDO A DIRECCIONES DISTRITALES DE SALUD Y OFICINAS TECNICAS PARA EL DESARROLLO DE ACCIONES DE EDUCACION Y COMUNICACION PARA LA PROMOCION DE LA SALUD, ESPACIOS Y PRACTICAS SALUDABLES, PROMOCION DE LA SALUD, SALUD SEXUAL Y SALUD REPRODUCTIVA, CON ENFOQUE DE ACCION SOBRE LOS DETERMINANTES DE LA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5954EEB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A56B62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5B97C911"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909808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C94450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F283DA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04CB208" w14:textId="77777777" w:rsidTr="007D54B5">
        <w:trPr>
          <w:trHeight w:val="2640"/>
        </w:trPr>
        <w:tc>
          <w:tcPr>
            <w:tcW w:w="479" w:type="pct"/>
            <w:vMerge/>
            <w:tcBorders>
              <w:top w:val="nil"/>
              <w:left w:val="single" w:sz="4" w:space="0" w:color="auto"/>
              <w:bottom w:val="single" w:sz="4" w:space="0" w:color="000000"/>
              <w:right w:val="single" w:sz="4" w:space="0" w:color="auto"/>
            </w:tcBorders>
            <w:vAlign w:val="center"/>
            <w:hideMark/>
          </w:tcPr>
          <w:p w14:paraId="5BE4BBDD"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7107F9D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5A0927F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2C4F0DA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RESULTADOS DE COORDINACION CON LOS GOBIERNOS AUTÓNOMOS DESCENTRALIZADOS, PARA LA IMPLEMENTACION DE LA POLITICA PUBLICA DE EDUCACION Y COMUNICACION PARA LA PROMOCION DE LA SALUD, ESPACIOS Y PRACTICAS SALUDABLES, PROMOCION DE LA SALUD, SALUD SEXUAL Y SALUD REPRODUCTIVA, CON ENFOQUE DE ACCIÓN SOBRE LOS DETERMINANTES DE LA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6FCC11E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2D8321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3B05C451"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74920D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7B7E62B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A9D518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233CA20" w14:textId="77777777" w:rsidTr="007D54B5">
        <w:trPr>
          <w:trHeight w:val="720"/>
        </w:trPr>
        <w:tc>
          <w:tcPr>
            <w:tcW w:w="479" w:type="pct"/>
            <w:vMerge/>
            <w:tcBorders>
              <w:top w:val="nil"/>
              <w:left w:val="single" w:sz="4" w:space="0" w:color="auto"/>
              <w:bottom w:val="single" w:sz="4" w:space="0" w:color="000000"/>
              <w:right w:val="single" w:sz="4" w:space="0" w:color="auto"/>
            </w:tcBorders>
            <w:vAlign w:val="center"/>
            <w:hideMark/>
          </w:tcPr>
          <w:p w14:paraId="5956B386"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6E31F49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0D82428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593F8CC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INVESTIGACIONES EN EL MARCO DE LA PROMOCION DE LA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7607EC8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2908FEA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591D6ABC"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8949EF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8A430F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DF67002"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3FF3471" w14:textId="77777777" w:rsidTr="007D54B5">
        <w:trPr>
          <w:trHeight w:val="2400"/>
        </w:trPr>
        <w:tc>
          <w:tcPr>
            <w:tcW w:w="479" w:type="pct"/>
            <w:vMerge/>
            <w:tcBorders>
              <w:top w:val="nil"/>
              <w:left w:val="single" w:sz="4" w:space="0" w:color="auto"/>
              <w:bottom w:val="single" w:sz="4" w:space="0" w:color="000000"/>
              <w:right w:val="single" w:sz="4" w:space="0" w:color="auto"/>
            </w:tcBorders>
            <w:vAlign w:val="center"/>
            <w:hideMark/>
          </w:tcPr>
          <w:p w14:paraId="77DE1FD0"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1F7767E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42D8B2D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0E520AB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CUMPLIMIENTO DE INDICADORES Y ESTANDARES DE MONITOREO DE IMPACTO DE LA IMPLEMENTACION DE LA POLITICA DE EDUCACION Y COMUNICACON PARA LA PROMOCION DE LA SALUD, ESPACIOS Y PRACTICAS SALUDABLES, PROMOCION DE LA SALUD Y SALUD SEXUAL Y SALUD REPRODUCTIVA, CON ENFOQUE DE ACCION SOBRE LOS DETERMINANTES DE LA SALUD,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7C711CA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A6582F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435E3C6F"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1414E1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15D5AB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56DE536"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24565D8" w14:textId="77777777" w:rsidTr="007D54B5">
        <w:trPr>
          <w:trHeight w:val="960"/>
        </w:trPr>
        <w:tc>
          <w:tcPr>
            <w:tcW w:w="479" w:type="pct"/>
            <w:vMerge/>
            <w:tcBorders>
              <w:top w:val="nil"/>
              <w:left w:val="single" w:sz="4" w:space="0" w:color="auto"/>
              <w:bottom w:val="single" w:sz="4" w:space="0" w:color="000000"/>
              <w:right w:val="single" w:sz="4" w:space="0" w:color="auto"/>
            </w:tcBorders>
            <w:vAlign w:val="center"/>
            <w:hideMark/>
          </w:tcPr>
          <w:p w14:paraId="108B9524"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55E5417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570E808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62666BC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DEL ANALISIS SITUACIONAL DE SALUD DE LOS PRINCIPALES DETERMINANTES QUE INCIDEN EN LA SALUD DE LA POBLACION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0E4180D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1F99AB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5FB2398C"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356977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BFE68E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A0B6599"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7CF1575" w14:textId="77777777" w:rsidTr="007D54B5">
        <w:trPr>
          <w:trHeight w:val="2880"/>
        </w:trPr>
        <w:tc>
          <w:tcPr>
            <w:tcW w:w="479" w:type="pct"/>
            <w:vMerge/>
            <w:tcBorders>
              <w:top w:val="nil"/>
              <w:left w:val="single" w:sz="4" w:space="0" w:color="auto"/>
              <w:bottom w:val="single" w:sz="4" w:space="0" w:color="000000"/>
              <w:right w:val="single" w:sz="4" w:space="0" w:color="auto"/>
            </w:tcBorders>
            <w:vAlign w:val="center"/>
            <w:hideMark/>
          </w:tcPr>
          <w:p w14:paraId="0B60B8FC"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single" w:sz="4" w:space="0" w:color="auto"/>
              <w:left w:val="nil"/>
              <w:bottom w:val="single" w:sz="4" w:space="0" w:color="auto"/>
              <w:right w:val="single" w:sz="4" w:space="0" w:color="auto"/>
            </w:tcBorders>
            <w:vAlign w:val="center"/>
            <w:hideMark/>
          </w:tcPr>
          <w:p w14:paraId="18A540C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single" w:sz="4" w:space="0" w:color="auto"/>
              <w:left w:val="single" w:sz="4" w:space="0" w:color="auto"/>
              <w:bottom w:val="single" w:sz="4" w:space="0" w:color="000000"/>
              <w:right w:val="single" w:sz="4" w:space="0" w:color="auto"/>
            </w:tcBorders>
            <w:vAlign w:val="center"/>
            <w:hideMark/>
          </w:tcPr>
          <w:p w14:paraId="16B3436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nil"/>
              <w:bottom w:val="single" w:sz="4" w:space="0" w:color="auto"/>
              <w:right w:val="single" w:sz="4" w:space="0" w:color="auto"/>
            </w:tcBorders>
            <w:shd w:val="clear" w:color="000000" w:fill="F2F2F2"/>
            <w:vAlign w:val="center"/>
            <w:hideMark/>
          </w:tcPr>
          <w:p w14:paraId="762E6F5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EJECUCION Y EVALUACION DE PLANES, PROGRAMAS, PROYECTOS Y PROCESOS DE FORMACION Y CAPACITACION PARA MEJORAR COMPETENCIAS RELACIONADAS EDUCACION Y COMUNICACION PARA LA PROMOCION DE LA SALUD, ESPACIOS Y PRACTICAS SALUDABLES, PROMOCION DE LA SALUD, SALUD SEXUAL Y SALUD REPRODUCTIVA, CON ENFOQUE DE ACCION SOBRE LOS DETERMINANTES DE LA SALUD, EN COORDINACIÓN CON LA UNIDAD DE TALENTO HUMANO EN SU JURISDICCION.</w:t>
            </w:r>
          </w:p>
        </w:tc>
        <w:tc>
          <w:tcPr>
            <w:tcW w:w="482" w:type="pct"/>
            <w:tcBorders>
              <w:top w:val="nil"/>
              <w:left w:val="nil"/>
              <w:bottom w:val="single" w:sz="4" w:space="0" w:color="auto"/>
              <w:right w:val="single" w:sz="4" w:space="0" w:color="auto"/>
            </w:tcBorders>
            <w:shd w:val="clear" w:color="000000" w:fill="F2F2F2"/>
            <w:vAlign w:val="center"/>
            <w:hideMark/>
          </w:tcPr>
          <w:p w14:paraId="6E72F03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A7564A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14A29D28"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3D73B62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B1F35C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175FF88E"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8BD3894" w14:textId="77777777" w:rsidTr="007D54B5">
        <w:trPr>
          <w:trHeight w:val="1350"/>
        </w:trPr>
        <w:tc>
          <w:tcPr>
            <w:tcW w:w="479" w:type="pct"/>
            <w:vMerge w:val="restart"/>
            <w:tcBorders>
              <w:top w:val="nil"/>
              <w:left w:val="single" w:sz="4" w:space="0" w:color="auto"/>
              <w:bottom w:val="single" w:sz="4" w:space="0" w:color="000000"/>
              <w:right w:val="single" w:sz="4" w:space="0" w:color="auto"/>
            </w:tcBorders>
            <w:shd w:val="clear" w:color="000000" w:fill="auto"/>
            <w:vAlign w:val="center"/>
            <w:hideMark/>
          </w:tcPr>
          <w:p w14:paraId="3E771A59" w14:textId="77777777" w:rsidR="007D54B5" w:rsidRPr="007D54B5" w:rsidRDefault="007D54B5" w:rsidP="007D54B5">
            <w:pPr>
              <w:spacing w:after="0" w:line="240" w:lineRule="auto"/>
              <w:jc w:val="center"/>
              <w:rPr>
                <w:rFonts w:eastAsia="Times New Roman" w:cstheme="minorHAnsi"/>
                <w:sz w:val="12"/>
                <w:szCs w:val="12"/>
                <w:lang w:eastAsia="es-EC"/>
              </w:rPr>
            </w:pPr>
            <w:proofErr w:type="spellStart"/>
            <w:r w:rsidRPr="007D54B5">
              <w:rPr>
                <w:rFonts w:eastAsia="Times New Roman" w:cstheme="minorHAnsi"/>
                <w:sz w:val="12"/>
                <w:szCs w:val="12"/>
                <w:lang w:eastAsia="es-EC"/>
              </w:rPr>
              <w:t>Agregadora</w:t>
            </w:r>
            <w:proofErr w:type="spellEnd"/>
            <w:r w:rsidRPr="007D54B5">
              <w:rPr>
                <w:rFonts w:eastAsia="Times New Roman" w:cstheme="minorHAnsi"/>
                <w:sz w:val="12"/>
                <w:szCs w:val="12"/>
                <w:lang w:eastAsia="es-EC"/>
              </w:rPr>
              <w:t xml:space="preserve"> de Valor</w:t>
            </w:r>
          </w:p>
        </w:tc>
        <w:tc>
          <w:tcPr>
            <w:tcW w:w="525" w:type="pct"/>
            <w:vMerge w:val="restart"/>
            <w:tcBorders>
              <w:top w:val="nil"/>
              <w:left w:val="nil"/>
              <w:bottom w:val="single" w:sz="4" w:space="0" w:color="auto"/>
              <w:right w:val="single" w:sz="4" w:space="0" w:color="auto"/>
            </w:tcBorders>
            <w:shd w:val="clear" w:color="000000" w:fill="auto"/>
            <w:vAlign w:val="center"/>
            <w:hideMark/>
          </w:tcPr>
          <w:p w14:paraId="7A3A90E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ZONAL Y OPERACIONES Y LOGISTICA  EN SALUD</w:t>
            </w:r>
          </w:p>
        </w:tc>
        <w:tc>
          <w:tcPr>
            <w:tcW w:w="525" w:type="pct"/>
            <w:vMerge w:val="restart"/>
            <w:tcBorders>
              <w:top w:val="nil"/>
              <w:left w:val="nil"/>
              <w:bottom w:val="single" w:sz="4" w:space="0" w:color="auto"/>
              <w:right w:val="single" w:sz="4" w:space="0" w:color="auto"/>
            </w:tcBorders>
            <w:shd w:val="clear" w:color="000000" w:fill="auto"/>
            <w:vAlign w:val="center"/>
            <w:hideMark/>
          </w:tcPr>
          <w:p w14:paraId="33D7216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GESTION ZONAL DE ABASTECIMIENTO DE MEDICAMENTOS, DISPOSITIVOS MEDICOS Y OTROS BIENES ESTRATEGICOS</w:t>
            </w:r>
          </w:p>
        </w:tc>
        <w:tc>
          <w:tcPr>
            <w:tcW w:w="639" w:type="pct"/>
            <w:tcBorders>
              <w:top w:val="single" w:sz="4" w:space="0" w:color="5B9BD5"/>
              <w:left w:val="single" w:sz="4" w:space="0" w:color="5B9BD5"/>
              <w:bottom w:val="single" w:sz="4" w:space="0" w:color="5B9BD5"/>
              <w:right w:val="single" w:sz="4" w:space="0" w:color="5B9BD5"/>
            </w:tcBorders>
            <w:shd w:val="clear" w:color="000000" w:fill="FFFFFF"/>
            <w:hideMark/>
          </w:tcPr>
          <w:p w14:paraId="5F293A91"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DOCUMENTOS TECNICOS CON PROPUESTAS PARA ELABORAR Y/O ACTUALIZAR LA NORMATIVA TECNICA Y OTROS INSTRUMENTOS LEGALES REFERENTES AL ABASTECIMIENTO DE MEDICAMENTOS, DISPOSITIVOS MEDICOS Y OTROS BIENES ESTRATEGICOS EN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4BB8B7D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0870E9C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6EC44B41"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7B87FB0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AB5B2C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17984C8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5620B97" w14:textId="77777777" w:rsidTr="007D54B5">
        <w:trPr>
          <w:trHeight w:val="2280"/>
        </w:trPr>
        <w:tc>
          <w:tcPr>
            <w:tcW w:w="479" w:type="pct"/>
            <w:vMerge/>
            <w:tcBorders>
              <w:top w:val="nil"/>
              <w:left w:val="single" w:sz="4" w:space="0" w:color="auto"/>
              <w:bottom w:val="single" w:sz="4" w:space="0" w:color="000000"/>
              <w:right w:val="single" w:sz="4" w:space="0" w:color="auto"/>
            </w:tcBorders>
            <w:vAlign w:val="center"/>
            <w:hideMark/>
          </w:tcPr>
          <w:p w14:paraId="1E305591"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F4F604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32E9F3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0E9F3676"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EJECUCION, MONITOREO Y EVALUACION DE POLITICAS, NORMATIVA, PLANES, PROGRAMAS, PROYECTOS, PROTOCOLOS DE ATENCION, PROCESOS, EMITIDOS Y DISEÑADOS POR EL NIVEL CENTRAL REFERENTES AL ABASTECIMIENTO DE MEDICAMENTOS, DISPOSITIVOS MEDICOS Y OTROS BIENES ESTRATEGICOS EN SALUD.</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0CF8FDC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72D460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2EE4B9B0"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7B4566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7C6463F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25D03A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C5D433B" w14:textId="77777777" w:rsidTr="007D54B5">
        <w:trPr>
          <w:trHeight w:val="2415"/>
        </w:trPr>
        <w:tc>
          <w:tcPr>
            <w:tcW w:w="479" w:type="pct"/>
            <w:vMerge/>
            <w:tcBorders>
              <w:top w:val="nil"/>
              <w:left w:val="single" w:sz="4" w:space="0" w:color="auto"/>
              <w:bottom w:val="single" w:sz="4" w:space="0" w:color="000000"/>
              <w:right w:val="single" w:sz="4" w:space="0" w:color="auto"/>
            </w:tcBorders>
            <w:vAlign w:val="center"/>
            <w:hideMark/>
          </w:tcPr>
          <w:p w14:paraId="0D63653E"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92FB6A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67E977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718624B8"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EJECUCION, MONITOREO Y EVALUACION DE POLITICAS, NORMATIVA, PLANES, PROGRAMAS, PROYECTOS, PROTOCOLOS DE ATENCION, PROCESOS, EMITIDOS Y DISEÑADOS POR EL NIVEL CENTRAL REFERENTES A LA GESTION INTEGRAL Y CADENA DE SUMINISTRO DE MEDICAMENTOS, DISPOSITIVOS MEDICOS Y OTROS BIENES ESTRATEGICOS EN SALUD.</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423B9B5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03C3DD4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0C0CEA3A"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682691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406962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BBA7D1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C30383A"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60E8F5B0"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426572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DEB24F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30F562AF"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COORDINACION CON LA ENTIDAD ADSCRITA ENCARGADA DEL CONTROL Y VIGILANCIA DE LA CALIDAD DE LOS PRODUCTOS DE USO Y CONSUMO HUMANO DE LOS BIENES Y EXISTENCIAS EN SU CUSTODIA.</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50D7965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9AF350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519190C7"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86BF04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FEE4A7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3AB42D8"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CE3B19E"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70E9E827"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87C0D4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A15AF2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1CEDA059"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MONITOREO Y EVALUACION DE INDICADORES ZONALES DEL USO, DISPONIBILIDAD Y DOTACION DE MEDICAMENTOS, DISPOSITIVOS MEDICOS Y OTROS BIENES ESTRATEGICOS EN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632D31C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57DA6E2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71C10BCF"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5EEFA2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BFEE6F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CEF2177"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697C0CD" w14:textId="77777777" w:rsidTr="007D54B5">
        <w:trPr>
          <w:trHeight w:val="1350"/>
        </w:trPr>
        <w:tc>
          <w:tcPr>
            <w:tcW w:w="479" w:type="pct"/>
            <w:vMerge/>
            <w:tcBorders>
              <w:top w:val="nil"/>
              <w:left w:val="single" w:sz="4" w:space="0" w:color="auto"/>
              <w:bottom w:val="single" w:sz="4" w:space="0" w:color="000000"/>
              <w:right w:val="single" w:sz="4" w:space="0" w:color="auto"/>
            </w:tcBorders>
            <w:vAlign w:val="center"/>
            <w:hideMark/>
          </w:tcPr>
          <w:p w14:paraId="1621B6A5"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6688CE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3F2D6F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662D48B2"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 MONITOREO Y EVALUACION DEL USO OBLIGATORIO DE LOS MEDICAMENTOS ESENCIALES DEL CUADRO NACIONAL DE MEDICAMENTOS BASICOS VIGENTE, LA PROMOCION Y USO RACIONAL DE MEDICAMENTOS EN LOS ESTABLECIMIENTOS DE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724AD0B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B37016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483ED544"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D8878A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7898E8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32DFEE1"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65DBBD3"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76CC41C0"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5035551"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BECD3ED"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078AFA3A"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SOLICITUDES PARA GESTIONAR LA AUTORIZACION DE LA ADQUISICION DE MEDICAMENTOS QUE NO CONSTAN EN CUADRO NACIONAL DE MEDICAMENTOS BASICOS VIGENTE, DE ACUERDO A LA NORMATIVA EMITIDA PARA EL EFECTO.</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79AE2F5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A5B76F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11EF0772"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9FD589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73D3B5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731ACE00"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340EE33"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34FB8829"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30A3660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78F2D2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1AC34978"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ESTIMACION DE NECESIDADES CONSOLIDADAS DE MEDICAMENTOS, DISPOSITIVOS MEDICOS Y OTROS BIENES ESTRATEGICOS EN SALUD DE LOS ESTABLECIMIENTOS DE SALUD DEL MINISTERIO DE SALUD PUBLICA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50E64B72"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DE93FD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6843C6E4"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B320F3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A7E8A8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394EC7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196781B" w14:textId="77777777" w:rsidTr="007D54B5">
        <w:trPr>
          <w:trHeight w:val="1575"/>
        </w:trPr>
        <w:tc>
          <w:tcPr>
            <w:tcW w:w="479" w:type="pct"/>
            <w:vMerge/>
            <w:tcBorders>
              <w:top w:val="nil"/>
              <w:left w:val="single" w:sz="4" w:space="0" w:color="auto"/>
              <w:bottom w:val="single" w:sz="4" w:space="0" w:color="000000"/>
              <w:right w:val="single" w:sz="4" w:space="0" w:color="auto"/>
            </w:tcBorders>
            <w:vAlign w:val="center"/>
            <w:hideMark/>
          </w:tcPr>
          <w:p w14:paraId="6CFEC0E3"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43AC4A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D97BCC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2132AE6F"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DE APLICACION DEL SISTEMA DE DISPENSACION DE MEDICAMENTOS POR DOSIS UNITARIA, ATENCION FARMACEUTICA Y OTROS SERVICIOS FARMACEUTICOS EN LOS ESTABLECIMIENTOS DE SALUD EN SU JURISDICCION CONFORME A LOS LINEAMIENTOS ESPECIFICOS DEL NIVEL CENTRAL</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305AA76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0D3D98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7A4DE197"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8D4693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7D583DA"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5301B5C"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544949A7"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648A7BEC"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FC0FDF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9DB3EB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0B022B2F"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CONSOLIDADO DEL USO, DISPONIBILIDAD Y DOTACION DE MEDICAMENTOS, DISPOSITIVOS MEDICOS Y OTROS BIENES ESTRATEGICOS EN SALUD EN LOS ESTABLECIMIENTOS DE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6D3F53B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317C2CD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03D0E9FC"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0AD0CA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09CB9E5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3873000"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5F0C3B9"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1A9B5F24"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59DA8E4"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C65113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6C5325E7"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CON LA PROGRAMACION CONCILIADA PARA LAS COMPRAS DE MEDICAMENTOS, DISPOSITIVOS MEDICOS Y OTROS BIENES ESTRATEGICOS EN SALUD, ACORDE A LAS NECESIDADES DE LOS ESTABLECIMIENTOS DE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4CE1F97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142C2F7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7E25848D"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005B086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F5D9ED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5A3BF5B"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0677525" w14:textId="77777777" w:rsidTr="007D54B5">
        <w:trPr>
          <w:trHeight w:val="675"/>
        </w:trPr>
        <w:tc>
          <w:tcPr>
            <w:tcW w:w="479" w:type="pct"/>
            <w:vMerge/>
            <w:tcBorders>
              <w:top w:val="nil"/>
              <w:left w:val="single" w:sz="4" w:space="0" w:color="auto"/>
              <w:bottom w:val="single" w:sz="4" w:space="0" w:color="000000"/>
              <w:right w:val="single" w:sz="4" w:space="0" w:color="auto"/>
            </w:tcBorders>
            <w:vAlign w:val="center"/>
            <w:hideMark/>
          </w:tcPr>
          <w:p w14:paraId="30917CDB"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86F9FB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D4F3E98"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74212482"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 DE SUPERVISION DE LA GESTION DE SUMINISTRO DE MEDICAMENTOS EN LOS ESTABLECIMIENTOS DE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3682808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7893A5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76910FFF"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361FA06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76593F2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8D86354"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C50A320"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1C05C7F0"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4D3FE35"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3CC0C1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75F8000D"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TECNICOS QUE CONTENGAN LOS REPORTES Y SEGUIMIENTO DE LA EJECUCIÓN PRESUPUESTARIA DE LAS PARTIDAS DE MEDICAMENTOS, DISPOSITIVOS MEDICOS Y OTROS BIENES ESTRATEGICOS EN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4626FA1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6056336D"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65FFD754"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2F49F96"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1D9B10D1"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60E0D4CD"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6A7B2ECD"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2C8ED69F"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ECC5CF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1183DD7"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1A091230"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INFORMES TECNICOS DE SEGUIMIENTO DE OBLIGACIONES POR ADQUISICION Y SERVICIOS DE DISPENSACION DE MEDICAMENTOS, DISPOSITIVOS MEDICOS Y OTROS BIENES ESTRATEGICOS EN SALUD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690B6DF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768585DC"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7B6D4034"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294511B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9C45E1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D5A40F7"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7F335E7F" w14:textId="77777777" w:rsidTr="007D54B5">
        <w:trPr>
          <w:trHeight w:val="1350"/>
        </w:trPr>
        <w:tc>
          <w:tcPr>
            <w:tcW w:w="479" w:type="pct"/>
            <w:vMerge/>
            <w:tcBorders>
              <w:top w:val="nil"/>
              <w:left w:val="single" w:sz="4" w:space="0" w:color="auto"/>
              <w:bottom w:val="single" w:sz="4" w:space="0" w:color="000000"/>
              <w:right w:val="single" w:sz="4" w:space="0" w:color="auto"/>
            </w:tcBorders>
            <w:vAlign w:val="center"/>
            <w:hideMark/>
          </w:tcPr>
          <w:p w14:paraId="12BF5DF8"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284B15C"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794EE16"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377EAFC3"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REPORTES DE ADMINISTRACION DE ESPACIOS DE ALMACENAMIENTO DE MEDICAMENTOS, DISPOSITIVOS MEDICOS Y OTROS BIENES ESTRATEGICOS EN SALUD ACORDE A ESTÁNDARES ESTABLECIDOS EN COORDINACIÓN CON LAS INSTANCIAS PERTINENTES,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1229A9A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635E2F0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2F3F04B3"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FA402B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720A2A4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0B05F923"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0DDEF662"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70BD2379"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2306C42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55A0EFDA"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1A1E618E"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LAS RECEPCIONES EN LA CADENA DE SUMINISTROS DE MEDICAMENTOS, DISPOSITIVOS MEDICOS Y OTROS BIENES ESTRATEGICOS EN SALUD DEL MINISTERIO DE SALUD PÚBLICA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1A91328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F4BD90E"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2BD2C587"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4FF0A4E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5DF34274"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584944BD"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33D90C4F" w14:textId="77777777" w:rsidTr="007D54B5">
        <w:trPr>
          <w:trHeight w:val="1350"/>
        </w:trPr>
        <w:tc>
          <w:tcPr>
            <w:tcW w:w="479" w:type="pct"/>
            <w:vMerge/>
            <w:tcBorders>
              <w:top w:val="nil"/>
              <w:left w:val="single" w:sz="4" w:space="0" w:color="auto"/>
              <w:bottom w:val="single" w:sz="4" w:space="0" w:color="000000"/>
              <w:right w:val="single" w:sz="4" w:space="0" w:color="auto"/>
            </w:tcBorders>
            <w:vAlign w:val="center"/>
            <w:hideMark/>
          </w:tcPr>
          <w:p w14:paraId="3D9EBA69"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D62197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7771950"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7F12BEF1"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LAS RECEPCIONES EN LA CADENA DE SUMINISTROS DE SANGRE Y HEMOCOMPONENTES REALIZADAS EN ESTABLECIMIENTOS DE SALUD DEL MINISTERIO DE SALUD PUBLICA DE SU JURISDICCION CON BASE EN EL MODELO DE GESTION INSTITUCIONAL.</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0D341C3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232A220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22671532"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67A4E5A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3C0BCE6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BFA13DF"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425303D0" w14:textId="77777777" w:rsidTr="007D54B5">
        <w:trPr>
          <w:trHeight w:val="1350"/>
        </w:trPr>
        <w:tc>
          <w:tcPr>
            <w:tcW w:w="479" w:type="pct"/>
            <w:vMerge/>
            <w:tcBorders>
              <w:top w:val="nil"/>
              <w:left w:val="single" w:sz="4" w:space="0" w:color="auto"/>
              <w:bottom w:val="single" w:sz="4" w:space="0" w:color="000000"/>
              <w:right w:val="single" w:sz="4" w:space="0" w:color="auto"/>
            </w:tcBorders>
            <w:vAlign w:val="center"/>
            <w:hideMark/>
          </w:tcPr>
          <w:p w14:paraId="28B9F251"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091C913"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73DB817E"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4703A354"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REPORTE DE ACCIONES EJECUTADAS CORRESPONDIENTES A DESVIACIONES EN LA DISPENSACION DE MEDICAMENTOS, DISPOSITIVOS MEDICOS Y OTROS BIENES ESTRATEGICOS EN SALUD EN COORDINACIÓN CON LAS INSTANCIAS PERTINENTES EN SU JURISDICCION.</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719DA9C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435" w:type="pct"/>
            <w:tcBorders>
              <w:top w:val="nil"/>
              <w:left w:val="nil"/>
              <w:bottom w:val="single" w:sz="4" w:space="0" w:color="auto"/>
              <w:right w:val="nil"/>
            </w:tcBorders>
            <w:shd w:val="clear" w:color="000000" w:fill="F2F2F2"/>
            <w:vAlign w:val="center"/>
            <w:hideMark/>
          </w:tcPr>
          <w:p w14:paraId="48861B98"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5BDD5EF9"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56915E9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21E74C95"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4171B5AA"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153D7179" w14:textId="77777777" w:rsidTr="007D54B5">
        <w:trPr>
          <w:trHeight w:val="1125"/>
        </w:trPr>
        <w:tc>
          <w:tcPr>
            <w:tcW w:w="479" w:type="pct"/>
            <w:vMerge/>
            <w:tcBorders>
              <w:top w:val="nil"/>
              <w:left w:val="single" w:sz="4" w:space="0" w:color="auto"/>
              <w:bottom w:val="single" w:sz="4" w:space="0" w:color="000000"/>
              <w:right w:val="single" w:sz="4" w:space="0" w:color="auto"/>
            </w:tcBorders>
            <w:vAlign w:val="center"/>
            <w:hideMark/>
          </w:tcPr>
          <w:p w14:paraId="05C6203A"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1CCF067F"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4D38FD2B"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1E553BF5"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REPORTES DE ACCIONES EJECUTADAS CORRESPONDIENTES A LA IDENTIFICACION Y CORRECCIONES DE DESVIACIONES DE LA CADENA DE SUMINISTRO DE MEDICAMENTOS, DISPOSITIVOS </w:t>
            </w:r>
            <w:r w:rsidRPr="007D54B5">
              <w:rPr>
                <w:rFonts w:eastAsia="Times New Roman" w:cstheme="minorHAnsi"/>
                <w:color w:val="000000"/>
                <w:sz w:val="12"/>
                <w:szCs w:val="12"/>
                <w:lang w:eastAsia="es-EC"/>
              </w:rPr>
              <w:lastRenderedPageBreak/>
              <w:t>MEDICOS Y OTROS BIENES ESTRATEGICOS EN SALUD.</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46E9D79B"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lastRenderedPageBreak/>
              <w:t>SI</w:t>
            </w:r>
          </w:p>
        </w:tc>
        <w:tc>
          <w:tcPr>
            <w:tcW w:w="435" w:type="pct"/>
            <w:tcBorders>
              <w:top w:val="nil"/>
              <w:left w:val="nil"/>
              <w:bottom w:val="single" w:sz="4" w:space="0" w:color="auto"/>
              <w:right w:val="nil"/>
            </w:tcBorders>
            <w:shd w:val="clear" w:color="000000" w:fill="F2F2F2"/>
            <w:vAlign w:val="center"/>
            <w:hideMark/>
          </w:tcPr>
          <w:p w14:paraId="14013897"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SI</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0DE4C62F"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1C93BDF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6AEA50E3"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3A2E1737" w14:textId="77777777" w:rsidR="007D54B5" w:rsidRPr="007D54B5" w:rsidRDefault="007D54B5" w:rsidP="007D54B5">
            <w:pPr>
              <w:spacing w:after="0" w:line="240" w:lineRule="auto"/>
              <w:rPr>
                <w:rFonts w:eastAsia="Times New Roman" w:cstheme="minorHAnsi"/>
                <w:b/>
                <w:bCs/>
                <w:sz w:val="12"/>
                <w:szCs w:val="12"/>
                <w:lang w:eastAsia="es-EC"/>
              </w:rPr>
            </w:pPr>
          </w:p>
        </w:tc>
      </w:tr>
      <w:tr w:rsidR="007D54B5" w:rsidRPr="00E90FF1" w14:paraId="2F23CC11" w14:textId="77777777" w:rsidTr="007D54B5">
        <w:trPr>
          <w:trHeight w:val="900"/>
        </w:trPr>
        <w:tc>
          <w:tcPr>
            <w:tcW w:w="479" w:type="pct"/>
            <w:vMerge/>
            <w:tcBorders>
              <w:top w:val="nil"/>
              <w:left w:val="single" w:sz="4" w:space="0" w:color="auto"/>
              <w:bottom w:val="single" w:sz="4" w:space="0" w:color="000000"/>
              <w:right w:val="single" w:sz="4" w:space="0" w:color="auto"/>
            </w:tcBorders>
            <w:vAlign w:val="center"/>
            <w:hideMark/>
          </w:tcPr>
          <w:p w14:paraId="7136F649" w14:textId="77777777" w:rsidR="007D54B5" w:rsidRPr="007D54B5" w:rsidRDefault="007D54B5" w:rsidP="007D54B5">
            <w:pPr>
              <w:spacing w:after="0" w:line="240" w:lineRule="auto"/>
              <w:rPr>
                <w:rFonts w:eastAsia="Times New Roman" w:cstheme="minorHAnsi"/>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64934BB9"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525" w:type="pct"/>
            <w:vMerge/>
            <w:tcBorders>
              <w:top w:val="nil"/>
              <w:left w:val="nil"/>
              <w:bottom w:val="single" w:sz="4" w:space="0" w:color="auto"/>
              <w:right w:val="single" w:sz="4" w:space="0" w:color="auto"/>
            </w:tcBorders>
            <w:vAlign w:val="center"/>
            <w:hideMark/>
          </w:tcPr>
          <w:p w14:paraId="01CCE622" w14:textId="77777777" w:rsidR="007D54B5" w:rsidRPr="007D54B5" w:rsidRDefault="007D54B5" w:rsidP="007D54B5">
            <w:pPr>
              <w:spacing w:after="0" w:line="240" w:lineRule="auto"/>
              <w:rPr>
                <w:rFonts w:eastAsia="Times New Roman" w:cstheme="minorHAnsi"/>
                <w:color w:val="000000"/>
                <w:sz w:val="12"/>
                <w:szCs w:val="12"/>
                <w:lang w:eastAsia="es-EC"/>
              </w:rPr>
            </w:pPr>
          </w:p>
        </w:tc>
        <w:tc>
          <w:tcPr>
            <w:tcW w:w="639" w:type="pct"/>
            <w:tcBorders>
              <w:top w:val="nil"/>
              <w:left w:val="single" w:sz="4" w:space="0" w:color="5B9BD5"/>
              <w:bottom w:val="single" w:sz="4" w:space="0" w:color="5B9BD5"/>
              <w:right w:val="single" w:sz="4" w:space="0" w:color="5B9BD5"/>
            </w:tcBorders>
            <w:shd w:val="clear" w:color="000000" w:fill="FFFFFF"/>
            <w:hideMark/>
          </w:tcPr>
          <w:p w14:paraId="2CA54560" w14:textId="77777777" w:rsidR="007D54B5" w:rsidRPr="007D54B5" w:rsidRDefault="007D54B5" w:rsidP="007D54B5">
            <w:pPr>
              <w:spacing w:after="0" w:line="240" w:lineRule="auto"/>
              <w:rPr>
                <w:rFonts w:eastAsia="Times New Roman" w:cstheme="minorHAnsi"/>
                <w:color w:val="000000"/>
                <w:sz w:val="12"/>
                <w:szCs w:val="12"/>
                <w:lang w:eastAsia="es-EC"/>
              </w:rPr>
            </w:pPr>
            <w:r w:rsidRPr="007D54B5">
              <w:rPr>
                <w:rFonts w:eastAsia="Times New Roman" w:cstheme="minorHAnsi"/>
                <w:color w:val="000000"/>
                <w:sz w:val="12"/>
                <w:szCs w:val="12"/>
                <w:lang w:eastAsia="es-EC"/>
              </w:rPr>
              <w:t>REGISTROS DE DOCUMENTOS EMITIDOS POR ESTABLECIMIENTOS DEL SISTEMA NACIONAL DE SALUD PREVIA CERTIFICACION ZONAL CON BASE EN SUS COMPETENCIAS.</w:t>
            </w:r>
          </w:p>
        </w:tc>
        <w:tc>
          <w:tcPr>
            <w:tcW w:w="482" w:type="pct"/>
            <w:tcBorders>
              <w:top w:val="nil"/>
              <w:left w:val="single" w:sz="4" w:space="0" w:color="auto"/>
              <w:bottom w:val="single" w:sz="4" w:space="0" w:color="auto"/>
              <w:right w:val="single" w:sz="4" w:space="0" w:color="auto"/>
            </w:tcBorders>
            <w:shd w:val="clear" w:color="000000" w:fill="F2F2F2"/>
            <w:vAlign w:val="center"/>
            <w:hideMark/>
          </w:tcPr>
          <w:p w14:paraId="5B632EF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435" w:type="pct"/>
            <w:tcBorders>
              <w:top w:val="nil"/>
              <w:left w:val="nil"/>
              <w:bottom w:val="single" w:sz="4" w:space="0" w:color="auto"/>
              <w:right w:val="nil"/>
            </w:tcBorders>
            <w:shd w:val="clear" w:color="000000" w:fill="F2F2F2"/>
            <w:vAlign w:val="center"/>
            <w:hideMark/>
          </w:tcPr>
          <w:p w14:paraId="070EC32F"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NO</w:t>
            </w:r>
          </w:p>
        </w:tc>
        <w:tc>
          <w:tcPr>
            <w:tcW w:w="555" w:type="pct"/>
            <w:tcBorders>
              <w:top w:val="nil"/>
              <w:left w:val="single" w:sz="4" w:space="0" w:color="auto"/>
              <w:bottom w:val="single" w:sz="4" w:space="0" w:color="auto"/>
              <w:right w:val="single" w:sz="4" w:space="0" w:color="auto"/>
            </w:tcBorders>
            <w:shd w:val="clear" w:color="000000" w:fill="auto"/>
            <w:noWrap/>
            <w:vAlign w:val="bottom"/>
            <w:hideMark/>
          </w:tcPr>
          <w:p w14:paraId="5C628DAE" w14:textId="77777777" w:rsidR="007D54B5" w:rsidRPr="007D54B5" w:rsidRDefault="007D54B5" w:rsidP="007D54B5">
            <w:pPr>
              <w:spacing w:after="0" w:line="240" w:lineRule="auto"/>
              <w:rPr>
                <w:rFonts w:eastAsia="Times New Roman" w:cstheme="minorHAnsi"/>
                <w:sz w:val="12"/>
                <w:szCs w:val="12"/>
                <w:lang w:eastAsia="es-EC"/>
              </w:rPr>
            </w:pPr>
            <w:r w:rsidRPr="007D54B5">
              <w:rPr>
                <w:rFonts w:eastAsia="Times New Roman" w:cstheme="minorHAnsi"/>
                <w:sz w:val="12"/>
                <w:szCs w:val="12"/>
                <w:lang w:eastAsia="es-EC"/>
              </w:rPr>
              <w:t> </w:t>
            </w:r>
          </w:p>
        </w:tc>
        <w:tc>
          <w:tcPr>
            <w:tcW w:w="435" w:type="pct"/>
            <w:tcBorders>
              <w:top w:val="nil"/>
              <w:left w:val="nil"/>
              <w:bottom w:val="single" w:sz="4" w:space="0" w:color="auto"/>
              <w:right w:val="single" w:sz="4" w:space="0" w:color="auto"/>
            </w:tcBorders>
            <w:shd w:val="clear" w:color="000000" w:fill="auto"/>
            <w:vAlign w:val="center"/>
            <w:hideMark/>
          </w:tcPr>
          <w:p w14:paraId="4BE24179"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CONSTA EVIDENCIABLE </w:t>
            </w:r>
          </w:p>
        </w:tc>
        <w:tc>
          <w:tcPr>
            <w:tcW w:w="482" w:type="pct"/>
            <w:tcBorders>
              <w:top w:val="nil"/>
              <w:left w:val="nil"/>
              <w:bottom w:val="single" w:sz="4" w:space="0" w:color="auto"/>
              <w:right w:val="nil"/>
            </w:tcBorders>
            <w:shd w:val="clear" w:color="000000" w:fill="auto"/>
            <w:noWrap/>
            <w:vAlign w:val="bottom"/>
            <w:hideMark/>
          </w:tcPr>
          <w:p w14:paraId="41F6A310" w14:textId="77777777" w:rsidR="007D54B5" w:rsidRPr="007D54B5" w:rsidRDefault="007D54B5" w:rsidP="007D54B5">
            <w:pPr>
              <w:spacing w:after="0" w:line="240" w:lineRule="auto"/>
              <w:jc w:val="center"/>
              <w:rPr>
                <w:rFonts w:eastAsia="Times New Roman" w:cstheme="minorHAnsi"/>
                <w:color w:val="000000"/>
                <w:sz w:val="12"/>
                <w:szCs w:val="12"/>
                <w:lang w:eastAsia="es-EC"/>
              </w:rPr>
            </w:pPr>
            <w:r w:rsidRPr="007D54B5">
              <w:rPr>
                <w:rFonts w:eastAsia="Times New Roman" w:cstheme="minorHAnsi"/>
                <w:color w:val="000000"/>
                <w:sz w:val="12"/>
                <w:szCs w:val="12"/>
                <w:lang w:eastAsia="es-EC"/>
              </w:rPr>
              <w:t xml:space="preserve">NO </w:t>
            </w:r>
          </w:p>
        </w:tc>
        <w:tc>
          <w:tcPr>
            <w:tcW w:w="441" w:type="pct"/>
            <w:vMerge/>
            <w:tcBorders>
              <w:top w:val="single" w:sz="4" w:space="0" w:color="auto"/>
              <w:left w:val="single" w:sz="4" w:space="0" w:color="auto"/>
              <w:bottom w:val="single" w:sz="4" w:space="0" w:color="auto"/>
              <w:right w:val="single" w:sz="4" w:space="0" w:color="auto"/>
            </w:tcBorders>
            <w:vAlign w:val="center"/>
            <w:hideMark/>
          </w:tcPr>
          <w:p w14:paraId="2DDA6A11" w14:textId="77777777" w:rsidR="007D54B5" w:rsidRPr="007D54B5" w:rsidRDefault="007D54B5" w:rsidP="007D54B5">
            <w:pPr>
              <w:spacing w:after="0" w:line="240" w:lineRule="auto"/>
              <w:rPr>
                <w:rFonts w:eastAsia="Times New Roman" w:cstheme="minorHAnsi"/>
                <w:b/>
                <w:bCs/>
                <w:sz w:val="12"/>
                <w:szCs w:val="12"/>
                <w:lang w:eastAsia="es-EC"/>
              </w:rPr>
            </w:pPr>
          </w:p>
        </w:tc>
      </w:tr>
    </w:tbl>
    <w:p w14:paraId="214810A9" w14:textId="77777777" w:rsidR="00E90FF1" w:rsidRDefault="00E90FF1" w:rsidP="003E0373">
      <w:pPr>
        <w:autoSpaceDE w:val="0"/>
        <w:autoSpaceDN w:val="0"/>
        <w:adjustRightInd w:val="0"/>
        <w:spacing w:after="0" w:line="240" w:lineRule="auto"/>
        <w:rPr>
          <w:rFonts w:ascii="Calibri" w:hAnsi="Calibri" w:cs="Calibri"/>
          <w:b/>
          <w:bCs/>
          <w:color w:val="000000"/>
          <w:sz w:val="24"/>
          <w:szCs w:val="24"/>
        </w:rPr>
      </w:pPr>
    </w:p>
    <w:p w14:paraId="459DF88F"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sz w:val="14"/>
          <w:szCs w:val="14"/>
        </w:rPr>
        <w:t>FUENTE:</w:t>
      </w:r>
      <w:r>
        <w:rPr>
          <w:rFonts w:cstheme="minorHAnsi"/>
          <w:b/>
          <w:sz w:val="14"/>
          <w:szCs w:val="14"/>
        </w:rPr>
        <w:t xml:space="preserve"> Coordinación Zonal 7 Salud</w:t>
      </w:r>
    </w:p>
    <w:p w14:paraId="585566D5"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bCs/>
          <w:color w:val="000000"/>
          <w:sz w:val="14"/>
          <w:szCs w:val="14"/>
        </w:rPr>
        <w:t xml:space="preserve">ELABORADO POR: </w:t>
      </w:r>
      <w:r>
        <w:rPr>
          <w:rFonts w:cstheme="minorHAnsi"/>
          <w:b/>
          <w:bCs/>
          <w:color w:val="000000"/>
          <w:sz w:val="14"/>
          <w:szCs w:val="14"/>
        </w:rPr>
        <w:t xml:space="preserve">Dirección de  Gestión de Control del Servicio Público </w:t>
      </w:r>
    </w:p>
    <w:p w14:paraId="5F56CDE5" w14:textId="77777777" w:rsidR="00330B79" w:rsidRPr="00B43D51" w:rsidRDefault="00330B79" w:rsidP="00330B79">
      <w:pPr>
        <w:pStyle w:val="Prrafodelista"/>
        <w:tabs>
          <w:tab w:val="left" w:pos="284"/>
          <w:tab w:val="left" w:pos="426"/>
          <w:tab w:val="left" w:pos="567"/>
        </w:tabs>
        <w:spacing w:after="0" w:line="240" w:lineRule="auto"/>
        <w:ind w:left="0"/>
        <w:jc w:val="both"/>
        <w:rPr>
          <w:rFonts w:cstheme="minorHAnsi"/>
          <w:bCs/>
          <w:color w:val="000000"/>
          <w:sz w:val="14"/>
          <w:szCs w:val="14"/>
        </w:rPr>
      </w:pPr>
      <w:r w:rsidRPr="00AC1E75">
        <w:rPr>
          <w:rFonts w:cstheme="minorHAnsi"/>
          <w:b/>
          <w:bCs/>
          <w:color w:val="000000"/>
          <w:sz w:val="14"/>
          <w:szCs w:val="14"/>
        </w:rPr>
        <w:t xml:space="preserve">FECHA DE CORTE: </w:t>
      </w:r>
      <w:r>
        <w:rPr>
          <w:rFonts w:cstheme="minorHAnsi"/>
          <w:b/>
          <w:bCs/>
          <w:color w:val="000000"/>
          <w:sz w:val="14"/>
          <w:szCs w:val="14"/>
        </w:rPr>
        <w:t>Marzo 2023</w:t>
      </w:r>
    </w:p>
    <w:p w14:paraId="1A69C6A2" w14:textId="77777777" w:rsidR="00E90FF1" w:rsidRDefault="00E90FF1" w:rsidP="003E0373">
      <w:pPr>
        <w:autoSpaceDE w:val="0"/>
        <w:autoSpaceDN w:val="0"/>
        <w:adjustRightInd w:val="0"/>
        <w:spacing w:after="0" w:line="240" w:lineRule="auto"/>
        <w:rPr>
          <w:rFonts w:ascii="Calibri" w:hAnsi="Calibri" w:cs="Calibri"/>
          <w:b/>
          <w:bCs/>
          <w:color w:val="000000"/>
          <w:sz w:val="24"/>
          <w:szCs w:val="24"/>
        </w:rPr>
        <w:sectPr w:rsidR="00E90FF1" w:rsidSect="00F52466">
          <w:pgSz w:w="16838" w:h="11906" w:orient="landscape"/>
          <w:pgMar w:top="1701" w:right="1701" w:bottom="1701" w:left="1417" w:header="708" w:footer="708" w:gutter="0"/>
          <w:cols w:space="708"/>
          <w:docGrid w:linePitch="360"/>
        </w:sectPr>
      </w:pPr>
    </w:p>
    <w:p w14:paraId="64B3EE65" w14:textId="65CD9213" w:rsidR="00E90FF1" w:rsidRDefault="00E90FF1" w:rsidP="003E0373">
      <w:pPr>
        <w:autoSpaceDE w:val="0"/>
        <w:autoSpaceDN w:val="0"/>
        <w:adjustRightInd w:val="0"/>
        <w:spacing w:after="0" w:line="240" w:lineRule="auto"/>
        <w:rPr>
          <w:rFonts w:ascii="Calibri" w:hAnsi="Calibri" w:cs="Calibri"/>
          <w:b/>
          <w:bCs/>
          <w:color w:val="000000"/>
          <w:sz w:val="24"/>
          <w:szCs w:val="24"/>
        </w:rPr>
      </w:pPr>
    </w:p>
    <w:p w14:paraId="4C51654B" w14:textId="25CA05DA" w:rsidR="00FC3CA2" w:rsidRDefault="00E90FF1" w:rsidP="00945183">
      <w:pPr>
        <w:autoSpaceDE w:val="0"/>
        <w:autoSpaceDN w:val="0"/>
        <w:adjustRightInd w:val="0"/>
        <w:spacing w:after="0" w:line="240" w:lineRule="auto"/>
        <w:jc w:val="center"/>
        <w:rPr>
          <w:rFonts w:ascii="Calibri" w:hAnsi="Calibri" w:cs="Calibri"/>
          <w:b/>
          <w:bCs/>
          <w:color w:val="000000"/>
          <w:sz w:val="24"/>
          <w:szCs w:val="24"/>
        </w:rPr>
      </w:pPr>
      <w:r w:rsidRPr="00E90FF1">
        <w:rPr>
          <w:rFonts w:ascii="Calibri" w:hAnsi="Calibri" w:cs="Calibri"/>
          <w:b/>
          <w:bCs/>
          <w:color w:val="000000"/>
          <w:sz w:val="24"/>
          <w:szCs w:val="24"/>
        </w:rPr>
        <w:t>DIFERENCIAS ENTRE LO ESTABLECIDO EN EL ESTATUTO ORGÁNICO DE GESTIÓN ORGANIZACIONAL POR PROCESOS CON LA INFORMACIÓN REGISTRADA EN EL MANUAL DE DESCRIPCIÓN, VALORACIÓN Y  CLASIFICACIÓN DE PUESTOS</w:t>
      </w:r>
    </w:p>
    <w:p w14:paraId="7CD20CF5" w14:textId="77777777" w:rsidR="00E90FF1" w:rsidRDefault="00E90FF1" w:rsidP="003E0373">
      <w:pPr>
        <w:autoSpaceDE w:val="0"/>
        <w:autoSpaceDN w:val="0"/>
        <w:adjustRightInd w:val="0"/>
        <w:spacing w:after="0" w:line="240" w:lineRule="auto"/>
        <w:rPr>
          <w:rFonts w:ascii="Calibri" w:hAnsi="Calibri" w:cs="Calibri"/>
          <w:b/>
          <w:bCs/>
          <w:color w:val="000000"/>
          <w:sz w:val="24"/>
          <w:szCs w:val="24"/>
        </w:rPr>
      </w:pPr>
    </w:p>
    <w:tbl>
      <w:tblPr>
        <w:tblW w:w="11320" w:type="dxa"/>
        <w:tblCellMar>
          <w:left w:w="70" w:type="dxa"/>
          <w:right w:w="70" w:type="dxa"/>
        </w:tblCellMar>
        <w:tblLook w:val="04A0" w:firstRow="1" w:lastRow="0" w:firstColumn="1" w:lastColumn="0" w:noHBand="0" w:noVBand="1"/>
      </w:tblPr>
      <w:tblGrid>
        <w:gridCol w:w="2620"/>
        <w:gridCol w:w="2100"/>
        <w:gridCol w:w="2600"/>
        <w:gridCol w:w="2140"/>
        <w:gridCol w:w="1860"/>
      </w:tblGrid>
      <w:tr w:rsidR="00E90FF1" w:rsidRPr="002C3A6D" w14:paraId="206E595A" w14:textId="77777777" w:rsidTr="00E90FF1">
        <w:trPr>
          <w:trHeight w:val="432"/>
        </w:trPr>
        <w:tc>
          <w:tcPr>
            <w:tcW w:w="4720" w:type="dxa"/>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14:paraId="0CDD11A2" w14:textId="77777777" w:rsidR="00E90FF1" w:rsidRPr="002C3A6D" w:rsidRDefault="00E90FF1" w:rsidP="00E90FF1">
            <w:pPr>
              <w:spacing w:after="0" w:line="240" w:lineRule="auto"/>
              <w:jc w:val="center"/>
              <w:rPr>
                <w:rFonts w:eastAsia="Times New Roman" w:cstheme="minorHAnsi"/>
                <w:b/>
                <w:bCs/>
                <w:sz w:val="12"/>
                <w:szCs w:val="12"/>
                <w:lang w:eastAsia="es-EC"/>
                <w:rPrChange w:id="580"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81" w:author="María_Nole" w:date="2023-06-14T13:52:00Z">
                  <w:rPr>
                    <w:rFonts w:ascii="Calibri" w:eastAsia="Times New Roman" w:hAnsi="Calibri" w:cs="Calibri"/>
                    <w:b/>
                    <w:bCs/>
                    <w:sz w:val="14"/>
                    <w:szCs w:val="14"/>
                    <w:lang w:eastAsia="es-EC"/>
                  </w:rPr>
                </w:rPrChange>
              </w:rPr>
              <w:t>ESTATUTO ORGÁNICO DE GESTIÓN ORGANIZACIONAL POR PROCESOS</w:t>
            </w:r>
          </w:p>
        </w:tc>
        <w:tc>
          <w:tcPr>
            <w:tcW w:w="4740" w:type="dxa"/>
            <w:gridSpan w:val="2"/>
            <w:tcBorders>
              <w:top w:val="single" w:sz="4" w:space="0" w:color="auto"/>
              <w:left w:val="nil"/>
              <w:bottom w:val="single" w:sz="4" w:space="0" w:color="auto"/>
              <w:right w:val="single" w:sz="4" w:space="0" w:color="auto"/>
            </w:tcBorders>
            <w:shd w:val="clear" w:color="000000" w:fill="F2F2F2"/>
            <w:vAlign w:val="center"/>
            <w:hideMark/>
          </w:tcPr>
          <w:p w14:paraId="17FA33FE" w14:textId="77777777" w:rsidR="00E90FF1" w:rsidRPr="002C3A6D" w:rsidRDefault="00E90FF1" w:rsidP="00E90FF1">
            <w:pPr>
              <w:spacing w:after="0" w:line="240" w:lineRule="auto"/>
              <w:jc w:val="center"/>
              <w:rPr>
                <w:rFonts w:eastAsia="Times New Roman" w:cstheme="minorHAnsi"/>
                <w:b/>
                <w:bCs/>
                <w:sz w:val="12"/>
                <w:szCs w:val="12"/>
                <w:lang w:eastAsia="es-EC"/>
                <w:rPrChange w:id="582"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83" w:author="María_Nole" w:date="2023-06-14T13:52:00Z">
                  <w:rPr>
                    <w:rFonts w:ascii="Calibri" w:eastAsia="Times New Roman" w:hAnsi="Calibri" w:cs="Calibri"/>
                    <w:b/>
                    <w:bCs/>
                    <w:sz w:val="14"/>
                    <w:szCs w:val="14"/>
                    <w:lang w:eastAsia="es-EC"/>
                  </w:rPr>
                </w:rPrChange>
              </w:rPr>
              <w:t>MANUAL DE DESCRIPCIÓN, VALORACIÓN Y CLASIFICACIÓN DE PUESTOS</w:t>
            </w:r>
          </w:p>
        </w:tc>
        <w:tc>
          <w:tcPr>
            <w:tcW w:w="18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4A95D54" w14:textId="77777777" w:rsidR="00E90FF1" w:rsidRPr="002C3A6D" w:rsidRDefault="00E90FF1" w:rsidP="00E90FF1">
            <w:pPr>
              <w:spacing w:after="0" w:line="240" w:lineRule="auto"/>
              <w:jc w:val="center"/>
              <w:rPr>
                <w:rFonts w:eastAsia="Times New Roman" w:cstheme="minorHAnsi"/>
                <w:b/>
                <w:bCs/>
                <w:sz w:val="12"/>
                <w:szCs w:val="12"/>
                <w:lang w:eastAsia="es-EC"/>
                <w:rPrChange w:id="584"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85" w:author="María_Nole" w:date="2023-06-14T13:52:00Z">
                  <w:rPr>
                    <w:rFonts w:ascii="Calibri" w:eastAsia="Times New Roman" w:hAnsi="Calibri" w:cs="Calibri"/>
                    <w:b/>
                    <w:bCs/>
                    <w:sz w:val="14"/>
                    <w:szCs w:val="14"/>
                    <w:lang w:eastAsia="es-EC"/>
                  </w:rPr>
                </w:rPrChange>
              </w:rPr>
              <w:t>OBSERVACIÓN</w:t>
            </w:r>
          </w:p>
        </w:tc>
      </w:tr>
      <w:tr w:rsidR="00E90FF1" w:rsidRPr="002C3A6D" w14:paraId="11E099E7" w14:textId="77777777" w:rsidTr="00E90FF1">
        <w:trPr>
          <w:trHeight w:val="435"/>
        </w:trPr>
        <w:tc>
          <w:tcPr>
            <w:tcW w:w="2620" w:type="dxa"/>
            <w:tcBorders>
              <w:top w:val="nil"/>
              <w:left w:val="single" w:sz="4" w:space="0" w:color="auto"/>
              <w:bottom w:val="single" w:sz="4" w:space="0" w:color="auto"/>
              <w:right w:val="single" w:sz="4" w:space="0" w:color="auto"/>
            </w:tcBorders>
            <w:shd w:val="clear" w:color="000000" w:fill="F2F2F2"/>
            <w:vAlign w:val="center"/>
            <w:hideMark/>
          </w:tcPr>
          <w:p w14:paraId="446692A8" w14:textId="77777777" w:rsidR="00E90FF1" w:rsidRPr="002C3A6D" w:rsidRDefault="00E90FF1" w:rsidP="00E90FF1">
            <w:pPr>
              <w:spacing w:after="0" w:line="240" w:lineRule="auto"/>
              <w:jc w:val="center"/>
              <w:rPr>
                <w:rFonts w:eastAsia="Times New Roman" w:cstheme="minorHAnsi"/>
                <w:b/>
                <w:bCs/>
                <w:sz w:val="12"/>
                <w:szCs w:val="12"/>
                <w:lang w:eastAsia="es-EC"/>
                <w:rPrChange w:id="586"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87" w:author="María_Nole" w:date="2023-06-14T13:52:00Z">
                  <w:rPr>
                    <w:rFonts w:ascii="Calibri" w:eastAsia="Times New Roman" w:hAnsi="Calibri" w:cs="Calibri"/>
                    <w:b/>
                    <w:bCs/>
                    <w:sz w:val="14"/>
                    <w:szCs w:val="14"/>
                    <w:lang w:eastAsia="es-EC"/>
                  </w:rPr>
                </w:rPrChange>
              </w:rPr>
              <w:t>UNIDAD ADMINISTRATIVA</w:t>
            </w:r>
          </w:p>
        </w:tc>
        <w:tc>
          <w:tcPr>
            <w:tcW w:w="2100" w:type="dxa"/>
            <w:tcBorders>
              <w:top w:val="nil"/>
              <w:left w:val="nil"/>
              <w:bottom w:val="single" w:sz="4" w:space="0" w:color="auto"/>
              <w:right w:val="single" w:sz="4" w:space="0" w:color="auto"/>
            </w:tcBorders>
            <w:shd w:val="clear" w:color="000000" w:fill="F2F2F2"/>
            <w:vAlign w:val="center"/>
            <w:hideMark/>
          </w:tcPr>
          <w:p w14:paraId="2E152361" w14:textId="77777777" w:rsidR="00E90FF1" w:rsidRPr="002C3A6D" w:rsidRDefault="00E90FF1" w:rsidP="00E90FF1">
            <w:pPr>
              <w:spacing w:after="0" w:line="240" w:lineRule="auto"/>
              <w:jc w:val="center"/>
              <w:rPr>
                <w:rFonts w:eastAsia="Times New Roman" w:cstheme="minorHAnsi"/>
                <w:b/>
                <w:bCs/>
                <w:sz w:val="12"/>
                <w:szCs w:val="12"/>
                <w:lang w:eastAsia="es-EC"/>
                <w:rPrChange w:id="588"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89" w:author="María_Nole" w:date="2023-06-14T13:52:00Z">
                  <w:rPr>
                    <w:rFonts w:ascii="Calibri" w:eastAsia="Times New Roman" w:hAnsi="Calibri" w:cs="Calibri"/>
                    <w:b/>
                    <w:bCs/>
                    <w:sz w:val="14"/>
                    <w:szCs w:val="14"/>
                    <w:lang w:eastAsia="es-EC"/>
                  </w:rPr>
                </w:rPrChange>
              </w:rPr>
              <w:t>UNIDAD DE GESTIÓN INTERNA</w:t>
            </w:r>
          </w:p>
        </w:tc>
        <w:tc>
          <w:tcPr>
            <w:tcW w:w="2600" w:type="dxa"/>
            <w:tcBorders>
              <w:top w:val="nil"/>
              <w:left w:val="nil"/>
              <w:bottom w:val="single" w:sz="4" w:space="0" w:color="auto"/>
              <w:right w:val="single" w:sz="4" w:space="0" w:color="auto"/>
            </w:tcBorders>
            <w:shd w:val="clear" w:color="000000" w:fill="F2F2F2"/>
            <w:vAlign w:val="center"/>
            <w:hideMark/>
          </w:tcPr>
          <w:p w14:paraId="7BFB0CBD" w14:textId="77777777" w:rsidR="00E90FF1" w:rsidRPr="002C3A6D" w:rsidRDefault="00E90FF1" w:rsidP="00E90FF1">
            <w:pPr>
              <w:spacing w:after="0" w:line="240" w:lineRule="auto"/>
              <w:jc w:val="center"/>
              <w:rPr>
                <w:rFonts w:eastAsia="Times New Roman" w:cstheme="minorHAnsi"/>
                <w:b/>
                <w:bCs/>
                <w:sz w:val="12"/>
                <w:szCs w:val="12"/>
                <w:lang w:eastAsia="es-EC"/>
                <w:rPrChange w:id="590"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91" w:author="María_Nole" w:date="2023-06-14T13:52:00Z">
                  <w:rPr>
                    <w:rFonts w:ascii="Calibri" w:eastAsia="Times New Roman" w:hAnsi="Calibri" w:cs="Calibri"/>
                    <w:b/>
                    <w:bCs/>
                    <w:sz w:val="14"/>
                    <w:szCs w:val="14"/>
                    <w:lang w:eastAsia="es-EC"/>
                  </w:rPr>
                </w:rPrChange>
              </w:rPr>
              <w:t>UNIDAD ADMINISTRATIVA</w:t>
            </w:r>
          </w:p>
        </w:tc>
        <w:tc>
          <w:tcPr>
            <w:tcW w:w="2140" w:type="dxa"/>
            <w:tcBorders>
              <w:top w:val="nil"/>
              <w:left w:val="nil"/>
              <w:bottom w:val="single" w:sz="4" w:space="0" w:color="auto"/>
              <w:right w:val="single" w:sz="4" w:space="0" w:color="auto"/>
            </w:tcBorders>
            <w:shd w:val="clear" w:color="000000" w:fill="F2F2F2"/>
            <w:vAlign w:val="center"/>
            <w:hideMark/>
          </w:tcPr>
          <w:p w14:paraId="692499F5" w14:textId="77777777" w:rsidR="00E90FF1" w:rsidRPr="002C3A6D" w:rsidRDefault="00E90FF1" w:rsidP="00E90FF1">
            <w:pPr>
              <w:spacing w:after="0" w:line="240" w:lineRule="auto"/>
              <w:jc w:val="center"/>
              <w:rPr>
                <w:rFonts w:eastAsia="Times New Roman" w:cstheme="minorHAnsi"/>
                <w:b/>
                <w:bCs/>
                <w:sz w:val="12"/>
                <w:szCs w:val="12"/>
                <w:lang w:eastAsia="es-EC"/>
                <w:rPrChange w:id="592"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593" w:author="María_Nole" w:date="2023-06-14T13:52:00Z">
                  <w:rPr>
                    <w:rFonts w:ascii="Calibri" w:eastAsia="Times New Roman" w:hAnsi="Calibri" w:cs="Calibri"/>
                    <w:b/>
                    <w:bCs/>
                    <w:sz w:val="14"/>
                    <w:szCs w:val="14"/>
                    <w:lang w:eastAsia="es-EC"/>
                  </w:rPr>
                </w:rPrChange>
              </w:rPr>
              <w:t>UNIDAD DE GESTIÓN INTERNA</w:t>
            </w:r>
          </w:p>
        </w:tc>
        <w:tc>
          <w:tcPr>
            <w:tcW w:w="1860" w:type="dxa"/>
            <w:vMerge/>
            <w:tcBorders>
              <w:top w:val="single" w:sz="4" w:space="0" w:color="auto"/>
              <w:left w:val="single" w:sz="4" w:space="0" w:color="auto"/>
              <w:bottom w:val="single" w:sz="4" w:space="0" w:color="auto"/>
              <w:right w:val="single" w:sz="4" w:space="0" w:color="auto"/>
            </w:tcBorders>
            <w:vAlign w:val="center"/>
            <w:hideMark/>
          </w:tcPr>
          <w:p w14:paraId="3C332A0A" w14:textId="77777777" w:rsidR="00E90FF1" w:rsidRPr="002C3A6D" w:rsidRDefault="00E90FF1" w:rsidP="00E90FF1">
            <w:pPr>
              <w:spacing w:after="0" w:line="240" w:lineRule="auto"/>
              <w:rPr>
                <w:rFonts w:eastAsia="Times New Roman" w:cstheme="minorHAnsi"/>
                <w:b/>
                <w:bCs/>
                <w:sz w:val="12"/>
                <w:szCs w:val="12"/>
                <w:lang w:eastAsia="es-EC"/>
                <w:rPrChange w:id="594" w:author="María_Nole" w:date="2023-06-14T13:52:00Z">
                  <w:rPr>
                    <w:rFonts w:ascii="Calibri" w:eastAsia="Times New Roman" w:hAnsi="Calibri" w:cs="Calibri"/>
                    <w:b/>
                    <w:bCs/>
                    <w:sz w:val="14"/>
                    <w:szCs w:val="14"/>
                    <w:lang w:eastAsia="es-EC"/>
                  </w:rPr>
                </w:rPrChange>
              </w:rPr>
            </w:pPr>
          </w:p>
        </w:tc>
      </w:tr>
      <w:tr w:rsidR="00E90FF1" w:rsidRPr="002C3A6D" w14:paraId="05B03C1F" w14:textId="77777777" w:rsidTr="00E90FF1">
        <w:trPr>
          <w:trHeight w:val="435"/>
        </w:trPr>
        <w:tc>
          <w:tcPr>
            <w:tcW w:w="2620" w:type="dxa"/>
            <w:tcBorders>
              <w:top w:val="nil"/>
              <w:left w:val="single" w:sz="4" w:space="0" w:color="auto"/>
              <w:bottom w:val="single" w:sz="4" w:space="0" w:color="auto"/>
              <w:right w:val="single" w:sz="4" w:space="0" w:color="auto"/>
            </w:tcBorders>
            <w:shd w:val="clear" w:color="000000" w:fill="FFFFFF"/>
            <w:vAlign w:val="center"/>
            <w:hideMark/>
          </w:tcPr>
          <w:p w14:paraId="707CE55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59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596" w:author="María_Nole" w:date="2023-06-14T13:52:00Z">
                  <w:rPr>
                    <w:rFonts w:ascii="Calibri" w:eastAsia="Times New Roman" w:hAnsi="Calibri" w:cs="Calibri"/>
                    <w:color w:val="000000"/>
                    <w:sz w:val="16"/>
                    <w:szCs w:val="16"/>
                    <w:lang w:eastAsia="es-EC"/>
                  </w:rPr>
                </w:rPrChange>
              </w:rPr>
              <w:t>Coordinador/a Zonal</w:t>
            </w:r>
          </w:p>
        </w:tc>
        <w:tc>
          <w:tcPr>
            <w:tcW w:w="2100" w:type="dxa"/>
            <w:tcBorders>
              <w:top w:val="nil"/>
              <w:left w:val="nil"/>
              <w:bottom w:val="single" w:sz="4" w:space="0" w:color="auto"/>
              <w:right w:val="single" w:sz="4" w:space="0" w:color="auto"/>
            </w:tcBorders>
            <w:shd w:val="clear" w:color="000000" w:fill="FFFFFF"/>
            <w:vAlign w:val="center"/>
            <w:hideMark/>
          </w:tcPr>
          <w:p w14:paraId="0277442E" w14:textId="77777777" w:rsidR="00E90FF1" w:rsidRPr="002C3A6D" w:rsidRDefault="00E90FF1" w:rsidP="00E90FF1">
            <w:pPr>
              <w:spacing w:after="0" w:line="240" w:lineRule="auto"/>
              <w:jc w:val="center"/>
              <w:rPr>
                <w:rFonts w:eastAsia="Times New Roman" w:cstheme="minorHAnsi"/>
                <w:b/>
                <w:bCs/>
                <w:color w:val="000000"/>
                <w:sz w:val="12"/>
                <w:szCs w:val="12"/>
                <w:lang w:eastAsia="es-EC"/>
                <w:rPrChange w:id="597" w:author="María_Nole" w:date="2023-06-14T13:52:00Z">
                  <w:rPr>
                    <w:rFonts w:ascii="Calibri" w:eastAsia="Times New Roman" w:hAnsi="Calibri" w:cs="Calibri"/>
                    <w:b/>
                    <w:bCs/>
                    <w:color w:val="000000"/>
                    <w:sz w:val="16"/>
                    <w:szCs w:val="16"/>
                    <w:lang w:eastAsia="es-EC"/>
                  </w:rPr>
                </w:rPrChange>
              </w:rPr>
            </w:pPr>
            <w:r w:rsidRPr="002C3A6D">
              <w:rPr>
                <w:rFonts w:eastAsia="Times New Roman" w:cstheme="minorHAnsi"/>
                <w:b/>
                <w:bCs/>
                <w:color w:val="000000"/>
                <w:sz w:val="12"/>
                <w:szCs w:val="12"/>
                <w:lang w:eastAsia="es-EC"/>
                <w:rPrChange w:id="598" w:author="María_Nole" w:date="2023-06-14T13:52:00Z">
                  <w:rPr>
                    <w:rFonts w:ascii="Calibri" w:eastAsia="Times New Roman" w:hAnsi="Calibri" w:cs="Calibri"/>
                    <w:b/>
                    <w:bCs/>
                    <w:color w:val="000000"/>
                    <w:sz w:val="16"/>
                    <w:szCs w:val="16"/>
                    <w:lang w:eastAsia="es-EC"/>
                  </w:rPr>
                </w:rPrChange>
              </w:rPr>
              <w:t>Coordinador/a Zonal</w:t>
            </w:r>
          </w:p>
        </w:tc>
        <w:tc>
          <w:tcPr>
            <w:tcW w:w="2600" w:type="dxa"/>
            <w:tcBorders>
              <w:top w:val="nil"/>
              <w:left w:val="nil"/>
              <w:bottom w:val="single" w:sz="4" w:space="0" w:color="auto"/>
              <w:right w:val="single" w:sz="4" w:space="0" w:color="auto"/>
            </w:tcBorders>
            <w:shd w:val="clear" w:color="000000" w:fill="FFFFFF"/>
            <w:vAlign w:val="center"/>
            <w:hideMark/>
          </w:tcPr>
          <w:p w14:paraId="347F38B5"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59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00" w:author="María_Nole" w:date="2023-06-14T13:52:00Z">
                  <w:rPr>
                    <w:rFonts w:ascii="Calibri" w:eastAsia="Times New Roman" w:hAnsi="Calibri" w:cs="Calibri"/>
                    <w:color w:val="000000"/>
                    <w:sz w:val="16"/>
                    <w:szCs w:val="16"/>
                    <w:lang w:eastAsia="es-EC"/>
                  </w:rPr>
                </w:rPrChange>
              </w:rPr>
              <w:t>COORDINACIÓN ZONAL DE SALUD</w:t>
            </w:r>
          </w:p>
        </w:tc>
        <w:tc>
          <w:tcPr>
            <w:tcW w:w="2140" w:type="dxa"/>
            <w:tcBorders>
              <w:top w:val="nil"/>
              <w:left w:val="nil"/>
              <w:bottom w:val="single" w:sz="4" w:space="0" w:color="auto"/>
              <w:right w:val="single" w:sz="4" w:space="0" w:color="auto"/>
            </w:tcBorders>
            <w:shd w:val="clear" w:color="000000" w:fill="FFFFFF"/>
            <w:vAlign w:val="center"/>
            <w:hideMark/>
          </w:tcPr>
          <w:p w14:paraId="0FAF40BD" w14:textId="77777777" w:rsidR="00E90FF1" w:rsidRPr="002C3A6D" w:rsidRDefault="00E90FF1" w:rsidP="00E90FF1">
            <w:pPr>
              <w:spacing w:after="0" w:line="240" w:lineRule="auto"/>
              <w:jc w:val="center"/>
              <w:rPr>
                <w:rFonts w:eastAsia="Times New Roman" w:cstheme="minorHAnsi"/>
                <w:b/>
                <w:bCs/>
                <w:color w:val="000000"/>
                <w:sz w:val="12"/>
                <w:szCs w:val="12"/>
                <w:lang w:eastAsia="es-EC"/>
                <w:rPrChange w:id="601" w:author="María_Nole" w:date="2023-06-14T13:52:00Z">
                  <w:rPr>
                    <w:rFonts w:ascii="Calibri" w:eastAsia="Times New Roman" w:hAnsi="Calibri" w:cs="Calibri"/>
                    <w:b/>
                    <w:bCs/>
                    <w:color w:val="000000"/>
                    <w:sz w:val="16"/>
                    <w:szCs w:val="16"/>
                    <w:lang w:eastAsia="es-EC"/>
                  </w:rPr>
                </w:rPrChange>
              </w:rPr>
            </w:pPr>
            <w:r w:rsidRPr="002C3A6D">
              <w:rPr>
                <w:rFonts w:eastAsia="Times New Roman" w:cstheme="minorHAnsi"/>
                <w:b/>
                <w:bCs/>
                <w:color w:val="000000"/>
                <w:sz w:val="12"/>
                <w:szCs w:val="12"/>
                <w:lang w:eastAsia="es-EC"/>
                <w:rPrChange w:id="602" w:author="María_Nole" w:date="2023-06-14T13:52:00Z">
                  <w:rPr>
                    <w:rFonts w:ascii="Calibri" w:eastAsia="Times New Roman" w:hAnsi="Calibri" w:cs="Calibri"/>
                    <w:b/>
                    <w:bCs/>
                    <w:color w:val="000000"/>
                    <w:sz w:val="16"/>
                    <w:szCs w:val="16"/>
                    <w:lang w:eastAsia="es-EC"/>
                  </w:rPr>
                </w:rPrChange>
              </w:rPr>
              <w:t>COORDINACIÓN ZONAL DE SALUD</w:t>
            </w:r>
          </w:p>
        </w:tc>
        <w:tc>
          <w:tcPr>
            <w:tcW w:w="1860" w:type="dxa"/>
            <w:tcBorders>
              <w:top w:val="nil"/>
              <w:left w:val="nil"/>
              <w:bottom w:val="nil"/>
              <w:right w:val="single" w:sz="4" w:space="0" w:color="auto"/>
            </w:tcBorders>
            <w:shd w:val="clear" w:color="000000" w:fill="F2F2F2"/>
            <w:vAlign w:val="center"/>
            <w:hideMark/>
          </w:tcPr>
          <w:p w14:paraId="515359FE" w14:textId="77777777" w:rsidR="00E90FF1" w:rsidRPr="002C3A6D" w:rsidRDefault="00E90FF1" w:rsidP="00E90FF1">
            <w:pPr>
              <w:spacing w:after="0" w:line="240" w:lineRule="auto"/>
              <w:jc w:val="center"/>
              <w:rPr>
                <w:rFonts w:eastAsia="Times New Roman" w:cstheme="minorHAnsi"/>
                <w:b/>
                <w:bCs/>
                <w:sz w:val="12"/>
                <w:szCs w:val="12"/>
                <w:lang w:eastAsia="es-EC"/>
                <w:rPrChange w:id="603"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04" w:author="María_Nole" w:date="2023-06-14T13:52:00Z">
                  <w:rPr>
                    <w:rFonts w:ascii="Calibri" w:eastAsia="Times New Roman" w:hAnsi="Calibri" w:cs="Calibri"/>
                    <w:b/>
                    <w:bCs/>
                    <w:sz w:val="14"/>
                    <w:szCs w:val="14"/>
                    <w:lang w:eastAsia="es-EC"/>
                  </w:rPr>
                </w:rPrChange>
              </w:rPr>
              <w:t> </w:t>
            </w:r>
          </w:p>
        </w:tc>
      </w:tr>
      <w:tr w:rsidR="00E90FF1" w:rsidRPr="002C3A6D" w14:paraId="1823C75E" w14:textId="77777777" w:rsidTr="00E90FF1">
        <w:trPr>
          <w:trHeight w:val="435"/>
        </w:trPr>
        <w:tc>
          <w:tcPr>
            <w:tcW w:w="2620" w:type="dxa"/>
            <w:tcBorders>
              <w:top w:val="nil"/>
              <w:left w:val="single" w:sz="4" w:space="0" w:color="auto"/>
              <w:bottom w:val="single" w:sz="4" w:space="0" w:color="auto"/>
              <w:right w:val="single" w:sz="4" w:space="0" w:color="auto"/>
            </w:tcBorders>
            <w:shd w:val="clear" w:color="000000" w:fill="FFFF00"/>
            <w:vAlign w:val="center"/>
            <w:hideMark/>
          </w:tcPr>
          <w:p w14:paraId="54FF1261"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0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06" w:author="María_Nole" w:date="2023-06-14T13:52:00Z">
                  <w:rPr>
                    <w:rFonts w:ascii="Calibri" w:eastAsia="Times New Roman" w:hAnsi="Calibri" w:cs="Calibri"/>
                    <w:color w:val="000000"/>
                    <w:sz w:val="16"/>
                    <w:szCs w:val="16"/>
                    <w:lang w:eastAsia="es-EC"/>
                  </w:rPr>
                </w:rPrChange>
              </w:rPr>
              <w:t>Director/a  Hospital</w:t>
            </w:r>
          </w:p>
        </w:tc>
        <w:tc>
          <w:tcPr>
            <w:tcW w:w="2100" w:type="dxa"/>
            <w:tcBorders>
              <w:top w:val="nil"/>
              <w:left w:val="nil"/>
              <w:bottom w:val="single" w:sz="4" w:space="0" w:color="auto"/>
              <w:right w:val="single" w:sz="4" w:space="0" w:color="auto"/>
            </w:tcBorders>
            <w:shd w:val="clear" w:color="000000" w:fill="FFFF00"/>
            <w:vAlign w:val="center"/>
            <w:hideMark/>
          </w:tcPr>
          <w:p w14:paraId="5870F804" w14:textId="77777777" w:rsidR="00E90FF1" w:rsidRPr="002C3A6D" w:rsidRDefault="00E90FF1" w:rsidP="00E90FF1">
            <w:pPr>
              <w:spacing w:after="0" w:line="240" w:lineRule="auto"/>
              <w:jc w:val="center"/>
              <w:rPr>
                <w:rFonts w:eastAsia="Times New Roman" w:cstheme="minorHAnsi"/>
                <w:b/>
                <w:bCs/>
                <w:color w:val="000000"/>
                <w:sz w:val="12"/>
                <w:szCs w:val="12"/>
                <w:lang w:eastAsia="es-EC"/>
                <w:rPrChange w:id="607" w:author="María_Nole" w:date="2023-06-14T13:52:00Z">
                  <w:rPr>
                    <w:rFonts w:ascii="Calibri" w:eastAsia="Times New Roman" w:hAnsi="Calibri" w:cs="Calibri"/>
                    <w:b/>
                    <w:bCs/>
                    <w:color w:val="000000"/>
                    <w:sz w:val="16"/>
                    <w:szCs w:val="16"/>
                    <w:lang w:eastAsia="es-EC"/>
                  </w:rPr>
                </w:rPrChange>
              </w:rPr>
            </w:pPr>
            <w:r w:rsidRPr="002C3A6D">
              <w:rPr>
                <w:rFonts w:eastAsia="Times New Roman" w:cstheme="minorHAnsi"/>
                <w:b/>
                <w:bCs/>
                <w:color w:val="000000"/>
                <w:sz w:val="12"/>
                <w:szCs w:val="12"/>
                <w:lang w:eastAsia="es-EC"/>
                <w:rPrChange w:id="608" w:author="María_Nole" w:date="2023-06-14T13:52:00Z">
                  <w:rPr>
                    <w:rFonts w:ascii="Calibri" w:eastAsia="Times New Roman" w:hAnsi="Calibri" w:cs="Calibri"/>
                    <w:b/>
                    <w:bCs/>
                    <w:color w:val="000000"/>
                    <w:sz w:val="16"/>
                    <w:szCs w:val="16"/>
                    <w:lang w:eastAsia="es-EC"/>
                  </w:rPr>
                </w:rPrChange>
              </w:rPr>
              <w:t>Director/a  Hospital</w:t>
            </w:r>
          </w:p>
        </w:tc>
        <w:tc>
          <w:tcPr>
            <w:tcW w:w="2600" w:type="dxa"/>
            <w:tcBorders>
              <w:top w:val="nil"/>
              <w:left w:val="nil"/>
              <w:bottom w:val="single" w:sz="4" w:space="0" w:color="auto"/>
              <w:right w:val="single" w:sz="4" w:space="0" w:color="auto"/>
            </w:tcBorders>
            <w:shd w:val="clear" w:color="000000" w:fill="FFFF00"/>
            <w:vAlign w:val="center"/>
            <w:hideMark/>
          </w:tcPr>
          <w:p w14:paraId="00E7970F"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0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10" w:author="María_Nole" w:date="2023-06-14T13:52:00Z">
                  <w:rPr>
                    <w:rFonts w:ascii="Calibri" w:eastAsia="Times New Roman" w:hAnsi="Calibri" w:cs="Calibri"/>
                    <w:color w:val="000000"/>
                    <w:sz w:val="16"/>
                    <w:szCs w:val="16"/>
                    <w:lang w:eastAsia="es-EC"/>
                  </w:rPr>
                </w:rPrChange>
              </w:rPr>
              <w:t> </w:t>
            </w:r>
          </w:p>
        </w:tc>
        <w:tc>
          <w:tcPr>
            <w:tcW w:w="2140" w:type="dxa"/>
            <w:tcBorders>
              <w:top w:val="nil"/>
              <w:left w:val="nil"/>
              <w:bottom w:val="single" w:sz="4" w:space="0" w:color="auto"/>
              <w:right w:val="single" w:sz="4" w:space="0" w:color="auto"/>
            </w:tcBorders>
            <w:shd w:val="clear" w:color="000000" w:fill="FFFF00"/>
            <w:vAlign w:val="center"/>
            <w:hideMark/>
          </w:tcPr>
          <w:p w14:paraId="4F9AD99D" w14:textId="77777777" w:rsidR="00E90FF1" w:rsidRPr="002C3A6D" w:rsidRDefault="00E90FF1" w:rsidP="00E90FF1">
            <w:pPr>
              <w:spacing w:after="0" w:line="240" w:lineRule="auto"/>
              <w:jc w:val="center"/>
              <w:rPr>
                <w:rFonts w:eastAsia="Times New Roman" w:cstheme="minorHAnsi"/>
                <w:b/>
                <w:bCs/>
                <w:color w:val="000000"/>
                <w:sz w:val="12"/>
                <w:szCs w:val="12"/>
                <w:lang w:eastAsia="es-EC"/>
                <w:rPrChange w:id="611" w:author="María_Nole" w:date="2023-06-14T13:52:00Z">
                  <w:rPr>
                    <w:rFonts w:ascii="Calibri" w:eastAsia="Times New Roman" w:hAnsi="Calibri" w:cs="Calibri"/>
                    <w:b/>
                    <w:bCs/>
                    <w:color w:val="000000"/>
                    <w:sz w:val="16"/>
                    <w:szCs w:val="16"/>
                    <w:lang w:eastAsia="es-EC"/>
                  </w:rPr>
                </w:rPrChange>
              </w:rPr>
            </w:pPr>
            <w:r w:rsidRPr="002C3A6D">
              <w:rPr>
                <w:rFonts w:eastAsia="Times New Roman" w:cstheme="minorHAnsi"/>
                <w:b/>
                <w:bCs/>
                <w:color w:val="000000"/>
                <w:sz w:val="12"/>
                <w:szCs w:val="12"/>
                <w:lang w:eastAsia="es-EC"/>
                <w:rPrChange w:id="612" w:author="María_Nole" w:date="2023-06-14T13:52:00Z">
                  <w:rPr>
                    <w:rFonts w:ascii="Calibri" w:eastAsia="Times New Roman" w:hAnsi="Calibri" w:cs="Calibri"/>
                    <w:b/>
                    <w:bCs/>
                    <w:color w:val="000000"/>
                    <w:sz w:val="16"/>
                    <w:szCs w:val="16"/>
                    <w:lang w:eastAsia="es-EC"/>
                  </w:rPr>
                </w:rPrChange>
              </w:rPr>
              <w:t> </w:t>
            </w:r>
          </w:p>
        </w:tc>
        <w:tc>
          <w:tcPr>
            <w:tcW w:w="1860" w:type="dxa"/>
            <w:tcBorders>
              <w:top w:val="single" w:sz="4" w:space="0" w:color="auto"/>
              <w:left w:val="nil"/>
              <w:bottom w:val="nil"/>
              <w:right w:val="single" w:sz="4" w:space="0" w:color="auto"/>
            </w:tcBorders>
            <w:shd w:val="clear" w:color="000000" w:fill="F2F2F2"/>
            <w:vAlign w:val="center"/>
            <w:hideMark/>
          </w:tcPr>
          <w:p w14:paraId="029B3A9A" w14:textId="77777777" w:rsidR="00E90FF1" w:rsidRPr="002C3A6D" w:rsidRDefault="00E90FF1" w:rsidP="00E90FF1">
            <w:pPr>
              <w:spacing w:after="0" w:line="240" w:lineRule="auto"/>
              <w:jc w:val="center"/>
              <w:rPr>
                <w:rFonts w:eastAsia="Times New Roman" w:cstheme="minorHAnsi"/>
                <w:b/>
                <w:bCs/>
                <w:sz w:val="12"/>
                <w:szCs w:val="12"/>
                <w:lang w:eastAsia="es-EC"/>
                <w:rPrChange w:id="613"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14" w:author="María_Nole" w:date="2023-06-14T13:52:00Z">
                  <w:rPr>
                    <w:rFonts w:ascii="Calibri" w:eastAsia="Times New Roman" w:hAnsi="Calibri" w:cs="Calibri"/>
                    <w:b/>
                    <w:bCs/>
                    <w:sz w:val="14"/>
                    <w:szCs w:val="14"/>
                    <w:lang w:eastAsia="es-EC"/>
                  </w:rPr>
                </w:rPrChange>
              </w:rPr>
              <w:t> </w:t>
            </w:r>
          </w:p>
        </w:tc>
      </w:tr>
      <w:tr w:rsidR="00E90FF1" w:rsidRPr="002C3A6D" w14:paraId="417344B9" w14:textId="77777777" w:rsidTr="00E90FF1">
        <w:trPr>
          <w:trHeight w:val="435"/>
        </w:trPr>
        <w:tc>
          <w:tcPr>
            <w:tcW w:w="2620" w:type="dxa"/>
            <w:vMerge w:val="restart"/>
            <w:tcBorders>
              <w:top w:val="nil"/>
              <w:left w:val="single" w:sz="4" w:space="0" w:color="auto"/>
              <w:bottom w:val="single" w:sz="4" w:space="0" w:color="auto"/>
              <w:right w:val="single" w:sz="4" w:space="0" w:color="auto"/>
            </w:tcBorders>
            <w:shd w:val="clear" w:color="000000" w:fill="auto"/>
            <w:vAlign w:val="center"/>
            <w:hideMark/>
          </w:tcPr>
          <w:p w14:paraId="2FA41514"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1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16" w:author="María_Nole" w:date="2023-06-14T13:52:00Z">
                  <w:rPr>
                    <w:rFonts w:ascii="Calibri" w:eastAsia="Times New Roman" w:hAnsi="Calibri" w:cs="Calibri"/>
                    <w:color w:val="000000"/>
                    <w:sz w:val="16"/>
                    <w:szCs w:val="16"/>
                    <w:lang w:eastAsia="es-EC"/>
                  </w:rPr>
                </w:rPrChange>
              </w:rPr>
              <w:t>Gestión Zonal de Vigilancia Prevención y Control de la Salud</w:t>
            </w:r>
          </w:p>
        </w:tc>
        <w:tc>
          <w:tcPr>
            <w:tcW w:w="2100" w:type="dxa"/>
            <w:tcBorders>
              <w:top w:val="nil"/>
              <w:left w:val="nil"/>
              <w:bottom w:val="single" w:sz="4" w:space="0" w:color="auto"/>
              <w:right w:val="single" w:sz="4" w:space="0" w:color="auto"/>
            </w:tcBorders>
            <w:shd w:val="clear" w:color="000000" w:fill="auto"/>
            <w:vAlign w:val="center"/>
            <w:hideMark/>
          </w:tcPr>
          <w:p w14:paraId="44C96606"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1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18" w:author="María_Nole" w:date="2023-06-14T13:52:00Z">
                  <w:rPr>
                    <w:rFonts w:ascii="Calibri" w:eastAsia="Times New Roman" w:hAnsi="Calibri" w:cs="Calibri"/>
                    <w:color w:val="000000"/>
                    <w:sz w:val="16"/>
                    <w:szCs w:val="16"/>
                    <w:lang w:eastAsia="es-EC"/>
                  </w:rPr>
                </w:rPrChange>
              </w:rPr>
              <w:t>GESTION INTERNA ZONAL DE VIGILANCIA EPIDIOMOLOGICA</w:t>
            </w:r>
          </w:p>
        </w:tc>
        <w:tc>
          <w:tcPr>
            <w:tcW w:w="2600" w:type="dxa"/>
            <w:vMerge w:val="restart"/>
            <w:tcBorders>
              <w:top w:val="nil"/>
              <w:left w:val="single" w:sz="4" w:space="0" w:color="auto"/>
              <w:bottom w:val="single" w:sz="4" w:space="0" w:color="000000"/>
              <w:right w:val="single" w:sz="4" w:space="0" w:color="auto"/>
            </w:tcBorders>
            <w:shd w:val="clear" w:color="000000" w:fill="auto"/>
            <w:vAlign w:val="center"/>
            <w:hideMark/>
          </w:tcPr>
          <w:p w14:paraId="7D5BD223"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1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20" w:author="María_Nole" w:date="2023-06-14T13:52:00Z">
                  <w:rPr>
                    <w:rFonts w:ascii="Calibri" w:eastAsia="Times New Roman" w:hAnsi="Calibri" w:cs="Calibri"/>
                    <w:color w:val="000000"/>
                    <w:sz w:val="16"/>
                    <w:szCs w:val="16"/>
                    <w:lang w:eastAsia="es-EC"/>
                  </w:rPr>
                </w:rPrChange>
              </w:rPr>
              <w:t xml:space="preserve">Dirección Zonal de Vigilancia de la Salud </w:t>
            </w:r>
          </w:p>
        </w:tc>
        <w:tc>
          <w:tcPr>
            <w:tcW w:w="2140" w:type="dxa"/>
            <w:vMerge w:val="restart"/>
            <w:tcBorders>
              <w:top w:val="nil"/>
              <w:left w:val="single" w:sz="4" w:space="0" w:color="auto"/>
              <w:bottom w:val="single" w:sz="4" w:space="0" w:color="000000"/>
              <w:right w:val="single" w:sz="4" w:space="0" w:color="auto"/>
            </w:tcBorders>
            <w:shd w:val="clear" w:color="000000" w:fill="auto"/>
            <w:vAlign w:val="center"/>
            <w:hideMark/>
          </w:tcPr>
          <w:p w14:paraId="46998060"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21" w:author="María_Nole" w:date="2023-06-14T13:52:00Z">
                  <w:rPr>
                    <w:rFonts w:ascii="Calibri" w:eastAsia="Times New Roman" w:hAnsi="Calibri" w:cs="Calibri"/>
                    <w:color w:val="000000"/>
                    <w:sz w:val="16"/>
                    <w:szCs w:val="16"/>
                    <w:lang w:eastAsia="es-EC"/>
                  </w:rPr>
                </w:rPrChange>
              </w:rPr>
            </w:pPr>
            <w:proofErr w:type="spellStart"/>
            <w:r w:rsidRPr="002C3A6D">
              <w:rPr>
                <w:rFonts w:eastAsia="Times New Roman" w:cstheme="minorHAnsi"/>
                <w:color w:val="000000"/>
                <w:sz w:val="12"/>
                <w:szCs w:val="12"/>
                <w:lang w:eastAsia="es-EC"/>
                <w:rPrChange w:id="622" w:author="María_Nole" w:date="2023-06-14T13:52:00Z">
                  <w:rPr>
                    <w:rFonts w:ascii="Calibri" w:eastAsia="Times New Roman" w:hAnsi="Calibri" w:cs="Calibri"/>
                    <w:color w:val="000000"/>
                    <w:sz w:val="16"/>
                    <w:szCs w:val="16"/>
                    <w:lang w:eastAsia="es-EC"/>
                  </w:rPr>
                </w:rPrChange>
              </w:rPr>
              <w:t>Viglancia</w:t>
            </w:r>
            <w:proofErr w:type="spellEnd"/>
            <w:r w:rsidRPr="002C3A6D">
              <w:rPr>
                <w:rFonts w:eastAsia="Times New Roman" w:cstheme="minorHAnsi"/>
                <w:color w:val="000000"/>
                <w:sz w:val="12"/>
                <w:szCs w:val="12"/>
                <w:lang w:eastAsia="es-EC"/>
                <w:rPrChange w:id="623" w:author="María_Nole" w:date="2023-06-14T13:52:00Z">
                  <w:rPr>
                    <w:rFonts w:ascii="Calibri" w:eastAsia="Times New Roman" w:hAnsi="Calibri" w:cs="Calibri"/>
                    <w:color w:val="000000"/>
                    <w:sz w:val="16"/>
                    <w:szCs w:val="16"/>
                    <w:lang w:eastAsia="es-EC"/>
                  </w:rPr>
                </w:rPrChange>
              </w:rPr>
              <w:t xml:space="preserve"> de la Salud Desconcentrados </w:t>
            </w:r>
          </w:p>
        </w:tc>
        <w:tc>
          <w:tcPr>
            <w:tcW w:w="1860" w:type="dxa"/>
            <w:tcBorders>
              <w:top w:val="single" w:sz="4" w:space="0" w:color="auto"/>
              <w:left w:val="nil"/>
              <w:bottom w:val="nil"/>
              <w:right w:val="single" w:sz="4" w:space="0" w:color="auto"/>
            </w:tcBorders>
            <w:shd w:val="clear" w:color="000000" w:fill="F2F2F2"/>
            <w:vAlign w:val="center"/>
            <w:hideMark/>
          </w:tcPr>
          <w:p w14:paraId="09DEBFDD" w14:textId="77777777" w:rsidR="00E90FF1" w:rsidRPr="002C3A6D" w:rsidRDefault="00E90FF1" w:rsidP="00E90FF1">
            <w:pPr>
              <w:spacing w:after="0" w:line="240" w:lineRule="auto"/>
              <w:jc w:val="center"/>
              <w:rPr>
                <w:rFonts w:eastAsia="Times New Roman" w:cstheme="minorHAnsi"/>
                <w:b/>
                <w:bCs/>
                <w:sz w:val="12"/>
                <w:szCs w:val="12"/>
                <w:lang w:eastAsia="es-EC"/>
                <w:rPrChange w:id="624"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25" w:author="María_Nole" w:date="2023-06-14T13:52:00Z">
                  <w:rPr>
                    <w:rFonts w:ascii="Calibri" w:eastAsia="Times New Roman" w:hAnsi="Calibri" w:cs="Calibri"/>
                    <w:b/>
                    <w:bCs/>
                    <w:sz w:val="14"/>
                    <w:szCs w:val="14"/>
                    <w:lang w:eastAsia="es-EC"/>
                  </w:rPr>
                </w:rPrChange>
              </w:rPr>
              <w:t> </w:t>
            </w:r>
          </w:p>
        </w:tc>
      </w:tr>
      <w:tr w:rsidR="00E90FF1" w:rsidRPr="002C3A6D" w14:paraId="6722E055"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7E2032F6" w14:textId="77777777" w:rsidR="00E90FF1" w:rsidRPr="002C3A6D" w:rsidRDefault="00E90FF1" w:rsidP="00E90FF1">
            <w:pPr>
              <w:spacing w:after="0" w:line="240" w:lineRule="auto"/>
              <w:rPr>
                <w:rFonts w:eastAsia="Times New Roman" w:cstheme="minorHAnsi"/>
                <w:color w:val="000000"/>
                <w:sz w:val="12"/>
                <w:szCs w:val="12"/>
                <w:lang w:eastAsia="es-EC"/>
                <w:rPrChange w:id="626"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34500BB1"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2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28" w:author="María_Nole" w:date="2023-06-14T13:52:00Z">
                  <w:rPr>
                    <w:rFonts w:ascii="Calibri" w:eastAsia="Times New Roman" w:hAnsi="Calibri" w:cs="Calibri"/>
                    <w:color w:val="000000"/>
                    <w:sz w:val="16"/>
                    <w:szCs w:val="16"/>
                    <w:lang w:eastAsia="es-EC"/>
                  </w:rPr>
                </w:rPrChange>
              </w:rPr>
              <w:t xml:space="preserve">GESTION INTERNA ZONAL DE ESTRATEGIAS DE PREVENCIÓN Y CONTROL DE LA SALUD PUBLICA </w:t>
            </w:r>
          </w:p>
        </w:tc>
        <w:tc>
          <w:tcPr>
            <w:tcW w:w="2600" w:type="dxa"/>
            <w:vMerge/>
            <w:tcBorders>
              <w:top w:val="nil"/>
              <w:left w:val="single" w:sz="4" w:space="0" w:color="auto"/>
              <w:bottom w:val="single" w:sz="4" w:space="0" w:color="000000"/>
              <w:right w:val="single" w:sz="4" w:space="0" w:color="auto"/>
            </w:tcBorders>
            <w:vAlign w:val="center"/>
            <w:hideMark/>
          </w:tcPr>
          <w:p w14:paraId="7DDD56BF" w14:textId="77777777" w:rsidR="00E90FF1" w:rsidRPr="002C3A6D" w:rsidRDefault="00E90FF1" w:rsidP="00E90FF1">
            <w:pPr>
              <w:spacing w:after="0" w:line="240" w:lineRule="auto"/>
              <w:rPr>
                <w:rFonts w:eastAsia="Times New Roman" w:cstheme="minorHAnsi"/>
                <w:color w:val="000000"/>
                <w:sz w:val="12"/>
                <w:szCs w:val="12"/>
                <w:lang w:eastAsia="es-EC"/>
                <w:rPrChange w:id="629"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2F55C83C" w14:textId="77777777" w:rsidR="00E90FF1" w:rsidRPr="002C3A6D" w:rsidRDefault="00E90FF1" w:rsidP="00E90FF1">
            <w:pPr>
              <w:spacing w:after="0" w:line="240" w:lineRule="auto"/>
              <w:rPr>
                <w:rFonts w:eastAsia="Times New Roman" w:cstheme="minorHAnsi"/>
                <w:color w:val="000000"/>
                <w:sz w:val="12"/>
                <w:szCs w:val="12"/>
                <w:lang w:eastAsia="es-EC"/>
                <w:rPrChange w:id="630"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08EF808A" w14:textId="77777777" w:rsidR="00E90FF1" w:rsidRPr="002C3A6D" w:rsidRDefault="00E90FF1" w:rsidP="00E90FF1">
            <w:pPr>
              <w:spacing w:after="0" w:line="240" w:lineRule="auto"/>
              <w:jc w:val="center"/>
              <w:rPr>
                <w:rFonts w:eastAsia="Times New Roman" w:cstheme="minorHAnsi"/>
                <w:b/>
                <w:bCs/>
                <w:sz w:val="12"/>
                <w:szCs w:val="12"/>
                <w:lang w:eastAsia="es-EC"/>
                <w:rPrChange w:id="631"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32" w:author="María_Nole" w:date="2023-06-14T13:52:00Z">
                  <w:rPr>
                    <w:rFonts w:ascii="Calibri" w:eastAsia="Times New Roman" w:hAnsi="Calibri" w:cs="Calibri"/>
                    <w:b/>
                    <w:bCs/>
                    <w:sz w:val="14"/>
                    <w:szCs w:val="14"/>
                    <w:lang w:eastAsia="es-EC"/>
                  </w:rPr>
                </w:rPrChange>
              </w:rPr>
              <w:t> </w:t>
            </w:r>
          </w:p>
        </w:tc>
      </w:tr>
      <w:tr w:rsidR="00E90FF1" w:rsidRPr="002C3A6D" w14:paraId="6F350DDA"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4005118B" w14:textId="77777777" w:rsidR="00E90FF1" w:rsidRPr="002C3A6D" w:rsidRDefault="00E90FF1" w:rsidP="00E90FF1">
            <w:pPr>
              <w:spacing w:after="0" w:line="240" w:lineRule="auto"/>
              <w:rPr>
                <w:rFonts w:eastAsia="Times New Roman" w:cstheme="minorHAnsi"/>
                <w:color w:val="000000"/>
                <w:sz w:val="12"/>
                <w:szCs w:val="12"/>
                <w:lang w:eastAsia="es-EC"/>
                <w:rPrChange w:id="633"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1D7ED43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34"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35" w:author="María_Nole" w:date="2023-06-14T13:52:00Z">
                  <w:rPr>
                    <w:rFonts w:ascii="Calibri" w:eastAsia="Times New Roman" w:hAnsi="Calibri" w:cs="Calibri"/>
                    <w:color w:val="000000"/>
                    <w:sz w:val="16"/>
                    <w:szCs w:val="16"/>
                    <w:lang w:eastAsia="es-EC"/>
                  </w:rPr>
                </w:rPrChange>
              </w:rPr>
              <w:t>GESTION INTERNA ZONAL DE INMUNIZACIONES</w:t>
            </w:r>
          </w:p>
        </w:tc>
        <w:tc>
          <w:tcPr>
            <w:tcW w:w="2600" w:type="dxa"/>
            <w:vMerge/>
            <w:tcBorders>
              <w:top w:val="nil"/>
              <w:left w:val="single" w:sz="4" w:space="0" w:color="auto"/>
              <w:bottom w:val="single" w:sz="4" w:space="0" w:color="000000"/>
              <w:right w:val="single" w:sz="4" w:space="0" w:color="auto"/>
            </w:tcBorders>
            <w:vAlign w:val="center"/>
            <w:hideMark/>
          </w:tcPr>
          <w:p w14:paraId="25A03034" w14:textId="77777777" w:rsidR="00E90FF1" w:rsidRPr="002C3A6D" w:rsidRDefault="00E90FF1" w:rsidP="00E90FF1">
            <w:pPr>
              <w:spacing w:after="0" w:line="240" w:lineRule="auto"/>
              <w:rPr>
                <w:rFonts w:eastAsia="Times New Roman" w:cstheme="minorHAnsi"/>
                <w:color w:val="000000"/>
                <w:sz w:val="12"/>
                <w:szCs w:val="12"/>
                <w:lang w:eastAsia="es-EC"/>
                <w:rPrChange w:id="636"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0D65F5CA" w14:textId="77777777" w:rsidR="00E90FF1" w:rsidRPr="002C3A6D" w:rsidRDefault="00E90FF1" w:rsidP="00E90FF1">
            <w:pPr>
              <w:spacing w:after="0" w:line="240" w:lineRule="auto"/>
              <w:rPr>
                <w:rFonts w:eastAsia="Times New Roman" w:cstheme="minorHAnsi"/>
                <w:color w:val="000000"/>
                <w:sz w:val="12"/>
                <w:szCs w:val="12"/>
                <w:lang w:eastAsia="es-EC"/>
                <w:rPrChange w:id="637"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1B92F105" w14:textId="77777777" w:rsidR="00E90FF1" w:rsidRPr="002C3A6D" w:rsidRDefault="00E90FF1" w:rsidP="00E90FF1">
            <w:pPr>
              <w:spacing w:after="0" w:line="240" w:lineRule="auto"/>
              <w:jc w:val="center"/>
              <w:rPr>
                <w:rFonts w:eastAsia="Times New Roman" w:cstheme="minorHAnsi"/>
                <w:b/>
                <w:bCs/>
                <w:sz w:val="12"/>
                <w:szCs w:val="12"/>
                <w:lang w:eastAsia="es-EC"/>
                <w:rPrChange w:id="638"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39" w:author="María_Nole" w:date="2023-06-14T13:52:00Z">
                  <w:rPr>
                    <w:rFonts w:ascii="Calibri" w:eastAsia="Times New Roman" w:hAnsi="Calibri" w:cs="Calibri"/>
                    <w:b/>
                    <w:bCs/>
                    <w:sz w:val="14"/>
                    <w:szCs w:val="14"/>
                    <w:lang w:eastAsia="es-EC"/>
                  </w:rPr>
                </w:rPrChange>
              </w:rPr>
              <w:t> </w:t>
            </w:r>
          </w:p>
        </w:tc>
      </w:tr>
      <w:tr w:rsidR="00E90FF1" w:rsidRPr="002C3A6D" w14:paraId="6C0D922D"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61615782" w14:textId="77777777" w:rsidR="00E90FF1" w:rsidRPr="002C3A6D" w:rsidRDefault="00E90FF1" w:rsidP="00E90FF1">
            <w:pPr>
              <w:spacing w:after="0" w:line="240" w:lineRule="auto"/>
              <w:rPr>
                <w:rFonts w:eastAsia="Times New Roman" w:cstheme="minorHAnsi"/>
                <w:color w:val="000000"/>
                <w:sz w:val="12"/>
                <w:szCs w:val="12"/>
                <w:lang w:eastAsia="es-EC"/>
                <w:rPrChange w:id="640"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6E67050B"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41"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42" w:author="María_Nole" w:date="2023-06-14T13:52:00Z">
                  <w:rPr>
                    <w:rFonts w:ascii="Calibri" w:eastAsia="Times New Roman" w:hAnsi="Calibri" w:cs="Calibri"/>
                    <w:color w:val="000000"/>
                    <w:sz w:val="16"/>
                    <w:szCs w:val="16"/>
                    <w:lang w:eastAsia="es-EC"/>
                  </w:rPr>
                </w:rPrChange>
              </w:rPr>
              <w:t>GESTION INTERNA ZONAL DE RIESGOS</w:t>
            </w:r>
          </w:p>
        </w:tc>
        <w:tc>
          <w:tcPr>
            <w:tcW w:w="2600" w:type="dxa"/>
            <w:vMerge/>
            <w:tcBorders>
              <w:top w:val="nil"/>
              <w:left w:val="single" w:sz="4" w:space="0" w:color="auto"/>
              <w:bottom w:val="single" w:sz="4" w:space="0" w:color="000000"/>
              <w:right w:val="single" w:sz="4" w:space="0" w:color="auto"/>
            </w:tcBorders>
            <w:vAlign w:val="center"/>
            <w:hideMark/>
          </w:tcPr>
          <w:p w14:paraId="013969A4" w14:textId="77777777" w:rsidR="00E90FF1" w:rsidRPr="002C3A6D" w:rsidRDefault="00E90FF1" w:rsidP="00E90FF1">
            <w:pPr>
              <w:spacing w:after="0" w:line="240" w:lineRule="auto"/>
              <w:rPr>
                <w:rFonts w:eastAsia="Times New Roman" w:cstheme="minorHAnsi"/>
                <w:color w:val="000000"/>
                <w:sz w:val="12"/>
                <w:szCs w:val="12"/>
                <w:lang w:eastAsia="es-EC"/>
                <w:rPrChange w:id="643"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129668C3" w14:textId="77777777" w:rsidR="00E90FF1" w:rsidRPr="002C3A6D" w:rsidRDefault="00E90FF1" w:rsidP="00E90FF1">
            <w:pPr>
              <w:spacing w:after="0" w:line="240" w:lineRule="auto"/>
              <w:rPr>
                <w:rFonts w:eastAsia="Times New Roman" w:cstheme="minorHAnsi"/>
                <w:color w:val="000000"/>
                <w:sz w:val="12"/>
                <w:szCs w:val="12"/>
                <w:lang w:eastAsia="es-EC"/>
                <w:rPrChange w:id="644"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2F3DAC73" w14:textId="77777777" w:rsidR="00E90FF1" w:rsidRPr="002C3A6D" w:rsidRDefault="00E90FF1" w:rsidP="00E90FF1">
            <w:pPr>
              <w:spacing w:after="0" w:line="240" w:lineRule="auto"/>
              <w:jc w:val="center"/>
              <w:rPr>
                <w:rFonts w:eastAsia="Times New Roman" w:cstheme="minorHAnsi"/>
                <w:b/>
                <w:bCs/>
                <w:sz w:val="12"/>
                <w:szCs w:val="12"/>
                <w:lang w:eastAsia="es-EC"/>
                <w:rPrChange w:id="645"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46" w:author="María_Nole" w:date="2023-06-14T13:52:00Z">
                  <w:rPr>
                    <w:rFonts w:ascii="Calibri" w:eastAsia="Times New Roman" w:hAnsi="Calibri" w:cs="Calibri"/>
                    <w:b/>
                    <w:bCs/>
                    <w:sz w:val="14"/>
                    <w:szCs w:val="14"/>
                    <w:lang w:eastAsia="es-EC"/>
                  </w:rPr>
                </w:rPrChange>
              </w:rPr>
              <w:t> </w:t>
            </w:r>
          </w:p>
        </w:tc>
      </w:tr>
      <w:tr w:rsidR="00E90FF1" w:rsidRPr="002C3A6D" w14:paraId="6CF8AD84"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5FADBB19" w14:textId="77777777" w:rsidR="00E90FF1" w:rsidRPr="002C3A6D" w:rsidRDefault="00E90FF1" w:rsidP="00E90FF1">
            <w:pPr>
              <w:spacing w:after="0" w:line="240" w:lineRule="auto"/>
              <w:rPr>
                <w:rFonts w:eastAsia="Times New Roman" w:cstheme="minorHAnsi"/>
                <w:color w:val="000000"/>
                <w:sz w:val="12"/>
                <w:szCs w:val="12"/>
                <w:lang w:eastAsia="es-EC"/>
                <w:rPrChange w:id="647"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26EFA226"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48"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49" w:author="María_Nole" w:date="2023-06-14T13:52:00Z">
                  <w:rPr>
                    <w:rFonts w:ascii="Calibri" w:eastAsia="Times New Roman" w:hAnsi="Calibri" w:cs="Calibri"/>
                    <w:color w:val="000000"/>
                    <w:sz w:val="16"/>
                    <w:szCs w:val="16"/>
                    <w:lang w:eastAsia="es-EC"/>
                  </w:rPr>
                </w:rPrChange>
              </w:rPr>
              <w:t xml:space="preserve">GESTION INTERNA ZONAL DE SALUD MENTAL Y FENOMENO SOCIO ECONOMICO DE LAS DROGAS </w:t>
            </w:r>
          </w:p>
        </w:tc>
        <w:tc>
          <w:tcPr>
            <w:tcW w:w="2600" w:type="dxa"/>
            <w:vMerge/>
            <w:tcBorders>
              <w:top w:val="nil"/>
              <w:left w:val="single" w:sz="4" w:space="0" w:color="auto"/>
              <w:bottom w:val="single" w:sz="4" w:space="0" w:color="000000"/>
              <w:right w:val="single" w:sz="4" w:space="0" w:color="auto"/>
            </w:tcBorders>
            <w:vAlign w:val="center"/>
            <w:hideMark/>
          </w:tcPr>
          <w:p w14:paraId="522C4D24" w14:textId="77777777" w:rsidR="00E90FF1" w:rsidRPr="002C3A6D" w:rsidRDefault="00E90FF1" w:rsidP="00E90FF1">
            <w:pPr>
              <w:spacing w:after="0" w:line="240" w:lineRule="auto"/>
              <w:rPr>
                <w:rFonts w:eastAsia="Times New Roman" w:cstheme="minorHAnsi"/>
                <w:color w:val="000000"/>
                <w:sz w:val="12"/>
                <w:szCs w:val="12"/>
                <w:lang w:eastAsia="es-EC"/>
                <w:rPrChange w:id="650"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089846E8" w14:textId="77777777" w:rsidR="00E90FF1" w:rsidRPr="002C3A6D" w:rsidRDefault="00E90FF1" w:rsidP="00E90FF1">
            <w:pPr>
              <w:spacing w:after="0" w:line="240" w:lineRule="auto"/>
              <w:rPr>
                <w:rFonts w:eastAsia="Times New Roman" w:cstheme="minorHAnsi"/>
                <w:color w:val="000000"/>
                <w:sz w:val="12"/>
                <w:szCs w:val="12"/>
                <w:lang w:eastAsia="es-EC"/>
                <w:rPrChange w:id="651"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54E4EA2D" w14:textId="77777777" w:rsidR="00E90FF1" w:rsidRPr="002C3A6D" w:rsidRDefault="00E90FF1" w:rsidP="00E90FF1">
            <w:pPr>
              <w:spacing w:after="0" w:line="240" w:lineRule="auto"/>
              <w:jc w:val="center"/>
              <w:rPr>
                <w:rFonts w:eastAsia="Times New Roman" w:cstheme="minorHAnsi"/>
                <w:b/>
                <w:bCs/>
                <w:sz w:val="12"/>
                <w:szCs w:val="12"/>
                <w:lang w:eastAsia="es-EC"/>
                <w:rPrChange w:id="652"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53" w:author="María_Nole" w:date="2023-06-14T13:52:00Z">
                  <w:rPr>
                    <w:rFonts w:ascii="Calibri" w:eastAsia="Times New Roman" w:hAnsi="Calibri" w:cs="Calibri"/>
                    <w:b/>
                    <w:bCs/>
                    <w:sz w:val="14"/>
                    <w:szCs w:val="14"/>
                    <w:lang w:eastAsia="es-EC"/>
                  </w:rPr>
                </w:rPrChange>
              </w:rPr>
              <w:t> </w:t>
            </w:r>
          </w:p>
        </w:tc>
      </w:tr>
      <w:tr w:rsidR="00E90FF1" w:rsidRPr="002C3A6D" w14:paraId="333ABEC9" w14:textId="77777777" w:rsidTr="00E90FF1">
        <w:trPr>
          <w:trHeight w:val="435"/>
        </w:trPr>
        <w:tc>
          <w:tcPr>
            <w:tcW w:w="2620" w:type="dxa"/>
            <w:vMerge w:val="restart"/>
            <w:tcBorders>
              <w:top w:val="nil"/>
              <w:left w:val="single" w:sz="4" w:space="0" w:color="auto"/>
              <w:bottom w:val="single" w:sz="4" w:space="0" w:color="auto"/>
              <w:right w:val="single" w:sz="4" w:space="0" w:color="auto"/>
            </w:tcBorders>
            <w:shd w:val="clear" w:color="000000" w:fill="auto"/>
            <w:vAlign w:val="center"/>
            <w:hideMark/>
          </w:tcPr>
          <w:p w14:paraId="1B2593BF"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54"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55" w:author="María_Nole" w:date="2023-06-14T13:52:00Z">
                  <w:rPr>
                    <w:rFonts w:ascii="Calibri" w:eastAsia="Times New Roman" w:hAnsi="Calibri" w:cs="Calibri"/>
                    <w:color w:val="000000"/>
                    <w:sz w:val="16"/>
                    <w:szCs w:val="16"/>
                    <w:lang w:eastAsia="es-EC"/>
                  </w:rPr>
                </w:rPrChange>
              </w:rPr>
              <w:t>Gestión Zonal de Promoción, Salud Intercultural e igualdad</w:t>
            </w:r>
          </w:p>
        </w:tc>
        <w:tc>
          <w:tcPr>
            <w:tcW w:w="2100" w:type="dxa"/>
            <w:tcBorders>
              <w:top w:val="nil"/>
              <w:left w:val="nil"/>
              <w:bottom w:val="single" w:sz="4" w:space="0" w:color="auto"/>
              <w:right w:val="single" w:sz="4" w:space="0" w:color="auto"/>
            </w:tcBorders>
            <w:shd w:val="clear" w:color="000000" w:fill="auto"/>
            <w:vAlign w:val="center"/>
            <w:hideMark/>
          </w:tcPr>
          <w:p w14:paraId="0BA1C45B"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56"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57" w:author="María_Nole" w:date="2023-06-14T13:52:00Z">
                  <w:rPr>
                    <w:rFonts w:ascii="Calibri" w:eastAsia="Times New Roman" w:hAnsi="Calibri" w:cs="Calibri"/>
                    <w:color w:val="000000"/>
                    <w:sz w:val="16"/>
                    <w:szCs w:val="16"/>
                    <w:lang w:eastAsia="es-EC"/>
                  </w:rPr>
                </w:rPrChange>
              </w:rPr>
              <w:t>GESTION INTERNA ZONAL DE PROMOCION DE LA SALUD</w:t>
            </w:r>
          </w:p>
        </w:tc>
        <w:tc>
          <w:tcPr>
            <w:tcW w:w="2600" w:type="dxa"/>
            <w:vMerge w:val="restart"/>
            <w:tcBorders>
              <w:top w:val="nil"/>
              <w:left w:val="single" w:sz="4" w:space="0" w:color="auto"/>
              <w:bottom w:val="single" w:sz="4" w:space="0" w:color="000000"/>
              <w:right w:val="single" w:sz="4" w:space="0" w:color="auto"/>
            </w:tcBorders>
            <w:shd w:val="clear" w:color="000000" w:fill="auto"/>
            <w:vAlign w:val="center"/>
            <w:hideMark/>
          </w:tcPr>
          <w:p w14:paraId="57F692DA"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58"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59" w:author="María_Nole" w:date="2023-06-14T13:52:00Z">
                  <w:rPr>
                    <w:rFonts w:ascii="Calibri" w:eastAsia="Times New Roman" w:hAnsi="Calibri" w:cs="Calibri"/>
                    <w:color w:val="000000"/>
                    <w:sz w:val="16"/>
                    <w:szCs w:val="16"/>
                    <w:lang w:eastAsia="es-EC"/>
                  </w:rPr>
                </w:rPrChange>
              </w:rPr>
              <w:t xml:space="preserve">Dirección Zonal de Promoción de la Salud e igualdad </w:t>
            </w:r>
          </w:p>
        </w:tc>
        <w:tc>
          <w:tcPr>
            <w:tcW w:w="2140" w:type="dxa"/>
            <w:vMerge w:val="restart"/>
            <w:tcBorders>
              <w:top w:val="nil"/>
              <w:left w:val="single" w:sz="4" w:space="0" w:color="auto"/>
              <w:bottom w:val="single" w:sz="4" w:space="0" w:color="000000"/>
              <w:right w:val="single" w:sz="4" w:space="0" w:color="auto"/>
            </w:tcBorders>
            <w:shd w:val="clear" w:color="000000" w:fill="auto"/>
            <w:vAlign w:val="center"/>
            <w:hideMark/>
          </w:tcPr>
          <w:p w14:paraId="296C8D1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60"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61" w:author="María_Nole" w:date="2023-06-14T13:52:00Z">
                  <w:rPr>
                    <w:rFonts w:ascii="Calibri" w:eastAsia="Times New Roman" w:hAnsi="Calibri" w:cs="Calibri"/>
                    <w:color w:val="000000"/>
                    <w:sz w:val="16"/>
                    <w:szCs w:val="16"/>
                    <w:lang w:eastAsia="es-EC"/>
                  </w:rPr>
                </w:rPrChange>
              </w:rPr>
              <w:t xml:space="preserve">Promoción de la Salud e Igualdad Desconcentrados </w:t>
            </w:r>
          </w:p>
        </w:tc>
        <w:tc>
          <w:tcPr>
            <w:tcW w:w="1860" w:type="dxa"/>
            <w:tcBorders>
              <w:top w:val="single" w:sz="4" w:space="0" w:color="auto"/>
              <w:left w:val="nil"/>
              <w:bottom w:val="nil"/>
              <w:right w:val="single" w:sz="4" w:space="0" w:color="auto"/>
            </w:tcBorders>
            <w:shd w:val="clear" w:color="000000" w:fill="F2F2F2"/>
            <w:vAlign w:val="center"/>
            <w:hideMark/>
          </w:tcPr>
          <w:p w14:paraId="446D614E" w14:textId="77777777" w:rsidR="00E90FF1" w:rsidRPr="002C3A6D" w:rsidRDefault="00E90FF1" w:rsidP="00E90FF1">
            <w:pPr>
              <w:spacing w:after="0" w:line="240" w:lineRule="auto"/>
              <w:jc w:val="center"/>
              <w:rPr>
                <w:rFonts w:eastAsia="Times New Roman" w:cstheme="minorHAnsi"/>
                <w:b/>
                <w:bCs/>
                <w:sz w:val="12"/>
                <w:szCs w:val="12"/>
                <w:lang w:eastAsia="es-EC"/>
                <w:rPrChange w:id="662"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63" w:author="María_Nole" w:date="2023-06-14T13:52:00Z">
                  <w:rPr>
                    <w:rFonts w:ascii="Calibri" w:eastAsia="Times New Roman" w:hAnsi="Calibri" w:cs="Calibri"/>
                    <w:b/>
                    <w:bCs/>
                    <w:sz w:val="14"/>
                    <w:szCs w:val="14"/>
                    <w:lang w:eastAsia="es-EC"/>
                  </w:rPr>
                </w:rPrChange>
              </w:rPr>
              <w:t> </w:t>
            </w:r>
          </w:p>
        </w:tc>
      </w:tr>
      <w:tr w:rsidR="00E90FF1" w:rsidRPr="002C3A6D" w14:paraId="6EFE4A8B"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6FB5E980" w14:textId="77777777" w:rsidR="00E90FF1" w:rsidRPr="002C3A6D" w:rsidRDefault="00E90FF1" w:rsidP="00E90FF1">
            <w:pPr>
              <w:spacing w:after="0" w:line="240" w:lineRule="auto"/>
              <w:rPr>
                <w:rFonts w:eastAsia="Times New Roman" w:cstheme="minorHAnsi"/>
                <w:color w:val="000000"/>
                <w:sz w:val="12"/>
                <w:szCs w:val="12"/>
                <w:lang w:eastAsia="es-EC"/>
                <w:rPrChange w:id="664"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30CBD474"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6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66" w:author="María_Nole" w:date="2023-06-14T13:52:00Z">
                  <w:rPr>
                    <w:rFonts w:ascii="Calibri" w:eastAsia="Times New Roman" w:hAnsi="Calibri" w:cs="Calibri"/>
                    <w:color w:val="000000"/>
                    <w:sz w:val="16"/>
                    <w:szCs w:val="16"/>
                    <w:lang w:eastAsia="es-EC"/>
                  </w:rPr>
                </w:rPrChange>
              </w:rPr>
              <w:t>GESTION INTERNA ZONAL DE DERECHOS HUMANOS, GENERO, INCLUSION Y PARTICIPACION CIUDADANA EN SALUD</w:t>
            </w:r>
          </w:p>
        </w:tc>
        <w:tc>
          <w:tcPr>
            <w:tcW w:w="2600" w:type="dxa"/>
            <w:vMerge/>
            <w:tcBorders>
              <w:top w:val="nil"/>
              <w:left w:val="single" w:sz="4" w:space="0" w:color="auto"/>
              <w:bottom w:val="single" w:sz="4" w:space="0" w:color="000000"/>
              <w:right w:val="single" w:sz="4" w:space="0" w:color="auto"/>
            </w:tcBorders>
            <w:vAlign w:val="center"/>
            <w:hideMark/>
          </w:tcPr>
          <w:p w14:paraId="16A230D9" w14:textId="77777777" w:rsidR="00E90FF1" w:rsidRPr="002C3A6D" w:rsidRDefault="00E90FF1" w:rsidP="00E90FF1">
            <w:pPr>
              <w:spacing w:after="0" w:line="240" w:lineRule="auto"/>
              <w:rPr>
                <w:rFonts w:eastAsia="Times New Roman" w:cstheme="minorHAnsi"/>
                <w:color w:val="000000"/>
                <w:sz w:val="12"/>
                <w:szCs w:val="12"/>
                <w:lang w:eastAsia="es-EC"/>
                <w:rPrChange w:id="667"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6738ABFA" w14:textId="77777777" w:rsidR="00E90FF1" w:rsidRPr="002C3A6D" w:rsidRDefault="00E90FF1" w:rsidP="00E90FF1">
            <w:pPr>
              <w:spacing w:after="0" w:line="240" w:lineRule="auto"/>
              <w:rPr>
                <w:rFonts w:eastAsia="Times New Roman" w:cstheme="minorHAnsi"/>
                <w:color w:val="000000"/>
                <w:sz w:val="12"/>
                <w:szCs w:val="12"/>
                <w:lang w:eastAsia="es-EC"/>
                <w:rPrChange w:id="668"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042A8A0A" w14:textId="77777777" w:rsidR="00E90FF1" w:rsidRPr="002C3A6D" w:rsidRDefault="00E90FF1" w:rsidP="00E90FF1">
            <w:pPr>
              <w:spacing w:after="0" w:line="240" w:lineRule="auto"/>
              <w:jc w:val="center"/>
              <w:rPr>
                <w:rFonts w:eastAsia="Times New Roman" w:cstheme="minorHAnsi"/>
                <w:b/>
                <w:bCs/>
                <w:sz w:val="12"/>
                <w:szCs w:val="12"/>
                <w:lang w:eastAsia="es-EC"/>
                <w:rPrChange w:id="669"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70" w:author="María_Nole" w:date="2023-06-14T13:52:00Z">
                  <w:rPr>
                    <w:rFonts w:ascii="Calibri" w:eastAsia="Times New Roman" w:hAnsi="Calibri" w:cs="Calibri"/>
                    <w:b/>
                    <w:bCs/>
                    <w:sz w:val="14"/>
                    <w:szCs w:val="14"/>
                    <w:lang w:eastAsia="es-EC"/>
                  </w:rPr>
                </w:rPrChange>
              </w:rPr>
              <w:t> </w:t>
            </w:r>
          </w:p>
        </w:tc>
      </w:tr>
      <w:tr w:rsidR="00E90FF1" w:rsidRPr="002C3A6D" w14:paraId="6B8F1991"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2C7E9715" w14:textId="77777777" w:rsidR="00E90FF1" w:rsidRPr="002C3A6D" w:rsidRDefault="00E90FF1" w:rsidP="00E90FF1">
            <w:pPr>
              <w:spacing w:after="0" w:line="240" w:lineRule="auto"/>
              <w:rPr>
                <w:rFonts w:eastAsia="Times New Roman" w:cstheme="minorHAnsi"/>
                <w:color w:val="000000"/>
                <w:sz w:val="12"/>
                <w:szCs w:val="12"/>
                <w:lang w:eastAsia="es-EC"/>
                <w:rPrChange w:id="671"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0F76B95A"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72"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73" w:author="María_Nole" w:date="2023-06-14T13:52:00Z">
                  <w:rPr>
                    <w:rFonts w:ascii="Calibri" w:eastAsia="Times New Roman" w:hAnsi="Calibri" w:cs="Calibri"/>
                    <w:color w:val="000000"/>
                    <w:sz w:val="16"/>
                    <w:szCs w:val="16"/>
                    <w:lang w:eastAsia="es-EC"/>
                  </w:rPr>
                </w:rPrChange>
              </w:rPr>
              <w:t>GESTION INTERNA ZONAL DE SALUD INTERCULTURAL</w:t>
            </w:r>
          </w:p>
        </w:tc>
        <w:tc>
          <w:tcPr>
            <w:tcW w:w="2600" w:type="dxa"/>
            <w:vMerge/>
            <w:tcBorders>
              <w:top w:val="nil"/>
              <w:left w:val="single" w:sz="4" w:space="0" w:color="auto"/>
              <w:bottom w:val="single" w:sz="4" w:space="0" w:color="000000"/>
              <w:right w:val="single" w:sz="4" w:space="0" w:color="auto"/>
            </w:tcBorders>
            <w:vAlign w:val="center"/>
            <w:hideMark/>
          </w:tcPr>
          <w:p w14:paraId="58B1786D" w14:textId="77777777" w:rsidR="00E90FF1" w:rsidRPr="002C3A6D" w:rsidRDefault="00E90FF1" w:rsidP="00E90FF1">
            <w:pPr>
              <w:spacing w:after="0" w:line="240" w:lineRule="auto"/>
              <w:rPr>
                <w:rFonts w:eastAsia="Times New Roman" w:cstheme="minorHAnsi"/>
                <w:color w:val="000000"/>
                <w:sz w:val="12"/>
                <w:szCs w:val="12"/>
                <w:lang w:eastAsia="es-EC"/>
                <w:rPrChange w:id="674"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2B65D96C" w14:textId="77777777" w:rsidR="00E90FF1" w:rsidRPr="002C3A6D" w:rsidRDefault="00E90FF1" w:rsidP="00E90FF1">
            <w:pPr>
              <w:spacing w:after="0" w:line="240" w:lineRule="auto"/>
              <w:rPr>
                <w:rFonts w:eastAsia="Times New Roman" w:cstheme="minorHAnsi"/>
                <w:color w:val="000000"/>
                <w:sz w:val="12"/>
                <w:szCs w:val="12"/>
                <w:lang w:eastAsia="es-EC"/>
                <w:rPrChange w:id="675"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7D52C651" w14:textId="77777777" w:rsidR="00E90FF1" w:rsidRPr="002C3A6D" w:rsidRDefault="00E90FF1" w:rsidP="00E90FF1">
            <w:pPr>
              <w:spacing w:after="0" w:line="240" w:lineRule="auto"/>
              <w:jc w:val="center"/>
              <w:rPr>
                <w:rFonts w:eastAsia="Times New Roman" w:cstheme="minorHAnsi"/>
                <w:b/>
                <w:bCs/>
                <w:sz w:val="12"/>
                <w:szCs w:val="12"/>
                <w:lang w:eastAsia="es-EC"/>
                <w:rPrChange w:id="676"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77" w:author="María_Nole" w:date="2023-06-14T13:52:00Z">
                  <w:rPr>
                    <w:rFonts w:ascii="Calibri" w:eastAsia="Times New Roman" w:hAnsi="Calibri" w:cs="Calibri"/>
                    <w:b/>
                    <w:bCs/>
                    <w:sz w:val="14"/>
                    <w:szCs w:val="14"/>
                    <w:lang w:eastAsia="es-EC"/>
                  </w:rPr>
                </w:rPrChange>
              </w:rPr>
              <w:t> </w:t>
            </w:r>
          </w:p>
        </w:tc>
      </w:tr>
      <w:tr w:rsidR="00E90FF1" w:rsidRPr="002C3A6D" w14:paraId="28AE8BD2"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6BD4D186" w14:textId="77777777" w:rsidR="00E90FF1" w:rsidRPr="002C3A6D" w:rsidRDefault="00E90FF1" w:rsidP="00E90FF1">
            <w:pPr>
              <w:spacing w:after="0" w:line="240" w:lineRule="auto"/>
              <w:rPr>
                <w:rFonts w:eastAsia="Times New Roman" w:cstheme="minorHAnsi"/>
                <w:color w:val="000000"/>
                <w:sz w:val="12"/>
                <w:szCs w:val="12"/>
                <w:lang w:eastAsia="es-EC"/>
                <w:rPrChange w:id="678"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5E76F9A3"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7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80" w:author="María_Nole" w:date="2023-06-14T13:52:00Z">
                  <w:rPr>
                    <w:rFonts w:ascii="Calibri" w:eastAsia="Times New Roman" w:hAnsi="Calibri" w:cs="Calibri"/>
                    <w:color w:val="000000"/>
                    <w:sz w:val="16"/>
                    <w:szCs w:val="16"/>
                    <w:lang w:eastAsia="es-EC"/>
                  </w:rPr>
                </w:rPrChange>
              </w:rPr>
              <w:t>GESTION INTERNA ZONAL DE ALIMENTACION Y NUTRICION</w:t>
            </w:r>
          </w:p>
        </w:tc>
        <w:tc>
          <w:tcPr>
            <w:tcW w:w="2600" w:type="dxa"/>
            <w:vMerge/>
            <w:tcBorders>
              <w:top w:val="nil"/>
              <w:left w:val="single" w:sz="4" w:space="0" w:color="auto"/>
              <w:bottom w:val="single" w:sz="4" w:space="0" w:color="000000"/>
              <w:right w:val="single" w:sz="4" w:space="0" w:color="auto"/>
            </w:tcBorders>
            <w:vAlign w:val="center"/>
            <w:hideMark/>
          </w:tcPr>
          <w:p w14:paraId="1553DB14" w14:textId="77777777" w:rsidR="00E90FF1" w:rsidRPr="002C3A6D" w:rsidRDefault="00E90FF1" w:rsidP="00E90FF1">
            <w:pPr>
              <w:spacing w:after="0" w:line="240" w:lineRule="auto"/>
              <w:rPr>
                <w:rFonts w:eastAsia="Times New Roman" w:cstheme="minorHAnsi"/>
                <w:color w:val="000000"/>
                <w:sz w:val="12"/>
                <w:szCs w:val="12"/>
                <w:lang w:eastAsia="es-EC"/>
                <w:rPrChange w:id="681"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4D084137" w14:textId="77777777" w:rsidR="00E90FF1" w:rsidRPr="002C3A6D" w:rsidRDefault="00E90FF1" w:rsidP="00E90FF1">
            <w:pPr>
              <w:spacing w:after="0" w:line="240" w:lineRule="auto"/>
              <w:rPr>
                <w:rFonts w:eastAsia="Times New Roman" w:cstheme="minorHAnsi"/>
                <w:color w:val="000000"/>
                <w:sz w:val="12"/>
                <w:szCs w:val="12"/>
                <w:lang w:eastAsia="es-EC"/>
                <w:rPrChange w:id="682"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50BAC89A" w14:textId="77777777" w:rsidR="00E90FF1" w:rsidRPr="002C3A6D" w:rsidRDefault="00E90FF1" w:rsidP="00E90FF1">
            <w:pPr>
              <w:spacing w:after="0" w:line="240" w:lineRule="auto"/>
              <w:jc w:val="center"/>
              <w:rPr>
                <w:rFonts w:eastAsia="Times New Roman" w:cstheme="minorHAnsi"/>
                <w:b/>
                <w:bCs/>
                <w:sz w:val="12"/>
                <w:szCs w:val="12"/>
                <w:lang w:eastAsia="es-EC"/>
                <w:rPrChange w:id="683"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84" w:author="María_Nole" w:date="2023-06-14T13:52:00Z">
                  <w:rPr>
                    <w:rFonts w:ascii="Calibri" w:eastAsia="Times New Roman" w:hAnsi="Calibri" w:cs="Calibri"/>
                    <w:b/>
                    <w:bCs/>
                    <w:sz w:val="14"/>
                    <w:szCs w:val="14"/>
                    <w:lang w:eastAsia="es-EC"/>
                  </w:rPr>
                </w:rPrChange>
              </w:rPr>
              <w:t> </w:t>
            </w:r>
          </w:p>
        </w:tc>
      </w:tr>
      <w:tr w:rsidR="00E90FF1" w:rsidRPr="002C3A6D" w14:paraId="0A382456"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4B36C2E4" w14:textId="77777777" w:rsidR="00E90FF1" w:rsidRPr="002C3A6D" w:rsidRDefault="00E90FF1" w:rsidP="00E90FF1">
            <w:pPr>
              <w:spacing w:after="0" w:line="240" w:lineRule="auto"/>
              <w:rPr>
                <w:rFonts w:eastAsia="Times New Roman" w:cstheme="minorHAnsi"/>
                <w:color w:val="000000"/>
                <w:sz w:val="12"/>
                <w:szCs w:val="12"/>
                <w:lang w:eastAsia="es-EC"/>
                <w:rPrChange w:id="685"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0EDF893C"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86"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87" w:author="María_Nole" w:date="2023-06-14T13:52:00Z">
                  <w:rPr>
                    <w:rFonts w:ascii="Calibri" w:eastAsia="Times New Roman" w:hAnsi="Calibri" w:cs="Calibri"/>
                    <w:color w:val="000000"/>
                    <w:sz w:val="16"/>
                    <w:szCs w:val="16"/>
                    <w:lang w:eastAsia="es-EC"/>
                  </w:rPr>
                </w:rPrChange>
              </w:rPr>
              <w:t>GESTION INTERNA ZONAL DE SALUD AMBIENTAL Y SALUD EN EL TRABAJO</w:t>
            </w:r>
          </w:p>
        </w:tc>
        <w:tc>
          <w:tcPr>
            <w:tcW w:w="2600" w:type="dxa"/>
            <w:vMerge/>
            <w:tcBorders>
              <w:top w:val="nil"/>
              <w:left w:val="single" w:sz="4" w:space="0" w:color="auto"/>
              <w:bottom w:val="single" w:sz="4" w:space="0" w:color="000000"/>
              <w:right w:val="single" w:sz="4" w:space="0" w:color="auto"/>
            </w:tcBorders>
            <w:vAlign w:val="center"/>
            <w:hideMark/>
          </w:tcPr>
          <w:p w14:paraId="30A0858F" w14:textId="77777777" w:rsidR="00E90FF1" w:rsidRPr="002C3A6D" w:rsidRDefault="00E90FF1" w:rsidP="00E90FF1">
            <w:pPr>
              <w:spacing w:after="0" w:line="240" w:lineRule="auto"/>
              <w:rPr>
                <w:rFonts w:eastAsia="Times New Roman" w:cstheme="minorHAnsi"/>
                <w:color w:val="000000"/>
                <w:sz w:val="12"/>
                <w:szCs w:val="12"/>
                <w:lang w:eastAsia="es-EC"/>
                <w:rPrChange w:id="688"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193092B9" w14:textId="77777777" w:rsidR="00E90FF1" w:rsidRPr="002C3A6D" w:rsidRDefault="00E90FF1" w:rsidP="00E90FF1">
            <w:pPr>
              <w:spacing w:after="0" w:line="240" w:lineRule="auto"/>
              <w:rPr>
                <w:rFonts w:eastAsia="Times New Roman" w:cstheme="minorHAnsi"/>
                <w:color w:val="000000"/>
                <w:sz w:val="12"/>
                <w:szCs w:val="12"/>
                <w:lang w:eastAsia="es-EC"/>
                <w:rPrChange w:id="689"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77797987" w14:textId="77777777" w:rsidR="00E90FF1" w:rsidRPr="002C3A6D" w:rsidRDefault="00E90FF1" w:rsidP="00E90FF1">
            <w:pPr>
              <w:spacing w:after="0" w:line="240" w:lineRule="auto"/>
              <w:jc w:val="center"/>
              <w:rPr>
                <w:rFonts w:eastAsia="Times New Roman" w:cstheme="minorHAnsi"/>
                <w:b/>
                <w:bCs/>
                <w:sz w:val="12"/>
                <w:szCs w:val="12"/>
                <w:lang w:eastAsia="es-EC"/>
                <w:rPrChange w:id="690"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691" w:author="María_Nole" w:date="2023-06-14T13:52:00Z">
                  <w:rPr>
                    <w:rFonts w:ascii="Calibri" w:eastAsia="Times New Roman" w:hAnsi="Calibri" w:cs="Calibri"/>
                    <w:b/>
                    <w:bCs/>
                    <w:sz w:val="14"/>
                    <w:szCs w:val="14"/>
                    <w:lang w:eastAsia="es-EC"/>
                  </w:rPr>
                </w:rPrChange>
              </w:rPr>
              <w:t> </w:t>
            </w:r>
          </w:p>
        </w:tc>
      </w:tr>
      <w:tr w:rsidR="00E90FF1" w:rsidRPr="002C3A6D" w14:paraId="255A95D7" w14:textId="77777777" w:rsidTr="00E90FF1">
        <w:trPr>
          <w:trHeight w:val="435"/>
        </w:trPr>
        <w:tc>
          <w:tcPr>
            <w:tcW w:w="26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D6A720"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92"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93" w:author="María_Nole" w:date="2023-06-14T13:52:00Z">
                  <w:rPr>
                    <w:rFonts w:ascii="Calibri" w:eastAsia="Times New Roman" w:hAnsi="Calibri" w:cs="Calibri"/>
                    <w:color w:val="000000"/>
                    <w:sz w:val="16"/>
                    <w:szCs w:val="16"/>
                    <w:lang w:eastAsia="es-EC"/>
                  </w:rPr>
                </w:rPrChange>
              </w:rPr>
              <w:t>Gestión Zonal de Implementación y Evaluación de redes de Atención de Salud</w:t>
            </w:r>
          </w:p>
        </w:tc>
        <w:tc>
          <w:tcPr>
            <w:tcW w:w="2100" w:type="dxa"/>
            <w:tcBorders>
              <w:top w:val="nil"/>
              <w:left w:val="nil"/>
              <w:bottom w:val="single" w:sz="4" w:space="0" w:color="auto"/>
              <w:right w:val="single" w:sz="4" w:space="0" w:color="auto"/>
            </w:tcBorders>
            <w:shd w:val="clear" w:color="000000" w:fill="auto"/>
            <w:vAlign w:val="center"/>
            <w:hideMark/>
          </w:tcPr>
          <w:p w14:paraId="13D62CBA"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94"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95" w:author="María_Nole" w:date="2023-06-14T13:52:00Z">
                  <w:rPr>
                    <w:rFonts w:ascii="Calibri" w:eastAsia="Times New Roman" w:hAnsi="Calibri" w:cs="Calibri"/>
                    <w:color w:val="000000"/>
                    <w:sz w:val="16"/>
                    <w:szCs w:val="16"/>
                    <w:lang w:eastAsia="es-EC"/>
                  </w:rPr>
                </w:rPrChange>
              </w:rPr>
              <w:t>GESTION INTERNA ZONAL DE USUARIOS Y REDES DE ATENCION INTEGRAL EN SALUD</w:t>
            </w:r>
          </w:p>
        </w:tc>
        <w:tc>
          <w:tcPr>
            <w:tcW w:w="2600" w:type="dxa"/>
            <w:vMerge w:val="restart"/>
            <w:tcBorders>
              <w:top w:val="nil"/>
              <w:left w:val="single" w:sz="4" w:space="0" w:color="auto"/>
              <w:bottom w:val="single" w:sz="4" w:space="0" w:color="000000"/>
              <w:right w:val="single" w:sz="4" w:space="0" w:color="auto"/>
            </w:tcBorders>
            <w:shd w:val="clear" w:color="auto" w:fill="auto"/>
            <w:vAlign w:val="center"/>
            <w:hideMark/>
          </w:tcPr>
          <w:p w14:paraId="1A7E949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96"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97" w:author="María_Nole" w:date="2023-06-14T13:52:00Z">
                  <w:rPr>
                    <w:rFonts w:ascii="Calibri" w:eastAsia="Times New Roman" w:hAnsi="Calibri" w:cs="Calibri"/>
                    <w:color w:val="000000"/>
                    <w:sz w:val="16"/>
                    <w:szCs w:val="16"/>
                    <w:lang w:eastAsia="es-EC"/>
                  </w:rPr>
                </w:rPrChange>
              </w:rPr>
              <w:t>Dirección Zonal de Provisión y Calidad de los Servicios de Salud</w:t>
            </w:r>
          </w:p>
        </w:tc>
        <w:tc>
          <w:tcPr>
            <w:tcW w:w="2140" w:type="dxa"/>
            <w:vMerge w:val="restart"/>
            <w:tcBorders>
              <w:top w:val="nil"/>
              <w:left w:val="single" w:sz="4" w:space="0" w:color="auto"/>
              <w:bottom w:val="single" w:sz="4" w:space="0" w:color="000000"/>
              <w:right w:val="single" w:sz="4" w:space="0" w:color="auto"/>
            </w:tcBorders>
            <w:shd w:val="clear" w:color="auto" w:fill="auto"/>
            <w:vAlign w:val="center"/>
            <w:hideMark/>
          </w:tcPr>
          <w:p w14:paraId="0517477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698"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699" w:author="María_Nole" w:date="2023-06-14T13:52:00Z">
                  <w:rPr>
                    <w:rFonts w:ascii="Calibri" w:eastAsia="Times New Roman" w:hAnsi="Calibri" w:cs="Calibri"/>
                    <w:color w:val="000000"/>
                    <w:sz w:val="16"/>
                    <w:szCs w:val="16"/>
                    <w:lang w:eastAsia="es-EC"/>
                  </w:rPr>
                </w:rPrChange>
              </w:rPr>
              <w:t>Provisión y Calidad de la Salud Desconcentrados</w:t>
            </w:r>
          </w:p>
        </w:tc>
        <w:tc>
          <w:tcPr>
            <w:tcW w:w="1860" w:type="dxa"/>
            <w:tcBorders>
              <w:top w:val="single" w:sz="4" w:space="0" w:color="auto"/>
              <w:left w:val="nil"/>
              <w:bottom w:val="nil"/>
              <w:right w:val="single" w:sz="4" w:space="0" w:color="auto"/>
            </w:tcBorders>
            <w:shd w:val="clear" w:color="000000" w:fill="F2F2F2"/>
            <w:vAlign w:val="center"/>
            <w:hideMark/>
          </w:tcPr>
          <w:p w14:paraId="691D5534" w14:textId="77777777" w:rsidR="00E90FF1" w:rsidRPr="002C3A6D" w:rsidRDefault="00E90FF1" w:rsidP="00E90FF1">
            <w:pPr>
              <w:spacing w:after="0" w:line="240" w:lineRule="auto"/>
              <w:jc w:val="center"/>
              <w:rPr>
                <w:rFonts w:eastAsia="Times New Roman" w:cstheme="minorHAnsi"/>
                <w:b/>
                <w:bCs/>
                <w:sz w:val="12"/>
                <w:szCs w:val="12"/>
                <w:lang w:eastAsia="es-EC"/>
                <w:rPrChange w:id="700"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01" w:author="María_Nole" w:date="2023-06-14T13:52:00Z">
                  <w:rPr>
                    <w:rFonts w:ascii="Calibri" w:eastAsia="Times New Roman" w:hAnsi="Calibri" w:cs="Calibri"/>
                    <w:b/>
                    <w:bCs/>
                    <w:sz w:val="14"/>
                    <w:szCs w:val="14"/>
                    <w:lang w:eastAsia="es-EC"/>
                  </w:rPr>
                </w:rPrChange>
              </w:rPr>
              <w:t> </w:t>
            </w:r>
          </w:p>
        </w:tc>
      </w:tr>
      <w:tr w:rsidR="00E90FF1" w:rsidRPr="002C3A6D" w14:paraId="3AE668B7"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1F332CCD" w14:textId="77777777" w:rsidR="00E90FF1" w:rsidRPr="002C3A6D" w:rsidRDefault="00E90FF1" w:rsidP="00E90FF1">
            <w:pPr>
              <w:spacing w:after="0" w:line="240" w:lineRule="auto"/>
              <w:rPr>
                <w:rFonts w:eastAsia="Times New Roman" w:cstheme="minorHAnsi"/>
                <w:color w:val="000000"/>
                <w:sz w:val="12"/>
                <w:szCs w:val="12"/>
                <w:lang w:eastAsia="es-EC"/>
                <w:rPrChange w:id="702"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094A8A32"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0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04" w:author="María_Nole" w:date="2023-06-14T13:52:00Z">
                  <w:rPr>
                    <w:rFonts w:ascii="Calibri" w:eastAsia="Times New Roman" w:hAnsi="Calibri" w:cs="Calibri"/>
                    <w:color w:val="000000"/>
                    <w:sz w:val="16"/>
                    <w:szCs w:val="16"/>
                    <w:lang w:eastAsia="es-EC"/>
                  </w:rPr>
                </w:rPrChange>
              </w:rPr>
              <w:t>GESTION INTERNA ZONAL DE ATENCION PREVENTIVA Y MORBILIDAD.</w:t>
            </w:r>
          </w:p>
        </w:tc>
        <w:tc>
          <w:tcPr>
            <w:tcW w:w="2600" w:type="dxa"/>
            <w:vMerge/>
            <w:tcBorders>
              <w:top w:val="nil"/>
              <w:left w:val="single" w:sz="4" w:space="0" w:color="auto"/>
              <w:bottom w:val="single" w:sz="4" w:space="0" w:color="000000"/>
              <w:right w:val="single" w:sz="4" w:space="0" w:color="auto"/>
            </w:tcBorders>
            <w:vAlign w:val="center"/>
            <w:hideMark/>
          </w:tcPr>
          <w:p w14:paraId="0BA44BDA" w14:textId="77777777" w:rsidR="00E90FF1" w:rsidRPr="002C3A6D" w:rsidRDefault="00E90FF1" w:rsidP="00E90FF1">
            <w:pPr>
              <w:spacing w:after="0" w:line="240" w:lineRule="auto"/>
              <w:rPr>
                <w:rFonts w:eastAsia="Times New Roman" w:cstheme="minorHAnsi"/>
                <w:color w:val="000000"/>
                <w:sz w:val="12"/>
                <w:szCs w:val="12"/>
                <w:lang w:eastAsia="es-EC"/>
                <w:rPrChange w:id="705"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38FE99B3" w14:textId="77777777" w:rsidR="00E90FF1" w:rsidRPr="002C3A6D" w:rsidRDefault="00E90FF1" w:rsidP="00E90FF1">
            <w:pPr>
              <w:spacing w:after="0" w:line="240" w:lineRule="auto"/>
              <w:rPr>
                <w:rFonts w:eastAsia="Times New Roman" w:cstheme="minorHAnsi"/>
                <w:color w:val="000000"/>
                <w:sz w:val="12"/>
                <w:szCs w:val="12"/>
                <w:lang w:eastAsia="es-EC"/>
                <w:rPrChange w:id="706"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1A5B4803" w14:textId="77777777" w:rsidR="00E90FF1" w:rsidRPr="002C3A6D" w:rsidRDefault="00E90FF1" w:rsidP="00E90FF1">
            <w:pPr>
              <w:spacing w:after="0" w:line="240" w:lineRule="auto"/>
              <w:jc w:val="center"/>
              <w:rPr>
                <w:rFonts w:eastAsia="Times New Roman" w:cstheme="minorHAnsi"/>
                <w:b/>
                <w:bCs/>
                <w:sz w:val="12"/>
                <w:szCs w:val="12"/>
                <w:lang w:eastAsia="es-EC"/>
                <w:rPrChange w:id="707"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08" w:author="María_Nole" w:date="2023-06-14T13:52:00Z">
                  <w:rPr>
                    <w:rFonts w:ascii="Calibri" w:eastAsia="Times New Roman" w:hAnsi="Calibri" w:cs="Calibri"/>
                    <w:b/>
                    <w:bCs/>
                    <w:sz w:val="14"/>
                    <w:szCs w:val="14"/>
                    <w:lang w:eastAsia="es-EC"/>
                  </w:rPr>
                </w:rPrChange>
              </w:rPr>
              <w:t> </w:t>
            </w:r>
          </w:p>
        </w:tc>
      </w:tr>
      <w:tr w:rsidR="00E90FF1" w:rsidRPr="002C3A6D" w14:paraId="34C57A50"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344C1537" w14:textId="77777777" w:rsidR="00E90FF1" w:rsidRPr="002C3A6D" w:rsidRDefault="00E90FF1" w:rsidP="00E90FF1">
            <w:pPr>
              <w:spacing w:after="0" w:line="240" w:lineRule="auto"/>
              <w:rPr>
                <w:rFonts w:eastAsia="Times New Roman" w:cstheme="minorHAnsi"/>
                <w:color w:val="000000"/>
                <w:sz w:val="12"/>
                <w:szCs w:val="12"/>
                <w:lang w:eastAsia="es-EC"/>
                <w:rPrChange w:id="709"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65D6A590"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10"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11" w:author="María_Nole" w:date="2023-06-14T13:52:00Z">
                  <w:rPr>
                    <w:rFonts w:ascii="Calibri" w:eastAsia="Times New Roman" w:hAnsi="Calibri" w:cs="Calibri"/>
                    <w:color w:val="000000"/>
                    <w:sz w:val="16"/>
                    <w:szCs w:val="16"/>
                    <w:lang w:eastAsia="es-EC"/>
                  </w:rPr>
                </w:rPrChange>
              </w:rPr>
              <w:t>GESTION INTERNA ZONAL DE SERVICIOS DE DISCAPACIDADES, REHABILITACION Y RECUPERACION</w:t>
            </w:r>
          </w:p>
        </w:tc>
        <w:tc>
          <w:tcPr>
            <w:tcW w:w="2600" w:type="dxa"/>
            <w:vMerge/>
            <w:tcBorders>
              <w:top w:val="nil"/>
              <w:left w:val="single" w:sz="4" w:space="0" w:color="auto"/>
              <w:bottom w:val="single" w:sz="4" w:space="0" w:color="000000"/>
              <w:right w:val="single" w:sz="4" w:space="0" w:color="auto"/>
            </w:tcBorders>
            <w:vAlign w:val="center"/>
            <w:hideMark/>
          </w:tcPr>
          <w:p w14:paraId="769A6332" w14:textId="77777777" w:rsidR="00E90FF1" w:rsidRPr="002C3A6D" w:rsidRDefault="00E90FF1" w:rsidP="00E90FF1">
            <w:pPr>
              <w:spacing w:after="0" w:line="240" w:lineRule="auto"/>
              <w:rPr>
                <w:rFonts w:eastAsia="Times New Roman" w:cstheme="minorHAnsi"/>
                <w:color w:val="000000"/>
                <w:sz w:val="12"/>
                <w:szCs w:val="12"/>
                <w:lang w:eastAsia="es-EC"/>
                <w:rPrChange w:id="712"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1BDC65DC" w14:textId="77777777" w:rsidR="00E90FF1" w:rsidRPr="002C3A6D" w:rsidRDefault="00E90FF1" w:rsidP="00E90FF1">
            <w:pPr>
              <w:spacing w:after="0" w:line="240" w:lineRule="auto"/>
              <w:rPr>
                <w:rFonts w:eastAsia="Times New Roman" w:cstheme="minorHAnsi"/>
                <w:color w:val="000000"/>
                <w:sz w:val="12"/>
                <w:szCs w:val="12"/>
                <w:lang w:eastAsia="es-EC"/>
                <w:rPrChange w:id="713"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713C6397" w14:textId="77777777" w:rsidR="00E90FF1" w:rsidRPr="002C3A6D" w:rsidRDefault="00E90FF1" w:rsidP="00E90FF1">
            <w:pPr>
              <w:spacing w:after="0" w:line="240" w:lineRule="auto"/>
              <w:jc w:val="center"/>
              <w:rPr>
                <w:rFonts w:eastAsia="Times New Roman" w:cstheme="minorHAnsi"/>
                <w:b/>
                <w:bCs/>
                <w:sz w:val="12"/>
                <w:szCs w:val="12"/>
                <w:lang w:eastAsia="es-EC"/>
                <w:rPrChange w:id="714"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15" w:author="María_Nole" w:date="2023-06-14T13:52:00Z">
                  <w:rPr>
                    <w:rFonts w:ascii="Calibri" w:eastAsia="Times New Roman" w:hAnsi="Calibri" w:cs="Calibri"/>
                    <w:b/>
                    <w:bCs/>
                    <w:sz w:val="14"/>
                    <w:szCs w:val="14"/>
                    <w:lang w:eastAsia="es-EC"/>
                  </w:rPr>
                </w:rPrChange>
              </w:rPr>
              <w:t> </w:t>
            </w:r>
          </w:p>
        </w:tc>
      </w:tr>
      <w:tr w:rsidR="00E90FF1" w:rsidRPr="002C3A6D" w14:paraId="04149A35"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16F21C9E" w14:textId="77777777" w:rsidR="00E90FF1" w:rsidRPr="002C3A6D" w:rsidRDefault="00E90FF1" w:rsidP="00E90FF1">
            <w:pPr>
              <w:spacing w:after="0" w:line="240" w:lineRule="auto"/>
              <w:rPr>
                <w:rFonts w:eastAsia="Times New Roman" w:cstheme="minorHAnsi"/>
                <w:color w:val="000000"/>
                <w:sz w:val="12"/>
                <w:szCs w:val="12"/>
                <w:lang w:eastAsia="es-EC"/>
                <w:rPrChange w:id="716"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61408CCC"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1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18" w:author="María_Nole" w:date="2023-06-14T13:52:00Z">
                  <w:rPr>
                    <w:rFonts w:ascii="Calibri" w:eastAsia="Times New Roman" w:hAnsi="Calibri" w:cs="Calibri"/>
                    <w:color w:val="000000"/>
                    <w:sz w:val="16"/>
                    <w:szCs w:val="16"/>
                    <w:lang w:eastAsia="es-EC"/>
                  </w:rPr>
                </w:rPrChange>
              </w:rPr>
              <w:t>GESTION INTERNA ZONAL DE ATENCION MOVIL EN SALUD</w:t>
            </w:r>
          </w:p>
        </w:tc>
        <w:tc>
          <w:tcPr>
            <w:tcW w:w="2600" w:type="dxa"/>
            <w:vMerge/>
            <w:tcBorders>
              <w:top w:val="nil"/>
              <w:left w:val="single" w:sz="4" w:space="0" w:color="auto"/>
              <w:bottom w:val="single" w:sz="4" w:space="0" w:color="000000"/>
              <w:right w:val="single" w:sz="4" w:space="0" w:color="auto"/>
            </w:tcBorders>
            <w:vAlign w:val="center"/>
            <w:hideMark/>
          </w:tcPr>
          <w:p w14:paraId="04665F2E" w14:textId="77777777" w:rsidR="00E90FF1" w:rsidRPr="002C3A6D" w:rsidRDefault="00E90FF1" w:rsidP="00E90FF1">
            <w:pPr>
              <w:spacing w:after="0" w:line="240" w:lineRule="auto"/>
              <w:rPr>
                <w:rFonts w:eastAsia="Times New Roman" w:cstheme="minorHAnsi"/>
                <w:color w:val="000000"/>
                <w:sz w:val="12"/>
                <w:szCs w:val="12"/>
                <w:lang w:eastAsia="es-EC"/>
                <w:rPrChange w:id="719"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665E1EDB" w14:textId="77777777" w:rsidR="00E90FF1" w:rsidRPr="002C3A6D" w:rsidRDefault="00E90FF1" w:rsidP="00E90FF1">
            <w:pPr>
              <w:spacing w:after="0" w:line="240" w:lineRule="auto"/>
              <w:rPr>
                <w:rFonts w:eastAsia="Times New Roman" w:cstheme="minorHAnsi"/>
                <w:color w:val="000000"/>
                <w:sz w:val="12"/>
                <w:szCs w:val="12"/>
                <w:lang w:eastAsia="es-EC"/>
                <w:rPrChange w:id="720"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43D2ABC6" w14:textId="77777777" w:rsidR="00E90FF1" w:rsidRPr="002C3A6D" w:rsidRDefault="00E90FF1" w:rsidP="00E90FF1">
            <w:pPr>
              <w:spacing w:after="0" w:line="240" w:lineRule="auto"/>
              <w:jc w:val="center"/>
              <w:rPr>
                <w:rFonts w:eastAsia="Times New Roman" w:cstheme="minorHAnsi"/>
                <w:b/>
                <w:bCs/>
                <w:sz w:val="12"/>
                <w:szCs w:val="12"/>
                <w:lang w:eastAsia="es-EC"/>
                <w:rPrChange w:id="721"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22" w:author="María_Nole" w:date="2023-06-14T13:52:00Z">
                  <w:rPr>
                    <w:rFonts w:ascii="Calibri" w:eastAsia="Times New Roman" w:hAnsi="Calibri" w:cs="Calibri"/>
                    <w:b/>
                    <w:bCs/>
                    <w:sz w:val="14"/>
                    <w:szCs w:val="14"/>
                    <w:lang w:eastAsia="es-EC"/>
                  </w:rPr>
                </w:rPrChange>
              </w:rPr>
              <w:t> </w:t>
            </w:r>
          </w:p>
        </w:tc>
      </w:tr>
      <w:tr w:rsidR="00E90FF1" w:rsidRPr="002C3A6D" w14:paraId="23A259B5"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256C9D7A" w14:textId="77777777" w:rsidR="00E90FF1" w:rsidRPr="002C3A6D" w:rsidRDefault="00E90FF1" w:rsidP="00E90FF1">
            <w:pPr>
              <w:spacing w:after="0" w:line="240" w:lineRule="auto"/>
              <w:rPr>
                <w:rFonts w:eastAsia="Times New Roman" w:cstheme="minorHAnsi"/>
                <w:color w:val="000000"/>
                <w:sz w:val="12"/>
                <w:szCs w:val="12"/>
                <w:lang w:eastAsia="es-EC"/>
                <w:rPrChange w:id="723"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52E209F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24"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25" w:author="María_Nole" w:date="2023-06-14T13:52:00Z">
                  <w:rPr>
                    <w:rFonts w:ascii="Calibri" w:eastAsia="Times New Roman" w:hAnsi="Calibri" w:cs="Calibri"/>
                    <w:color w:val="000000"/>
                    <w:sz w:val="16"/>
                    <w:szCs w:val="16"/>
                    <w:lang w:eastAsia="es-EC"/>
                  </w:rPr>
                </w:rPrChange>
              </w:rPr>
              <w:t>GESTION INTERNA ZONAL DE HOSPITALES Y ATENCION ESPECIALIZADA</w:t>
            </w:r>
          </w:p>
        </w:tc>
        <w:tc>
          <w:tcPr>
            <w:tcW w:w="2600" w:type="dxa"/>
            <w:vMerge/>
            <w:tcBorders>
              <w:top w:val="nil"/>
              <w:left w:val="single" w:sz="4" w:space="0" w:color="auto"/>
              <w:bottom w:val="single" w:sz="4" w:space="0" w:color="000000"/>
              <w:right w:val="single" w:sz="4" w:space="0" w:color="auto"/>
            </w:tcBorders>
            <w:vAlign w:val="center"/>
            <w:hideMark/>
          </w:tcPr>
          <w:p w14:paraId="44A52EDC" w14:textId="77777777" w:rsidR="00E90FF1" w:rsidRPr="002C3A6D" w:rsidRDefault="00E90FF1" w:rsidP="00E90FF1">
            <w:pPr>
              <w:spacing w:after="0" w:line="240" w:lineRule="auto"/>
              <w:rPr>
                <w:rFonts w:eastAsia="Times New Roman" w:cstheme="minorHAnsi"/>
                <w:color w:val="000000"/>
                <w:sz w:val="12"/>
                <w:szCs w:val="12"/>
                <w:lang w:eastAsia="es-EC"/>
                <w:rPrChange w:id="726"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10037781" w14:textId="77777777" w:rsidR="00E90FF1" w:rsidRPr="002C3A6D" w:rsidRDefault="00E90FF1" w:rsidP="00E90FF1">
            <w:pPr>
              <w:spacing w:after="0" w:line="240" w:lineRule="auto"/>
              <w:rPr>
                <w:rFonts w:eastAsia="Times New Roman" w:cstheme="minorHAnsi"/>
                <w:color w:val="000000"/>
                <w:sz w:val="12"/>
                <w:szCs w:val="12"/>
                <w:lang w:eastAsia="es-EC"/>
                <w:rPrChange w:id="727"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700C5193" w14:textId="77777777" w:rsidR="00E90FF1" w:rsidRPr="002C3A6D" w:rsidRDefault="00E90FF1" w:rsidP="00E90FF1">
            <w:pPr>
              <w:spacing w:after="0" w:line="240" w:lineRule="auto"/>
              <w:jc w:val="center"/>
              <w:rPr>
                <w:rFonts w:eastAsia="Times New Roman" w:cstheme="minorHAnsi"/>
                <w:b/>
                <w:bCs/>
                <w:sz w:val="12"/>
                <w:szCs w:val="12"/>
                <w:lang w:eastAsia="es-EC"/>
                <w:rPrChange w:id="728"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29" w:author="María_Nole" w:date="2023-06-14T13:52:00Z">
                  <w:rPr>
                    <w:rFonts w:ascii="Calibri" w:eastAsia="Times New Roman" w:hAnsi="Calibri" w:cs="Calibri"/>
                    <w:b/>
                    <w:bCs/>
                    <w:sz w:val="14"/>
                    <w:szCs w:val="14"/>
                    <w:lang w:eastAsia="es-EC"/>
                  </w:rPr>
                </w:rPrChange>
              </w:rPr>
              <w:t> </w:t>
            </w:r>
          </w:p>
        </w:tc>
      </w:tr>
      <w:tr w:rsidR="00E90FF1" w:rsidRPr="002C3A6D" w14:paraId="23DBE3EF"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26583E69" w14:textId="77777777" w:rsidR="00E90FF1" w:rsidRPr="002C3A6D" w:rsidRDefault="00E90FF1" w:rsidP="00E90FF1">
            <w:pPr>
              <w:spacing w:after="0" w:line="240" w:lineRule="auto"/>
              <w:rPr>
                <w:rFonts w:eastAsia="Times New Roman" w:cstheme="minorHAnsi"/>
                <w:color w:val="000000"/>
                <w:sz w:val="12"/>
                <w:szCs w:val="12"/>
                <w:lang w:eastAsia="es-EC"/>
                <w:rPrChange w:id="730"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225F0AD4"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31"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32" w:author="María_Nole" w:date="2023-06-14T13:52:00Z">
                  <w:rPr>
                    <w:rFonts w:ascii="Calibri" w:eastAsia="Times New Roman" w:hAnsi="Calibri" w:cs="Calibri"/>
                    <w:color w:val="000000"/>
                    <w:sz w:val="16"/>
                    <w:szCs w:val="16"/>
                    <w:lang w:eastAsia="es-EC"/>
                  </w:rPr>
                </w:rPrChange>
              </w:rPr>
              <w:t>GESTION INTERNA ZONAL DE RELACIONAMIENTO CON EL SISTMA NACIONAL DE SALUD</w:t>
            </w:r>
          </w:p>
        </w:tc>
        <w:tc>
          <w:tcPr>
            <w:tcW w:w="2600" w:type="dxa"/>
            <w:vMerge/>
            <w:tcBorders>
              <w:top w:val="nil"/>
              <w:left w:val="single" w:sz="4" w:space="0" w:color="auto"/>
              <w:bottom w:val="single" w:sz="4" w:space="0" w:color="000000"/>
              <w:right w:val="single" w:sz="4" w:space="0" w:color="auto"/>
            </w:tcBorders>
            <w:vAlign w:val="center"/>
            <w:hideMark/>
          </w:tcPr>
          <w:p w14:paraId="332F21D6" w14:textId="77777777" w:rsidR="00E90FF1" w:rsidRPr="002C3A6D" w:rsidRDefault="00E90FF1" w:rsidP="00E90FF1">
            <w:pPr>
              <w:spacing w:after="0" w:line="240" w:lineRule="auto"/>
              <w:rPr>
                <w:rFonts w:eastAsia="Times New Roman" w:cstheme="minorHAnsi"/>
                <w:color w:val="000000"/>
                <w:sz w:val="12"/>
                <w:szCs w:val="12"/>
                <w:lang w:eastAsia="es-EC"/>
                <w:rPrChange w:id="733"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3231D8C6" w14:textId="77777777" w:rsidR="00E90FF1" w:rsidRPr="002C3A6D" w:rsidRDefault="00E90FF1" w:rsidP="00E90FF1">
            <w:pPr>
              <w:spacing w:after="0" w:line="240" w:lineRule="auto"/>
              <w:rPr>
                <w:rFonts w:eastAsia="Times New Roman" w:cstheme="minorHAnsi"/>
                <w:color w:val="000000"/>
                <w:sz w:val="12"/>
                <w:szCs w:val="12"/>
                <w:lang w:eastAsia="es-EC"/>
                <w:rPrChange w:id="734"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3D55E917" w14:textId="77777777" w:rsidR="00E90FF1" w:rsidRPr="002C3A6D" w:rsidRDefault="00E90FF1" w:rsidP="00E90FF1">
            <w:pPr>
              <w:spacing w:after="0" w:line="240" w:lineRule="auto"/>
              <w:jc w:val="center"/>
              <w:rPr>
                <w:rFonts w:eastAsia="Times New Roman" w:cstheme="minorHAnsi"/>
                <w:b/>
                <w:bCs/>
                <w:sz w:val="12"/>
                <w:szCs w:val="12"/>
                <w:lang w:eastAsia="es-EC"/>
                <w:rPrChange w:id="735"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36" w:author="María_Nole" w:date="2023-06-14T13:52:00Z">
                  <w:rPr>
                    <w:rFonts w:ascii="Calibri" w:eastAsia="Times New Roman" w:hAnsi="Calibri" w:cs="Calibri"/>
                    <w:b/>
                    <w:bCs/>
                    <w:sz w:val="14"/>
                    <w:szCs w:val="14"/>
                    <w:lang w:eastAsia="es-EC"/>
                  </w:rPr>
                </w:rPrChange>
              </w:rPr>
              <w:t> </w:t>
            </w:r>
          </w:p>
        </w:tc>
      </w:tr>
      <w:tr w:rsidR="00E90FF1" w:rsidRPr="002C3A6D" w14:paraId="6DE75AC9" w14:textId="77777777" w:rsidTr="00E90FF1">
        <w:trPr>
          <w:trHeight w:val="435"/>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C413BA"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3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38" w:author="María_Nole" w:date="2023-06-14T13:52:00Z">
                  <w:rPr>
                    <w:rFonts w:ascii="Calibri" w:eastAsia="Times New Roman" w:hAnsi="Calibri" w:cs="Calibri"/>
                    <w:color w:val="000000"/>
                    <w:sz w:val="16"/>
                    <w:szCs w:val="16"/>
                    <w:lang w:eastAsia="es-EC"/>
                  </w:rPr>
                </w:rPrChange>
              </w:rPr>
              <w:t xml:space="preserve">Gestión Zonal de Operaciones y </w:t>
            </w:r>
            <w:proofErr w:type="spellStart"/>
            <w:r w:rsidRPr="002C3A6D">
              <w:rPr>
                <w:rFonts w:eastAsia="Times New Roman" w:cstheme="minorHAnsi"/>
                <w:color w:val="000000"/>
                <w:sz w:val="12"/>
                <w:szCs w:val="12"/>
                <w:lang w:eastAsia="es-EC"/>
                <w:rPrChange w:id="739" w:author="María_Nole" w:date="2023-06-14T13:52:00Z">
                  <w:rPr>
                    <w:rFonts w:ascii="Calibri" w:eastAsia="Times New Roman" w:hAnsi="Calibri" w:cs="Calibri"/>
                    <w:color w:val="000000"/>
                    <w:sz w:val="16"/>
                    <w:szCs w:val="16"/>
                    <w:lang w:eastAsia="es-EC"/>
                  </w:rPr>
                </w:rPrChange>
              </w:rPr>
              <w:t>Logistica</w:t>
            </w:r>
            <w:proofErr w:type="spellEnd"/>
            <w:r w:rsidRPr="002C3A6D">
              <w:rPr>
                <w:rFonts w:eastAsia="Times New Roman" w:cstheme="minorHAnsi"/>
                <w:color w:val="000000"/>
                <w:sz w:val="12"/>
                <w:szCs w:val="12"/>
                <w:lang w:eastAsia="es-EC"/>
                <w:rPrChange w:id="740" w:author="María_Nole" w:date="2023-06-14T13:52:00Z">
                  <w:rPr>
                    <w:rFonts w:ascii="Calibri" w:eastAsia="Times New Roman" w:hAnsi="Calibri" w:cs="Calibri"/>
                    <w:color w:val="000000"/>
                    <w:sz w:val="16"/>
                    <w:szCs w:val="16"/>
                    <w:lang w:eastAsia="es-EC"/>
                  </w:rPr>
                </w:rPrChange>
              </w:rPr>
              <w:t xml:space="preserve"> en Salud </w:t>
            </w:r>
          </w:p>
        </w:tc>
        <w:tc>
          <w:tcPr>
            <w:tcW w:w="2100" w:type="dxa"/>
            <w:tcBorders>
              <w:top w:val="nil"/>
              <w:left w:val="nil"/>
              <w:bottom w:val="single" w:sz="4" w:space="0" w:color="auto"/>
              <w:right w:val="single" w:sz="4" w:space="0" w:color="auto"/>
            </w:tcBorders>
            <w:shd w:val="clear" w:color="000000" w:fill="auto"/>
            <w:vAlign w:val="center"/>
            <w:hideMark/>
          </w:tcPr>
          <w:p w14:paraId="0E35A07D"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41"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42" w:author="María_Nole" w:date="2023-06-14T13:52:00Z">
                  <w:rPr>
                    <w:rFonts w:ascii="Calibri" w:eastAsia="Times New Roman" w:hAnsi="Calibri" w:cs="Calibri"/>
                    <w:color w:val="000000"/>
                    <w:sz w:val="16"/>
                    <w:szCs w:val="16"/>
                    <w:lang w:eastAsia="es-EC"/>
                  </w:rPr>
                </w:rPrChange>
              </w:rPr>
              <w:t>GESTION ZONAL DE ABASTECIMIENTO DE MEDICAMENTOS, DISPOSITIVOS MEDICOS Y OTROS BIENES ESTRATEGICOS</w:t>
            </w:r>
          </w:p>
        </w:tc>
        <w:tc>
          <w:tcPr>
            <w:tcW w:w="2600" w:type="dxa"/>
            <w:vMerge w:val="restart"/>
            <w:tcBorders>
              <w:top w:val="nil"/>
              <w:left w:val="single" w:sz="4" w:space="0" w:color="auto"/>
              <w:bottom w:val="single" w:sz="4" w:space="0" w:color="000000"/>
              <w:right w:val="single" w:sz="4" w:space="0" w:color="auto"/>
            </w:tcBorders>
            <w:shd w:val="clear" w:color="auto" w:fill="auto"/>
            <w:vAlign w:val="center"/>
            <w:hideMark/>
          </w:tcPr>
          <w:p w14:paraId="3A5A8DB0"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4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44" w:author="María_Nole" w:date="2023-06-14T13:52:00Z">
                  <w:rPr>
                    <w:rFonts w:ascii="Calibri" w:eastAsia="Times New Roman" w:hAnsi="Calibri" w:cs="Calibri"/>
                    <w:color w:val="000000"/>
                    <w:sz w:val="16"/>
                    <w:szCs w:val="16"/>
                    <w:lang w:eastAsia="es-EC"/>
                  </w:rPr>
                </w:rPrChange>
              </w:rPr>
              <w:t>Dirección Zonal de Provisión y Calidad de los Servicios de Salud</w:t>
            </w:r>
          </w:p>
        </w:tc>
        <w:tc>
          <w:tcPr>
            <w:tcW w:w="2140" w:type="dxa"/>
            <w:vMerge w:val="restart"/>
            <w:tcBorders>
              <w:top w:val="nil"/>
              <w:left w:val="single" w:sz="4" w:space="0" w:color="auto"/>
              <w:bottom w:val="single" w:sz="4" w:space="0" w:color="000000"/>
              <w:right w:val="single" w:sz="4" w:space="0" w:color="auto"/>
            </w:tcBorders>
            <w:shd w:val="clear" w:color="auto" w:fill="auto"/>
            <w:vAlign w:val="center"/>
            <w:hideMark/>
          </w:tcPr>
          <w:p w14:paraId="3EFA6E35"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4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46" w:author="María_Nole" w:date="2023-06-14T13:52:00Z">
                  <w:rPr>
                    <w:rFonts w:ascii="Calibri" w:eastAsia="Times New Roman" w:hAnsi="Calibri" w:cs="Calibri"/>
                    <w:color w:val="000000"/>
                    <w:sz w:val="16"/>
                    <w:szCs w:val="16"/>
                    <w:lang w:eastAsia="es-EC"/>
                  </w:rPr>
                </w:rPrChange>
              </w:rPr>
              <w:t>Provisión y Calidad de la Salud Desconcentrados</w:t>
            </w:r>
          </w:p>
        </w:tc>
        <w:tc>
          <w:tcPr>
            <w:tcW w:w="1860" w:type="dxa"/>
            <w:tcBorders>
              <w:top w:val="single" w:sz="4" w:space="0" w:color="auto"/>
              <w:left w:val="nil"/>
              <w:bottom w:val="nil"/>
              <w:right w:val="single" w:sz="4" w:space="0" w:color="auto"/>
            </w:tcBorders>
            <w:shd w:val="clear" w:color="000000" w:fill="F2F2F2"/>
            <w:vAlign w:val="center"/>
            <w:hideMark/>
          </w:tcPr>
          <w:p w14:paraId="2862B5DB" w14:textId="77777777" w:rsidR="00E90FF1" w:rsidRPr="002C3A6D" w:rsidRDefault="00E90FF1" w:rsidP="00E90FF1">
            <w:pPr>
              <w:spacing w:after="0" w:line="240" w:lineRule="auto"/>
              <w:jc w:val="center"/>
              <w:rPr>
                <w:rFonts w:eastAsia="Times New Roman" w:cstheme="minorHAnsi"/>
                <w:b/>
                <w:bCs/>
                <w:sz w:val="12"/>
                <w:szCs w:val="12"/>
                <w:lang w:eastAsia="es-EC"/>
                <w:rPrChange w:id="747"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48" w:author="María_Nole" w:date="2023-06-14T13:52:00Z">
                  <w:rPr>
                    <w:rFonts w:ascii="Calibri" w:eastAsia="Times New Roman" w:hAnsi="Calibri" w:cs="Calibri"/>
                    <w:b/>
                    <w:bCs/>
                    <w:sz w:val="14"/>
                    <w:szCs w:val="14"/>
                    <w:lang w:eastAsia="es-EC"/>
                  </w:rPr>
                </w:rPrChange>
              </w:rPr>
              <w:t> </w:t>
            </w:r>
          </w:p>
        </w:tc>
      </w:tr>
      <w:tr w:rsidR="00E90FF1" w:rsidRPr="002C3A6D" w14:paraId="1311F148" w14:textId="77777777" w:rsidTr="00E90FF1">
        <w:trPr>
          <w:trHeight w:val="435"/>
        </w:trPr>
        <w:tc>
          <w:tcPr>
            <w:tcW w:w="2620" w:type="dxa"/>
            <w:vMerge/>
            <w:tcBorders>
              <w:top w:val="nil"/>
              <w:left w:val="single" w:sz="4" w:space="0" w:color="auto"/>
              <w:bottom w:val="single" w:sz="4" w:space="0" w:color="000000"/>
              <w:right w:val="single" w:sz="4" w:space="0" w:color="auto"/>
            </w:tcBorders>
            <w:vAlign w:val="center"/>
            <w:hideMark/>
          </w:tcPr>
          <w:p w14:paraId="5F92D51E" w14:textId="77777777" w:rsidR="00E90FF1" w:rsidRPr="002C3A6D" w:rsidRDefault="00E90FF1" w:rsidP="00E90FF1">
            <w:pPr>
              <w:spacing w:after="0" w:line="240" w:lineRule="auto"/>
              <w:rPr>
                <w:rFonts w:eastAsia="Times New Roman" w:cstheme="minorHAnsi"/>
                <w:color w:val="000000"/>
                <w:sz w:val="12"/>
                <w:szCs w:val="12"/>
                <w:lang w:eastAsia="es-EC"/>
                <w:rPrChange w:id="749"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1F06C2BB"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50"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51" w:author="María_Nole" w:date="2023-06-14T13:52:00Z">
                  <w:rPr>
                    <w:rFonts w:ascii="Calibri" w:eastAsia="Times New Roman" w:hAnsi="Calibri" w:cs="Calibri"/>
                    <w:color w:val="000000"/>
                    <w:sz w:val="16"/>
                    <w:szCs w:val="16"/>
                    <w:lang w:eastAsia="es-EC"/>
                  </w:rPr>
                </w:rPrChange>
              </w:rPr>
              <w:t>GESTION INTERNA ZONAL DE EQUIPAMIENTO SANITARIO</w:t>
            </w:r>
          </w:p>
        </w:tc>
        <w:tc>
          <w:tcPr>
            <w:tcW w:w="2600" w:type="dxa"/>
            <w:vMerge/>
            <w:tcBorders>
              <w:top w:val="nil"/>
              <w:left w:val="single" w:sz="4" w:space="0" w:color="auto"/>
              <w:bottom w:val="single" w:sz="4" w:space="0" w:color="000000"/>
              <w:right w:val="single" w:sz="4" w:space="0" w:color="auto"/>
            </w:tcBorders>
            <w:vAlign w:val="center"/>
            <w:hideMark/>
          </w:tcPr>
          <w:p w14:paraId="616949D0" w14:textId="77777777" w:rsidR="00E90FF1" w:rsidRPr="002C3A6D" w:rsidRDefault="00E90FF1" w:rsidP="00E90FF1">
            <w:pPr>
              <w:spacing w:after="0" w:line="240" w:lineRule="auto"/>
              <w:rPr>
                <w:rFonts w:eastAsia="Times New Roman" w:cstheme="minorHAnsi"/>
                <w:color w:val="000000"/>
                <w:sz w:val="12"/>
                <w:szCs w:val="12"/>
                <w:lang w:eastAsia="es-EC"/>
                <w:rPrChange w:id="752"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1F418E26" w14:textId="77777777" w:rsidR="00E90FF1" w:rsidRPr="002C3A6D" w:rsidRDefault="00E90FF1" w:rsidP="00E90FF1">
            <w:pPr>
              <w:spacing w:after="0" w:line="240" w:lineRule="auto"/>
              <w:rPr>
                <w:rFonts w:eastAsia="Times New Roman" w:cstheme="minorHAnsi"/>
                <w:color w:val="000000"/>
                <w:sz w:val="12"/>
                <w:szCs w:val="12"/>
                <w:lang w:eastAsia="es-EC"/>
                <w:rPrChange w:id="753"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30F71CA0" w14:textId="77777777" w:rsidR="00E90FF1" w:rsidRPr="002C3A6D" w:rsidRDefault="00E90FF1" w:rsidP="00E90FF1">
            <w:pPr>
              <w:spacing w:after="0" w:line="240" w:lineRule="auto"/>
              <w:jc w:val="center"/>
              <w:rPr>
                <w:rFonts w:eastAsia="Times New Roman" w:cstheme="minorHAnsi"/>
                <w:b/>
                <w:bCs/>
                <w:sz w:val="12"/>
                <w:szCs w:val="12"/>
                <w:lang w:eastAsia="es-EC"/>
                <w:rPrChange w:id="754"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55" w:author="María_Nole" w:date="2023-06-14T13:52:00Z">
                  <w:rPr>
                    <w:rFonts w:ascii="Calibri" w:eastAsia="Times New Roman" w:hAnsi="Calibri" w:cs="Calibri"/>
                    <w:b/>
                    <w:bCs/>
                    <w:sz w:val="14"/>
                    <w:szCs w:val="14"/>
                    <w:lang w:eastAsia="es-EC"/>
                  </w:rPr>
                </w:rPrChange>
              </w:rPr>
              <w:t> </w:t>
            </w:r>
          </w:p>
        </w:tc>
      </w:tr>
      <w:tr w:rsidR="00E90FF1" w:rsidRPr="002C3A6D" w14:paraId="3BFD993E" w14:textId="77777777" w:rsidTr="00E90FF1">
        <w:trPr>
          <w:trHeight w:val="435"/>
        </w:trPr>
        <w:tc>
          <w:tcPr>
            <w:tcW w:w="2620" w:type="dxa"/>
            <w:vMerge/>
            <w:tcBorders>
              <w:top w:val="nil"/>
              <w:left w:val="single" w:sz="4" w:space="0" w:color="auto"/>
              <w:bottom w:val="single" w:sz="4" w:space="0" w:color="000000"/>
              <w:right w:val="single" w:sz="4" w:space="0" w:color="auto"/>
            </w:tcBorders>
            <w:vAlign w:val="center"/>
            <w:hideMark/>
          </w:tcPr>
          <w:p w14:paraId="326211C0" w14:textId="77777777" w:rsidR="00E90FF1" w:rsidRPr="002C3A6D" w:rsidRDefault="00E90FF1" w:rsidP="00E90FF1">
            <w:pPr>
              <w:spacing w:after="0" w:line="240" w:lineRule="auto"/>
              <w:rPr>
                <w:rFonts w:eastAsia="Times New Roman" w:cstheme="minorHAnsi"/>
                <w:color w:val="000000"/>
                <w:sz w:val="12"/>
                <w:szCs w:val="12"/>
                <w:lang w:eastAsia="es-EC"/>
                <w:rPrChange w:id="756"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774FCE3C"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5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58" w:author="María_Nole" w:date="2023-06-14T13:52:00Z">
                  <w:rPr>
                    <w:rFonts w:ascii="Calibri" w:eastAsia="Times New Roman" w:hAnsi="Calibri" w:cs="Calibri"/>
                    <w:color w:val="000000"/>
                    <w:sz w:val="16"/>
                    <w:szCs w:val="16"/>
                    <w:lang w:eastAsia="es-EC"/>
                  </w:rPr>
                </w:rPrChange>
              </w:rPr>
              <w:t>GESTION INTERNA ZONAL DE INFRAESTRUCTURA SANITARIA.</w:t>
            </w:r>
          </w:p>
        </w:tc>
        <w:tc>
          <w:tcPr>
            <w:tcW w:w="2600" w:type="dxa"/>
            <w:vMerge/>
            <w:tcBorders>
              <w:top w:val="nil"/>
              <w:left w:val="single" w:sz="4" w:space="0" w:color="auto"/>
              <w:bottom w:val="single" w:sz="4" w:space="0" w:color="000000"/>
              <w:right w:val="single" w:sz="4" w:space="0" w:color="auto"/>
            </w:tcBorders>
            <w:vAlign w:val="center"/>
            <w:hideMark/>
          </w:tcPr>
          <w:p w14:paraId="4BA7CBAF" w14:textId="77777777" w:rsidR="00E90FF1" w:rsidRPr="002C3A6D" w:rsidRDefault="00E90FF1" w:rsidP="00E90FF1">
            <w:pPr>
              <w:spacing w:after="0" w:line="240" w:lineRule="auto"/>
              <w:rPr>
                <w:rFonts w:eastAsia="Times New Roman" w:cstheme="minorHAnsi"/>
                <w:color w:val="000000"/>
                <w:sz w:val="12"/>
                <w:szCs w:val="12"/>
                <w:lang w:eastAsia="es-EC"/>
                <w:rPrChange w:id="759" w:author="María_Nole" w:date="2023-06-14T13:52:00Z">
                  <w:rPr>
                    <w:rFonts w:ascii="Calibri" w:eastAsia="Times New Roman" w:hAnsi="Calibri" w:cs="Calibri"/>
                    <w:color w:val="000000"/>
                    <w:sz w:val="16"/>
                    <w:szCs w:val="16"/>
                    <w:lang w:eastAsia="es-EC"/>
                  </w:rPr>
                </w:rPrChange>
              </w:rPr>
            </w:pPr>
          </w:p>
        </w:tc>
        <w:tc>
          <w:tcPr>
            <w:tcW w:w="2140" w:type="dxa"/>
            <w:vMerge/>
            <w:tcBorders>
              <w:top w:val="nil"/>
              <w:left w:val="single" w:sz="4" w:space="0" w:color="auto"/>
              <w:bottom w:val="single" w:sz="4" w:space="0" w:color="000000"/>
              <w:right w:val="single" w:sz="4" w:space="0" w:color="auto"/>
            </w:tcBorders>
            <w:vAlign w:val="center"/>
            <w:hideMark/>
          </w:tcPr>
          <w:p w14:paraId="7F3DC406" w14:textId="77777777" w:rsidR="00E90FF1" w:rsidRPr="002C3A6D" w:rsidRDefault="00E90FF1" w:rsidP="00E90FF1">
            <w:pPr>
              <w:spacing w:after="0" w:line="240" w:lineRule="auto"/>
              <w:rPr>
                <w:rFonts w:eastAsia="Times New Roman" w:cstheme="minorHAnsi"/>
                <w:color w:val="000000"/>
                <w:sz w:val="12"/>
                <w:szCs w:val="12"/>
                <w:lang w:eastAsia="es-EC"/>
                <w:rPrChange w:id="760" w:author="María_Nole" w:date="2023-06-14T13:52:00Z">
                  <w:rPr>
                    <w:rFonts w:ascii="Calibri" w:eastAsia="Times New Roman" w:hAnsi="Calibri" w:cs="Calibri"/>
                    <w:color w:val="000000"/>
                    <w:sz w:val="16"/>
                    <w:szCs w:val="16"/>
                    <w:lang w:eastAsia="es-EC"/>
                  </w:rPr>
                </w:rPrChange>
              </w:rPr>
            </w:pPr>
          </w:p>
        </w:tc>
        <w:tc>
          <w:tcPr>
            <w:tcW w:w="1860" w:type="dxa"/>
            <w:tcBorders>
              <w:top w:val="single" w:sz="4" w:space="0" w:color="auto"/>
              <w:left w:val="nil"/>
              <w:bottom w:val="nil"/>
              <w:right w:val="single" w:sz="4" w:space="0" w:color="auto"/>
            </w:tcBorders>
            <w:shd w:val="clear" w:color="000000" w:fill="F2F2F2"/>
            <w:vAlign w:val="center"/>
            <w:hideMark/>
          </w:tcPr>
          <w:p w14:paraId="7F961702" w14:textId="77777777" w:rsidR="00E90FF1" w:rsidRPr="002C3A6D" w:rsidRDefault="00E90FF1" w:rsidP="00E90FF1">
            <w:pPr>
              <w:spacing w:after="0" w:line="240" w:lineRule="auto"/>
              <w:jc w:val="center"/>
              <w:rPr>
                <w:rFonts w:eastAsia="Times New Roman" w:cstheme="minorHAnsi"/>
                <w:b/>
                <w:bCs/>
                <w:sz w:val="12"/>
                <w:szCs w:val="12"/>
                <w:lang w:eastAsia="es-EC"/>
                <w:rPrChange w:id="761"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62" w:author="María_Nole" w:date="2023-06-14T13:52:00Z">
                  <w:rPr>
                    <w:rFonts w:ascii="Calibri" w:eastAsia="Times New Roman" w:hAnsi="Calibri" w:cs="Calibri"/>
                    <w:b/>
                    <w:bCs/>
                    <w:sz w:val="14"/>
                    <w:szCs w:val="14"/>
                    <w:lang w:eastAsia="es-EC"/>
                  </w:rPr>
                </w:rPrChange>
              </w:rPr>
              <w:t> </w:t>
            </w:r>
          </w:p>
        </w:tc>
      </w:tr>
      <w:tr w:rsidR="00E90FF1" w:rsidRPr="002C3A6D" w14:paraId="1332F320" w14:textId="77777777" w:rsidTr="00E90FF1">
        <w:trPr>
          <w:trHeight w:val="1095"/>
        </w:trPr>
        <w:tc>
          <w:tcPr>
            <w:tcW w:w="2620" w:type="dxa"/>
            <w:tcBorders>
              <w:top w:val="nil"/>
              <w:left w:val="single" w:sz="4" w:space="0" w:color="auto"/>
              <w:bottom w:val="single" w:sz="4" w:space="0" w:color="auto"/>
              <w:right w:val="single" w:sz="4" w:space="0" w:color="auto"/>
            </w:tcBorders>
            <w:shd w:val="clear" w:color="000000" w:fill="auto"/>
            <w:vAlign w:val="center"/>
            <w:hideMark/>
          </w:tcPr>
          <w:p w14:paraId="0AECC08F"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63" w:author="María_Nole" w:date="2023-06-14T13:52:00Z">
                  <w:rPr>
                    <w:rFonts w:ascii="Calibri" w:eastAsia="Times New Roman" w:hAnsi="Calibri" w:cs="Calibri"/>
                    <w:color w:val="000000"/>
                    <w:sz w:val="16"/>
                    <w:szCs w:val="16"/>
                    <w:lang w:eastAsia="es-EC"/>
                  </w:rPr>
                </w:rPrChange>
              </w:rPr>
            </w:pPr>
            <w:proofErr w:type="spellStart"/>
            <w:r w:rsidRPr="002C3A6D">
              <w:rPr>
                <w:rFonts w:eastAsia="Times New Roman" w:cstheme="minorHAnsi"/>
                <w:color w:val="000000"/>
                <w:sz w:val="12"/>
                <w:szCs w:val="12"/>
                <w:lang w:eastAsia="es-EC"/>
                <w:rPrChange w:id="764" w:author="María_Nole" w:date="2023-06-14T13:52:00Z">
                  <w:rPr>
                    <w:rFonts w:ascii="Calibri" w:eastAsia="Times New Roman" w:hAnsi="Calibri" w:cs="Calibri"/>
                    <w:color w:val="000000"/>
                    <w:sz w:val="16"/>
                    <w:szCs w:val="16"/>
                    <w:lang w:eastAsia="es-EC"/>
                  </w:rPr>
                </w:rPrChange>
              </w:rPr>
              <w:t>Gestion</w:t>
            </w:r>
            <w:proofErr w:type="spellEnd"/>
            <w:r w:rsidRPr="002C3A6D">
              <w:rPr>
                <w:rFonts w:eastAsia="Times New Roman" w:cstheme="minorHAnsi"/>
                <w:color w:val="000000"/>
                <w:sz w:val="12"/>
                <w:szCs w:val="12"/>
                <w:lang w:eastAsia="es-EC"/>
                <w:rPrChange w:id="765" w:author="María_Nole" w:date="2023-06-14T13:52:00Z">
                  <w:rPr>
                    <w:rFonts w:ascii="Calibri" w:eastAsia="Times New Roman" w:hAnsi="Calibri" w:cs="Calibri"/>
                    <w:color w:val="000000"/>
                    <w:sz w:val="16"/>
                    <w:szCs w:val="16"/>
                    <w:lang w:eastAsia="es-EC"/>
                  </w:rPr>
                </w:rPrChange>
              </w:rPr>
              <w:t xml:space="preserve"> Zonal de </w:t>
            </w:r>
            <w:proofErr w:type="spellStart"/>
            <w:r w:rsidRPr="002C3A6D">
              <w:rPr>
                <w:rFonts w:eastAsia="Times New Roman" w:cstheme="minorHAnsi"/>
                <w:color w:val="000000"/>
                <w:sz w:val="12"/>
                <w:szCs w:val="12"/>
                <w:lang w:eastAsia="es-EC"/>
                <w:rPrChange w:id="766" w:author="María_Nole" w:date="2023-06-14T13:52:00Z">
                  <w:rPr>
                    <w:rFonts w:ascii="Calibri" w:eastAsia="Times New Roman" w:hAnsi="Calibri" w:cs="Calibri"/>
                    <w:color w:val="000000"/>
                    <w:sz w:val="16"/>
                    <w:szCs w:val="16"/>
                    <w:lang w:eastAsia="es-EC"/>
                  </w:rPr>
                </w:rPrChange>
              </w:rPr>
              <w:t>Estadistica</w:t>
            </w:r>
            <w:proofErr w:type="spellEnd"/>
            <w:r w:rsidRPr="002C3A6D">
              <w:rPr>
                <w:rFonts w:eastAsia="Times New Roman" w:cstheme="minorHAnsi"/>
                <w:color w:val="000000"/>
                <w:sz w:val="12"/>
                <w:szCs w:val="12"/>
                <w:lang w:eastAsia="es-EC"/>
                <w:rPrChange w:id="767" w:author="María_Nole" w:date="2023-06-14T13:52:00Z">
                  <w:rPr>
                    <w:rFonts w:ascii="Calibri" w:eastAsia="Times New Roman" w:hAnsi="Calibri" w:cs="Calibri"/>
                    <w:color w:val="000000"/>
                    <w:sz w:val="16"/>
                    <w:szCs w:val="16"/>
                    <w:lang w:eastAsia="es-EC"/>
                  </w:rPr>
                </w:rPrChange>
              </w:rPr>
              <w:t xml:space="preserve"> y </w:t>
            </w:r>
            <w:proofErr w:type="spellStart"/>
            <w:r w:rsidRPr="002C3A6D">
              <w:rPr>
                <w:rFonts w:eastAsia="Times New Roman" w:cstheme="minorHAnsi"/>
                <w:color w:val="000000"/>
                <w:sz w:val="12"/>
                <w:szCs w:val="12"/>
                <w:lang w:eastAsia="es-EC"/>
                <w:rPrChange w:id="768" w:author="María_Nole" w:date="2023-06-14T13:52:00Z">
                  <w:rPr>
                    <w:rFonts w:ascii="Calibri" w:eastAsia="Times New Roman" w:hAnsi="Calibri" w:cs="Calibri"/>
                    <w:color w:val="000000"/>
                    <w:sz w:val="16"/>
                    <w:szCs w:val="16"/>
                    <w:lang w:eastAsia="es-EC"/>
                  </w:rPr>
                </w:rPrChange>
              </w:rPr>
              <w:t>Analisis</w:t>
            </w:r>
            <w:proofErr w:type="spellEnd"/>
            <w:r w:rsidRPr="002C3A6D">
              <w:rPr>
                <w:rFonts w:eastAsia="Times New Roman" w:cstheme="minorHAnsi"/>
                <w:color w:val="000000"/>
                <w:sz w:val="12"/>
                <w:szCs w:val="12"/>
                <w:lang w:eastAsia="es-EC"/>
                <w:rPrChange w:id="769" w:author="María_Nole" w:date="2023-06-14T13:52:00Z">
                  <w:rPr>
                    <w:rFonts w:ascii="Calibri" w:eastAsia="Times New Roman" w:hAnsi="Calibri" w:cs="Calibri"/>
                    <w:color w:val="000000"/>
                    <w:sz w:val="16"/>
                    <w:szCs w:val="16"/>
                    <w:lang w:eastAsia="es-EC"/>
                  </w:rPr>
                </w:rPrChange>
              </w:rPr>
              <w:t xml:space="preserve"> de la Información del Sistema Nacional de Salud </w:t>
            </w:r>
          </w:p>
        </w:tc>
        <w:tc>
          <w:tcPr>
            <w:tcW w:w="2100" w:type="dxa"/>
            <w:tcBorders>
              <w:top w:val="nil"/>
              <w:left w:val="nil"/>
              <w:bottom w:val="single" w:sz="4" w:space="0" w:color="auto"/>
              <w:right w:val="single" w:sz="4" w:space="0" w:color="auto"/>
            </w:tcBorders>
            <w:shd w:val="clear" w:color="000000" w:fill="auto"/>
            <w:vAlign w:val="center"/>
            <w:hideMark/>
          </w:tcPr>
          <w:p w14:paraId="37A3EA0B"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70" w:author="María_Nole" w:date="2023-06-14T13:52:00Z">
                  <w:rPr>
                    <w:rFonts w:ascii="Calibri" w:eastAsia="Times New Roman" w:hAnsi="Calibri" w:cs="Calibri"/>
                    <w:color w:val="000000"/>
                    <w:sz w:val="16"/>
                    <w:szCs w:val="16"/>
                    <w:lang w:eastAsia="es-EC"/>
                  </w:rPr>
                </w:rPrChange>
              </w:rPr>
            </w:pPr>
            <w:proofErr w:type="spellStart"/>
            <w:r w:rsidRPr="002C3A6D">
              <w:rPr>
                <w:rFonts w:eastAsia="Times New Roman" w:cstheme="minorHAnsi"/>
                <w:color w:val="000000"/>
                <w:sz w:val="12"/>
                <w:szCs w:val="12"/>
                <w:lang w:eastAsia="es-EC"/>
                <w:rPrChange w:id="771" w:author="María_Nole" w:date="2023-06-14T13:52:00Z">
                  <w:rPr>
                    <w:rFonts w:ascii="Calibri" w:eastAsia="Times New Roman" w:hAnsi="Calibri" w:cs="Calibri"/>
                    <w:color w:val="000000"/>
                    <w:sz w:val="16"/>
                    <w:szCs w:val="16"/>
                    <w:lang w:eastAsia="es-EC"/>
                  </w:rPr>
                </w:rPrChange>
              </w:rPr>
              <w:t>Gestion</w:t>
            </w:r>
            <w:proofErr w:type="spellEnd"/>
            <w:r w:rsidRPr="002C3A6D">
              <w:rPr>
                <w:rFonts w:eastAsia="Times New Roman" w:cstheme="minorHAnsi"/>
                <w:color w:val="000000"/>
                <w:sz w:val="12"/>
                <w:szCs w:val="12"/>
                <w:lang w:eastAsia="es-EC"/>
                <w:rPrChange w:id="772" w:author="María_Nole" w:date="2023-06-14T13:52:00Z">
                  <w:rPr>
                    <w:rFonts w:ascii="Calibri" w:eastAsia="Times New Roman" w:hAnsi="Calibri" w:cs="Calibri"/>
                    <w:color w:val="000000"/>
                    <w:sz w:val="16"/>
                    <w:szCs w:val="16"/>
                    <w:lang w:eastAsia="es-EC"/>
                  </w:rPr>
                </w:rPrChange>
              </w:rPr>
              <w:t xml:space="preserve"> Zonal de </w:t>
            </w:r>
            <w:proofErr w:type="spellStart"/>
            <w:r w:rsidRPr="002C3A6D">
              <w:rPr>
                <w:rFonts w:eastAsia="Times New Roman" w:cstheme="minorHAnsi"/>
                <w:color w:val="000000"/>
                <w:sz w:val="12"/>
                <w:szCs w:val="12"/>
                <w:lang w:eastAsia="es-EC"/>
                <w:rPrChange w:id="773" w:author="María_Nole" w:date="2023-06-14T13:52:00Z">
                  <w:rPr>
                    <w:rFonts w:ascii="Calibri" w:eastAsia="Times New Roman" w:hAnsi="Calibri" w:cs="Calibri"/>
                    <w:color w:val="000000"/>
                    <w:sz w:val="16"/>
                    <w:szCs w:val="16"/>
                    <w:lang w:eastAsia="es-EC"/>
                  </w:rPr>
                </w:rPrChange>
              </w:rPr>
              <w:t>Estadistica</w:t>
            </w:r>
            <w:proofErr w:type="spellEnd"/>
            <w:r w:rsidRPr="002C3A6D">
              <w:rPr>
                <w:rFonts w:eastAsia="Times New Roman" w:cstheme="minorHAnsi"/>
                <w:color w:val="000000"/>
                <w:sz w:val="12"/>
                <w:szCs w:val="12"/>
                <w:lang w:eastAsia="es-EC"/>
                <w:rPrChange w:id="774" w:author="María_Nole" w:date="2023-06-14T13:52:00Z">
                  <w:rPr>
                    <w:rFonts w:ascii="Calibri" w:eastAsia="Times New Roman" w:hAnsi="Calibri" w:cs="Calibri"/>
                    <w:color w:val="000000"/>
                    <w:sz w:val="16"/>
                    <w:szCs w:val="16"/>
                    <w:lang w:eastAsia="es-EC"/>
                  </w:rPr>
                </w:rPrChange>
              </w:rPr>
              <w:t xml:space="preserve"> y </w:t>
            </w:r>
            <w:proofErr w:type="spellStart"/>
            <w:r w:rsidRPr="002C3A6D">
              <w:rPr>
                <w:rFonts w:eastAsia="Times New Roman" w:cstheme="minorHAnsi"/>
                <w:color w:val="000000"/>
                <w:sz w:val="12"/>
                <w:szCs w:val="12"/>
                <w:lang w:eastAsia="es-EC"/>
                <w:rPrChange w:id="775" w:author="María_Nole" w:date="2023-06-14T13:52:00Z">
                  <w:rPr>
                    <w:rFonts w:ascii="Calibri" w:eastAsia="Times New Roman" w:hAnsi="Calibri" w:cs="Calibri"/>
                    <w:color w:val="000000"/>
                    <w:sz w:val="16"/>
                    <w:szCs w:val="16"/>
                    <w:lang w:eastAsia="es-EC"/>
                  </w:rPr>
                </w:rPrChange>
              </w:rPr>
              <w:t>Analisis</w:t>
            </w:r>
            <w:proofErr w:type="spellEnd"/>
            <w:r w:rsidRPr="002C3A6D">
              <w:rPr>
                <w:rFonts w:eastAsia="Times New Roman" w:cstheme="minorHAnsi"/>
                <w:color w:val="000000"/>
                <w:sz w:val="12"/>
                <w:szCs w:val="12"/>
                <w:lang w:eastAsia="es-EC"/>
                <w:rPrChange w:id="776" w:author="María_Nole" w:date="2023-06-14T13:52:00Z">
                  <w:rPr>
                    <w:rFonts w:ascii="Calibri" w:eastAsia="Times New Roman" w:hAnsi="Calibri" w:cs="Calibri"/>
                    <w:color w:val="000000"/>
                    <w:sz w:val="16"/>
                    <w:szCs w:val="16"/>
                    <w:lang w:eastAsia="es-EC"/>
                  </w:rPr>
                </w:rPrChange>
              </w:rPr>
              <w:t xml:space="preserve"> de la Información del Sistema Nacional de Salud </w:t>
            </w:r>
          </w:p>
        </w:tc>
        <w:tc>
          <w:tcPr>
            <w:tcW w:w="2600" w:type="dxa"/>
            <w:tcBorders>
              <w:top w:val="nil"/>
              <w:left w:val="nil"/>
              <w:bottom w:val="single" w:sz="4" w:space="0" w:color="auto"/>
              <w:right w:val="single" w:sz="4" w:space="0" w:color="auto"/>
            </w:tcBorders>
            <w:shd w:val="clear" w:color="000000" w:fill="auto"/>
            <w:vAlign w:val="center"/>
            <w:hideMark/>
          </w:tcPr>
          <w:p w14:paraId="26567566" w14:textId="77777777" w:rsidR="00E90FF1" w:rsidRPr="002C3A6D" w:rsidRDefault="00E90FF1" w:rsidP="00E90FF1">
            <w:pPr>
              <w:spacing w:after="0" w:line="240" w:lineRule="auto"/>
              <w:jc w:val="center"/>
              <w:rPr>
                <w:rFonts w:eastAsia="Times New Roman" w:cstheme="minorHAnsi"/>
                <w:color w:val="FF0000"/>
                <w:sz w:val="12"/>
                <w:szCs w:val="12"/>
                <w:lang w:eastAsia="es-EC"/>
                <w:rPrChange w:id="777" w:author="María_Nole" w:date="2023-06-14T13:52:00Z">
                  <w:rPr>
                    <w:rFonts w:ascii="Calibri" w:eastAsia="Times New Roman" w:hAnsi="Calibri" w:cs="Calibri"/>
                    <w:color w:val="FF0000"/>
                    <w:sz w:val="16"/>
                    <w:szCs w:val="16"/>
                    <w:lang w:eastAsia="es-EC"/>
                  </w:rPr>
                </w:rPrChange>
              </w:rPr>
            </w:pPr>
            <w:r w:rsidRPr="002C3A6D">
              <w:rPr>
                <w:rFonts w:eastAsia="Times New Roman" w:cstheme="minorHAnsi"/>
                <w:color w:val="FF0000"/>
                <w:sz w:val="12"/>
                <w:szCs w:val="12"/>
                <w:lang w:eastAsia="es-EC"/>
                <w:rPrChange w:id="778" w:author="María_Nole" w:date="2023-06-14T13:52:00Z">
                  <w:rPr>
                    <w:rFonts w:ascii="Calibri" w:eastAsia="Times New Roman" w:hAnsi="Calibri" w:cs="Calibri"/>
                    <w:color w:val="FF0000"/>
                    <w:sz w:val="16"/>
                    <w:szCs w:val="16"/>
                    <w:lang w:eastAsia="es-EC"/>
                  </w:rPr>
                </w:rPrChange>
              </w:rPr>
              <w:t> </w:t>
            </w:r>
          </w:p>
        </w:tc>
        <w:tc>
          <w:tcPr>
            <w:tcW w:w="2140" w:type="dxa"/>
            <w:tcBorders>
              <w:top w:val="nil"/>
              <w:left w:val="nil"/>
              <w:bottom w:val="single" w:sz="4" w:space="0" w:color="auto"/>
              <w:right w:val="single" w:sz="4" w:space="0" w:color="auto"/>
            </w:tcBorders>
            <w:shd w:val="clear" w:color="000000" w:fill="auto"/>
            <w:vAlign w:val="center"/>
            <w:hideMark/>
          </w:tcPr>
          <w:p w14:paraId="5DE295E1" w14:textId="77777777" w:rsidR="00E90FF1" w:rsidRPr="002C3A6D" w:rsidRDefault="00E90FF1" w:rsidP="00E90FF1">
            <w:pPr>
              <w:spacing w:after="0" w:line="240" w:lineRule="auto"/>
              <w:jc w:val="center"/>
              <w:rPr>
                <w:rFonts w:eastAsia="Times New Roman" w:cstheme="minorHAnsi"/>
                <w:color w:val="FF0000"/>
                <w:sz w:val="12"/>
                <w:szCs w:val="12"/>
                <w:lang w:eastAsia="es-EC"/>
                <w:rPrChange w:id="779" w:author="María_Nole" w:date="2023-06-14T13:52:00Z">
                  <w:rPr>
                    <w:rFonts w:ascii="Calibri" w:eastAsia="Times New Roman" w:hAnsi="Calibri" w:cs="Calibri"/>
                    <w:color w:val="FF0000"/>
                    <w:sz w:val="16"/>
                    <w:szCs w:val="16"/>
                    <w:lang w:eastAsia="es-EC"/>
                  </w:rPr>
                </w:rPrChange>
              </w:rPr>
            </w:pPr>
            <w:r w:rsidRPr="002C3A6D">
              <w:rPr>
                <w:rFonts w:eastAsia="Times New Roman" w:cstheme="minorHAnsi"/>
                <w:color w:val="FF0000"/>
                <w:sz w:val="12"/>
                <w:szCs w:val="12"/>
                <w:lang w:eastAsia="es-EC"/>
                <w:rPrChange w:id="780" w:author="María_Nole" w:date="2023-06-14T13:52:00Z">
                  <w:rPr>
                    <w:rFonts w:ascii="Calibri" w:eastAsia="Times New Roman" w:hAnsi="Calibri" w:cs="Calibri"/>
                    <w:color w:val="FF0000"/>
                    <w:sz w:val="16"/>
                    <w:szCs w:val="16"/>
                    <w:lang w:eastAsia="es-EC"/>
                  </w:rPr>
                </w:rPrChange>
              </w:rPr>
              <w:t> </w:t>
            </w:r>
          </w:p>
        </w:tc>
        <w:tc>
          <w:tcPr>
            <w:tcW w:w="1860" w:type="dxa"/>
            <w:tcBorders>
              <w:top w:val="single" w:sz="4" w:space="0" w:color="auto"/>
              <w:left w:val="nil"/>
              <w:bottom w:val="nil"/>
              <w:right w:val="single" w:sz="4" w:space="0" w:color="auto"/>
            </w:tcBorders>
            <w:shd w:val="clear" w:color="000000" w:fill="F2F2F2"/>
            <w:vAlign w:val="center"/>
            <w:hideMark/>
          </w:tcPr>
          <w:p w14:paraId="589CD20C" w14:textId="77777777" w:rsidR="00E90FF1" w:rsidRPr="002C3A6D" w:rsidRDefault="00E90FF1" w:rsidP="00E90FF1">
            <w:pPr>
              <w:spacing w:after="0" w:line="240" w:lineRule="auto"/>
              <w:jc w:val="center"/>
              <w:rPr>
                <w:rFonts w:eastAsia="Times New Roman" w:cstheme="minorHAnsi"/>
                <w:b/>
                <w:bCs/>
                <w:sz w:val="12"/>
                <w:szCs w:val="12"/>
                <w:lang w:eastAsia="es-EC"/>
                <w:rPrChange w:id="781"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82" w:author="María_Nole" w:date="2023-06-14T13:52:00Z">
                  <w:rPr>
                    <w:rFonts w:ascii="Calibri" w:eastAsia="Times New Roman" w:hAnsi="Calibri" w:cs="Calibri"/>
                    <w:b/>
                    <w:bCs/>
                    <w:sz w:val="14"/>
                    <w:szCs w:val="14"/>
                    <w:lang w:eastAsia="es-EC"/>
                  </w:rPr>
                </w:rPrChange>
              </w:rPr>
              <w:t> </w:t>
            </w:r>
          </w:p>
        </w:tc>
      </w:tr>
      <w:tr w:rsidR="00E90FF1" w:rsidRPr="002C3A6D" w14:paraId="1D9E3341" w14:textId="77777777" w:rsidTr="00E90FF1">
        <w:trPr>
          <w:trHeight w:val="855"/>
        </w:trPr>
        <w:tc>
          <w:tcPr>
            <w:tcW w:w="2620" w:type="dxa"/>
            <w:tcBorders>
              <w:top w:val="nil"/>
              <w:left w:val="single" w:sz="4" w:space="0" w:color="auto"/>
              <w:bottom w:val="single" w:sz="4" w:space="0" w:color="auto"/>
              <w:right w:val="single" w:sz="4" w:space="0" w:color="auto"/>
            </w:tcBorders>
            <w:shd w:val="clear" w:color="000000" w:fill="auto"/>
            <w:vAlign w:val="center"/>
            <w:hideMark/>
          </w:tcPr>
          <w:p w14:paraId="24A5C12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8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84" w:author="María_Nole" w:date="2023-06-14T13:52:00Z">
                  <w:rPr>
                    <w:rFonts w:ascii="Calibri" w:eastAsia="Times New Roman" w:hAnsi="Calibri" w:cs="Calibri"/>
                    <w:color w:val="000000"/>
                    <w:sz w:val="16"/>
                    <w:szCs w:val="16"/>
                    <w:lang w:eastAsia="es-EC"/>
                  </w:rPr>
                </w:rPrChange>
              </w:rPr>
              <w:t> </w:t>
            </w:r>
          </w:p>
        </w:tc>
        <w:tc>
          <w:tcPr>
            <w:tcW w:w="2100" w:type="dxa"/>
            <w:tcBorders>
              <w:top w:val="nil"/>
              <w:left w:val="nil"/>
              <w:bottom w:val="single" w:sz="4" w:space="0" w:color="auto"/>
              <w:right w:val="single" w:sz="4" w:space="0" w:color="auto"/>
            </w:tcBorders>
            <w:shd w:val="clear" w:color="000000" w:fill="auto"/>
            <w:vAlign w:val="center"/>
            <w:hideMark/>
          </w:tcPr>
          <w:p w14:paraId="05EFEDA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8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86" w:author="María_Nole" w:date="2023-06-14T13:52:00Z">
                  <w:rPr>
                    <w:rFonts w:ascii="Calibri" w:eastAsia="Times New Roman" w:hAnsi="Calibri" w:cs="Calibri"/>
                    <w:color w:val="000000"/>
                    <w:sz w:val="16"/>
                    <w:szCs w:val="16"/>
                    <w:lang w:eastAsia="es-EC"/>
                  </w:rPr>
                </w:rPrChange>
              </w:rPr>
              <w:t> </w:t>
            </w:r>
          </w:p>
        </w:tc>
        <w:tc>
          <w:tcPr>
            <w:tcW w:w="2600" w:type="dxa"/>
            <w:tcBorders>
              <w:top w:val="nil"/>
              <w:left w:val="nil"/>
              <w:bottom w:val="single" w:sz="4" w:space="0" w:color="auto"/>
              <w:right w:val="single" w:sz="4" w:space="0" w:color="auto"/>
            </w:tcBorders>
            <w:shd w:val="clear" w:color="000000" w:fill="auto"/>
            <w:vAlign w:val="center"/>
            <w:hideMark/>
          </w:tcPr>
          <w:p w14:paraId="607CFC81" w14:textId="77777777" w:rsidR="00E90FF1" w:rsidRPr="002C3A6D" w:rsidRDefault="00E90FF1" w:rsidP="00E90FF1">
            <w:pPr>
              <w:spacing w:after="0" w:line="240" w:lineRule="auto"/>
              <w:jc w:val="center"/>
              <w:rPr>
                <w:rFonts w:eastAsia="Times New Roman" w:cstheme="minorHAnsi"/>
                <w:color w:val="FF0000"/>
                <w:sz w:val="12"/>
                <w:szCs w:val="12"/>
                <w:lang w:eastAsia="es-EC"/>
                <w:rPrChange w:id="787" w:author="María_Nole" w:date="2023-06-14T13:52:00Z">
                  <w:rPr>
                    <w:rFonts w:ascii="Calibri" w:eastAsia="Times New Roman" w:hAnsi="Calibri" w:cs="Calibri"/>
                    <w:color w:val="FF0000"/>
                    <w:sz w:val="16"/>
                    <w:szCs w:val="16"/>
                    <w:lang w:eastAsia="es-EC"/>
                  </w:rPr>
                </w:rPrChange>
              </w:rPr>
            </w:pPr>
            <w:r w:rsidRPr="002C3A6D">
              <w:rPr>
                <w:rFonts w:eastAsia="Times New Roman" w:cstheme="minorHAnsi"/>
                <w:color w:val="FF0000"/>
                <w:sz w:val="12"/>
                <w:szCs w:val="12"/>
                <w:lang w:eastAsia="es-EC"/>
                <w:rPrChange w:id="788" w:author="María_Nole" w:date="2023-06-14T13:52:00Z">
                  <w:rPr>
                    <w:rFonts w:ascii="Calibri" w:eastAsia="Times New Roman" w:hAnsi="Calibri" w:cs="Calibri"/>
                    <w:color w:val="FF0000"/>
                    <w:sz w:val="16"/>
                    <w:szCs w:val="16"/>
                    <w:lang w:eastAsia="es-EC"/>
                  </w:rPr>
                </w:rPrChange>
              </w:rPr>
              <w:t xml:space="preserve">Dirección Zonal de Gobernanza de la Salud </w:t>
            </w:r>
          </w:p>
        </w:tc>
        <w:tc>
          <w:tcPr>
            <w:tcW w:w="2140" w:type="dxa"/>
            <w:tcBorders>
              <w:top w:val="nil"/>
              <w:left w:val="nil"/>
              <w:bottom w:val="single" w:sz="4" w:space="0" w:color="auto"/>
              <w:right w:val="single" w:sz="4" w:space="0" w:color="auto"/>
            </w:tcBorders>
            <w:shd w:val="clear" w:color="000000" w:fill="auto"/>
            <w:vAlign w:val="center"/>
            <w:hideMark/>
          </w:tcPr>
          <w:p w14:paraId="35EFBCBA" w14:textId="77777777" w:rsidR="00E90FF1" w:rsidRPr="002C3A6D" w:rsidRDefault="00E90FF1" w:rsidP="00E90FF1">
            <w:pPr>
              <w:spacing w:after="0" w:line="240" w:lineRule="auto"/>
              <w:jc w:val="center"/>
              <w:rPr>
                <w:rFonts w:eastAsia="Times New Roman" w:cstheme="minorHAnsi"/>
                <w:color w:val="FF0000"/>
                <w:sz w:val="12"/>
                <w:szCs w:val="12"/>
                <w:lang w:eastAsia="es-EC"/>
                <w:rPrChange w:id="789" w:author="María_Nole" w:date="2023-06-14T13:52:00Z">
                  <w:rPr>
                    <w:rFonts w:ascii="Calibri" w:eastAsia="Times New Roman" w:hAnsi="Calibri" w:cs="Calibri"/>
                    <w:color w:val="FF0000"/>
                    <w:sz w:val="16"/>
                    <w:szCs w:val="16"/>
                    <w:lang w:eastAsia="es-EC"/>
                  </w:rPr>
                </w:rPrChange>
              </w:rPr>
            </w:pPr>
            <w:r w:rsidRPr="002C3A6D">
              <w:rPr>
                <w:rFonts w:eastAsia="Times New Roman" w:cstheme="minorHAnsi"/>
                <w:color w:val="FF0000"/>
                <w:sz w:val="12"/>
                <w:szCs w:val="12"/>
                <w:lang w:eastAsia="es-EC"/>
                <w:rPrChange w:id="790" w:author="María_Nole" w:date="2023-06-14T13:52:00Z">
                  <w:rPr>
                    <w:rFonts w:ascii="Calibri" w:eastAsia="Times New Roman" w:hAnsi="Calibri" w:cs="Calibri"/>
                    <w:color w:val="FF0000"/>
                    <w:sz w:val="16"/>
                    <w:szCs w:val="16"/>
                    <w:lang w:eastAsia="es-EC"/>
                  </w:rPr>
                </w:rPrChange>
              </w:rPr>
              <w:t xml:space="preserve">Gobernanza </w:t>
            </w:r>
            <w:proofErr w:type="spellStart"/>
            <w:r w:rsidRPr="002C3A6D">
              <w:rPr>
                <w:rFonts w:eastAsia="Times New Roman" w:cstheme="minorHAnsi"/>
                <w:color w:val="FF0000"/>
                <w:sz w:val="12"/>
                <w:szCs w:val="12"/>
                <w:lang w:eastAsia="es-EC"/>
                <w:rPrChange w:id="791" w:author="María_Nole" w:date="2023-06-14T13:52:00Z">
                  <w:rPr>
                    <w:rFonts w:ascii="Calibri" w:eastAsia="Times New Roman" w:hAnsi="Calibri" w:cs="Calibri"/>
                    <w:color w:val="FF0000"/>
                    <w:sz w:val="16"/>
                    <w:szCs w:val="16"/>
                    <w:lang w:eastAsia="es-EC"/>
                  </w:rPr>
                </w:rPrChange>
              </w:rPr>
              <w:t>Deconcentrados</w:t>
            </w:r>
            <w:proofErr w:type="spellEnd"/>
            <w:r w:rsidRPr="002C3A6D">
              <w:rPr>
                <w:rFonts w:eastAsia="Times New Roman" w:cstheme="minorHAnsi"/>
                <w:color w:val="FF0000"/>
                <w:sz w:val="12"/>
                <w:szCs w:val="12"/>
                <w:lang w:eastAsia="es-EC"/>
                <w:rPrChange w:id="792" w:author="María_Nole" w:date="2023-06-14T13:52:00Z">
                  <w:rPr>
                    <w:rFonts w:ascii="Calibri" w:eastAsia="Times New Roman" w:hAnsi="Calibri" w:cs="Calibri"/>
                    <w:color w:val="FF0000"/>
                    <w:sz w:val="16"/>
                    <w:szCs w:val="16"/>
                    <w:lang w:eastAsia="es-EC"/>
                  </w:rPr>
                </w:rPrChange>
              </w:rPr>
              <w:t xml:space="preserve"> </w:t>
            </w:r>
          </w:p>
        </w:tc>
        <w:tc>
          <w:tcPr>
            <w:tcW w:w="1860" w:type="dxa"/>
            <w:tcBorders>
              <w:top w:val="single" w:sz="4" w:space="0" w:color="auto"/>
              <w:left w:val="nil"/>
              <w:bottom w:val="nil"/>
              <w:right w:val="single" w:sz="4" w:space="0" w:color="auto"/>
            </w:tcBorders>
            <w:shd w:val="clear" w:color="000000" w:fill="F2F2F2"/>
            <w:vAlign w:val="center"/>
            <w:hideMark/>
          </w:tcPr>
          <w:p w14:paraId="4927F992" w14:textId="77777777" w:rsidR="00E90FF1" w:rsidRPr="002C3A6D" w:rsidRDefault="00E90FF1" w:rsidP="00E90FF1">
            <w:pPr>
              <w:spacing w:after="0" w:line="240" w:lineRule="auto"/>
              <w:jc w:val="center"/>
              <w:rPr>
                <w:rFonts w:eastAsia="Times New Roman" w:cstheme="minorHAnsi"/>
                <w:b/>
                <w:bCs/>
                <w:sz w:val="12"/>
                <w:szCs w:val="12"/>
                <w:lang w:eastAsia="es-EC"/>
                <w:rPrChange w:id="793"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794" w:author="María_Nole" w:date="2023-06-14T13:52:00Z">
                  <w:rPr>
                    <w:rFonts w:ascii="Calibri" w:eastAsia="Times New Roman" w:hAnsi="Calibri" w:cs="Calibri"/>
                    <w:b/>
                    <w:bCs/>
                    <w:sz w:val="14"/>
                    <w:szCs w:val="14"/>
                    <w:lang w:eastAsia="es-EC"/>
                  </w:rPr>
                </w:rPrChange>
              </w:rPr>
              <w:t> </w:t>
            </w:r>
          </w:p>
        </w:tc>
      </w:tr>
      <w:tr w:rsidR="00E90FF1" w:rsidRPr="002C3A6D" w14:paraId="65B74C2B" w14:textId="77777777" w:rsidTr="00E90FF1">
        <w:trPr>
          <w:trHeight w:val="885"/>
        </w:trPr>
        <w:tc>
          <w:tcPr>
            <w:tcW w:w="2620" w:type="dxa"/>
            <w:tcBorders>
              <w:top w:val="nil"/>
              <w:left w:val="single" w:sz="4" w:space="0" w:color="auto"/>
              <w:bottom w:val="single" w:sz="4" w:space="0" w:color="auto"/>
              <w:right w:val="single" w:sz="4" w:space="0" w:color="auto"/>
            </w:tcBorders>
            <w:shd w:val="clear" w:color="000000" w:fill="auto"/>
            <w:vAlign w:val="center"/>
            <w:hideMark/>
          </w:tcPr>
          <w:p w14:paraId="5920F69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9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796" w:author="María_Nole" w:date="2023-06-14T13:52:00Z">
                  <w:rPr>
                    <w:rFonts w:ascii="Calibri" w:eastAsia="Times New Roman" w:hAnsi="Calibri" w:cs="Calibri"/>
                    <w:color w:val="000000"/>
                    <w:sz w:val="16"/>
                    <w:szCs w:val="16"/>
                    <w:lang w:eastAsia="es-EC"/>
                  </w:rPr>
                </w:rPrChange>
              </w:rPr>
              <w:t xml:space="preserve">Gestión Zonal de Planificación y Procesos </w:t>
            </w:r>
            <w:proofErr w:type="spellStart"/>
            <w:r w:rsidRPr="002C3A6D">
              <w:rPr>
                <w:rFonts w:eastAsia="Times New Roman" w:cstheme="minorHAnsi"/>
                <w:color w:val="000000"/>
                <w:sz w:val="12"/>
                <w:szCs w:val="12"/>
                <w:lang w:eastAsia="es-EC"/>
                <w:rPrChange w:id="797" w:author="María_Nole" w:date="2023-06-14T13:52:00Z">
                  <w:rPr>
                    <w:rFonts w:ascii="Calibri" w:eastAsia="Times New Roman" w:hAnsi="Calibri" w:cs="Calibri"/>
                    <w:color w:val="000000"/>
                    <w:sz w:val="16"/>
                    <w:szCs w:val="16"/>
                    <w:lang w:eastAsia="es-EC"/>
                  </w:rPr>
                </w:rPrChange>
              </w:rPr>
              <w:t>Estrategicos</w:t>
            </w:r>
            <w:proofErr w:type="spellEnd"/>
            <w:r w:rsidRPr="002C3A6D">
              <w:rPr>
                <w:rFonts w:eastAsia="Times New Roman" w:cstheme="minorHAnsi"/>
                <w:color w:val="000000"/>
                <w:sz w:val="12"/>
                <w:szCs w:val="12"/>
                <w:lang w:eastAsia="es-EC"/>
                <w:rPrChange w:id="798" w:author="María_Nole" w:date="2023-06-14T13:52:00Z">
                  <w:rPr>
                    <w:rFonts w:ascii="Calibri" w:eastAsia="Times New Roman" w:hAnsi="Calibri" w:cs="Calibri"/>
                    <w:color w:val="000000"/>
                    <w:sz w:val="16"/>
                    <w:szCs w:val="16"/>
                    <w:lang w:eastAsia="es-EC"/>
                  </w:rPr>
                </w:rPrChange>
              </w:rPr>
              <w:t xml:space="preserve"> </w:t>
            </w:r>
          </w:p>
        </w:tc>
        <w:tc>
          <w:tcPr>
            <w:tcW w:w="2100" w:type="dxa"/>
            <w:tcBorders>
              <w:top w:val="nil"/>
              <w:left w:val="nil"/>
              <w:bottom w:val="single" w:sz="4" w:space="0" w:color="auto"/>
              <w:right w:val="single" w:sz="4" w:space="0" w:color="auto"/>
            </w:tcBorders>
            <w:shd w:val="clear" w:color="000000" w:fill="auto"/>
            <w:vAlign w:val="center"/>
            <w:hideMark/>
          </w:tcPr>
          <w:p w14:paraId="60A0DE9D"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79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00" w:author="María_Nole" w:date="2023-06-14T13:52:00Z">
                  <w:rPr>
                    <w:rFonts w:ascii="Calibri" w:eastAsia="Times New Roman" w:hAnsi="Calibri" w:cs="Calibri"/>
                    <w:color w:val="000000"/>
                    <w:sz w:val="16"/>
                    <w:szCs w:val="16"/>
                    <w:lang w:eastAsia="es-EC"/>
                  </w:rPr>
                </w:rPrChange>
              </w:rPr>
              <w:t xml:space="preserve">Gestión Zonal de Planificación y Procesos </w:t>
            </w:r>
            <w:proofErr w:type="spellStart"/>
            <w:r w:rsidRPr="002C3A6D">
              <w:rPr>
                <w:rFonts w:eastAsia="Times New Roman" w:cstheme="minorHAnsi"/>
                <w:color w:val="000000"/>
                <w:sz w:val="12"/>
                <w:szCs w:val="12"/>
                <w:lang w:eastAsia="es-EC"/>
                <w:rPrChange w:id="801" w:author="María_Nole" w:date="2023-06-14T13:52:00Z">
                  <w:rPr>
                    <w:rFonts w:ascii="Calibri" w:eastAsia="Times New Roman" w:hAnsi="Calibri" w:cs="Calibri"/>
                    <w:color w:val="000000"/>
                    <w:sz w:val="16"/>
                    <w:szCs w:val="16"/>
                    <w:lang w:eastAsia="es-EC"/>
                  </w:rPr>
                </w:rPrChange>
              </w:rPr>
              <w:t>Estrategicos</w:t>
            </w:r>
            <w:proofErr w:type="spellEnd"/>
            <w:r w:rsidRPr="002C3A6D">
              <w:rPr>
                <w:rFonts w:eastAsia="Times New Roman" w:cstheme="minorHAnsi"/>
                <w:color w:val="000000"/>
                <w:sz w:val="12"/>
                <w:szCs w:val="12"/>
                <w:lang w:eastAsia="es-EC"/>
                <w:rPrChange w:id="802" w:author="María_Nole" w:date="2023-06-14T13:52:00Z">
                  <w:rPr>
                    <w:rFonts w:ascii="Calibri" w:eastAsia="Times New Roman" w:hAnsi="Calibri" w:cs="Calibri"/>
                    <w:color w:val="000000"/>
                    <w:sz w:val="16"/>
                    <w:szCs w:val="16"/>
                    <w:lang w:eastAsia="es-EC"/>
                  </w:rPr>
                </w:rPrChange>
              </w:rPr>
              <w:t xml:space="preserve"> </w:t>
            </w:r>
          </w:p>
        </w:tc>
        <w:tc>
          <w:tcPr>
            <w:tcW w:w="2600" w:type="dxa"/>
            <w:tcBorders>
              <w:top w:val="nil"/>
              <w:left w:val="nil"/>
              <w:bottom w:val="single" w:sz="4" w:space="0" w:color="auto"/>
              <w:right w:val="single" w:sz="4" w:space="0" w:color="auto"/>
            </w:tcBorders>
            <w:shd w:val="clear" w:color="000000" w:fill="auto"/>
            <w:vAlign w:val="center"/>
            <w:hideMark/>
          </w:tcPr>
          <w:p w14:paraId="16890C1F"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0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04" w:author="María_Nole" w:date="2023-06-14T13:52:00Z">
                  <w:rPr>
                    <w:rFonts w:ascii="Calibri" w:eastAsia="Times New Roman" w:hAnsi="Calibri" w:cs="Calibri"/>
                    <w:color w:val="000000"/>
                    <w:sz w:val="16"/>
                    <w:szCs w:val="16"/>
                    <w:lang w:eastAsia="es-EC"/>
                  </w:rPr>
                </w:rPrChange>
              </w:rPr>
              <w:t>Dirección Zonal de Planificación</w:t>
            </w:r>
          </w:p>
        </w:tc>
        <w:tc>
          <w:tcPr>
            <w:tcW w:w="2140" w:type="dxa"/>
            <w:tcBorders>
              <w:top w:val="nil"/>
              <w:left w:val="nil"/>
              <w:bottom w:val="single" w:sz="4" w:space="0" w:color="auto"/>
              <w:right w:val="single" w:sz="4" w:space="0" w:color="auto"/>
            </w:tcBorders>
            <w:shd w:val="clear" w:color="000000" w:fill="auto"/>
            <w:vAlign w:val="center"/>
            <w:hideMark/>
          </w:tcPr>
          <w:p w14:paraId="22A2C7FF"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0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06" w:author="María_Nole" w:date="2023-06-14T13:52:00Z">
                  <w:rPr>
                    <w:rFonts w:ascii="Calibri" w:eastAsia="Times New Roman" w:hAnsi="Calibri" w:cs="Calibri"/>
                    <w:color w:val="000000"/>
                    <w:sz w:val="16"/>
                    <w:szCs w:val="16"/>
                    <w:lang w:eastAsia="es-EC"/>
                  </w:rPr>
                </w:rPrChange>
              </w:rPr>
              <w:t>Planificación Desconcentrada</w:t>
            </w:r>
          </w:p>
        </w:tc>
        <w:tc>
          <w:tcPr>
            <w:tcW w:w="1860" w:type="dxa"/>
            <w:tcBorders>
              <w:top w:val="single" w:sz="4" w:space="0" w:color="auto"/>
              <w:left w:val="nil"/>
              <w:bottom w:val="nil"/>
              <w:right w:val="single" w:sz="4" w:space="0" w:color="auto"/>
            </w:tcBorders>
            <w:shd w:val="clear" w:color="000000" w:fill="F2F2F2"/>
            <w:vAlign w:val="center"/>
            <w:hideMark/>
          </w:tcPr>
          <w:p w14:paraId="59DF4718" w14:textId="77777777" w:rsidR="00E90FF1" w:rsidRPr="002C3A6D" w:rsidRDefault="00E90FF1" w:rsidP="00E90FF1">
            <w:pPr>
              <w:spacing w:after="0" w:line="240" w:lineRule="auto"/>
              <w:jc w:val="center"/>
              <w:rPr>
                <w:rFonts w:eastAsia="Times New Roman" w:cstheme="minorHAnsi"/>
                <w:b/>
                <w:bCs/>
                <w:sz w:val="12"/>
                <w:szCs w:val="12"/>
                <w:lang w:eastAsia="es-EC"/>
                <w:rPrChange w:id="807"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808" w:author="María_Nole" w:date="2023-06-14T13:52:00Z">
                  <w:rPr>
                    <w:rFonts w:ascii="Calibri" w:eastAsia="Times New Roman" w:hAnsi="Calibri" w:cs="Calibri"/>
                    <w:b/>
                    <w:bCs/>
                    <w:sz w:val="14"/>
                    <w:szCs w:val="14"/>
                    <w:lang w:eastAsia="es-EC"/>
                  </w:rPr>
                </w:rPrChange>
              </w:rPr>
              <w:t> </w:t>
            </w:r>
          </w:p>
        </w:tc>
      </w:tr>
      <w:tr w:rsidR="00E90FF1" w:rsidRPr="002C3A6D" w14:paraId="2CDB5913" w14:textId="77777777" w:rsidTr="00E90FF1">
        <w:trPr>
          <w:trHeight w:val="1485"/>
        </w:trPr>
        <w:tc>
          <w:tcPr>
            <w:tcW w:w="2620" w:type="dxa"/>
            <w:tcBorders>
              <w:top w:val="nil"/>
              <w:left w:val="single" w:sz="4" w:space="0" w:color="auto"/>
              <w:bottom w:val="single" w:sz="4" w:space="0" w:color="auto"/>
              <w:right w:val="single" w:sz="4" w:space="0" w:color="auto"/>
            </w:tcBorders>
            <w:shd w:val="clear" w:color="000000" w:fill="auto"/>
            <w:vAlign w:val="center"/>
            <w:hideMark/>
          </w:tcPr>
          <w:p w14:paraId="43F1EF6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0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10" w:author="María_Nole" w:date="2023-06-14T13:52:00Z">
                  <w:rPr>
                    <w:rFonts w:ascii="Calibri" w:eastAsia="Times New Roman" w:hAnsi="Calibri" w:cs="Calibri"/>
                    <w:color w:val="000000"/>
                    <w:sz w:val="16"/>
                    <w:szCs w:val="16"/>
                    <w:lang w:eastAsia="es-EC"/>
                  </w:rPr>
                </w:rPrChange>
              </w:rPr>
              <w:t xml:space="preserve">Gestión Zonal de </w:t>
            </w:r>
            <w:proofErr w:type="spellStart"/>
            <w:r w:rsidRPr="002C3A6D">
              <w:rPr>
                <w:rFonts w:eastAsia="Times New Roman" w:cstheme="minorHAnsi"/>
                <w:color w:val="000000"/>
                <w:sz w:val="12"/>
                <w:szCs w:val="12"/>
                <w:lang w:eastAsia="es-EC"/>
                <w:rPrChange w:id="811" w:author="María_Nole" w:date="2023-06-14T13:52:00Z">
                  <w:rPr>
                    <w:rFonts w:ascii="Calibri" w:eastAsia="Times New Roman" w:hAnsi="Calibri" w:cs="Calibri"/>
                    <w:color w:val="000000"/>
                    <w:sz w:val="16"/>
                    <w:szCs w:val="16"/>
                    <w:lang w:eastAsia="es-EC"/>
                  </w:rPr>
                </w:rPrChange>
              </w:rPr>
              <w:t>Tecnologias</w:t>
            </w:r>
            <w:proofErr w:type="spellEnd"/>
            <w:r w:rsidRPr="002C3A6D">
              <w:rPr>
                <w:rFonts w:eastAsia="Times New Roman" w:cstheme="minorHAnsi"/>
                <w:color w:val="000000"/>
                <w:sz w:val="12"/>
                <w:szCs w:val="12"/>
                <w:lang w:eastAsia="es-EC"/>
                <w:rPrChange w:id="812" w:author="María_Nole" w:date="2023-06-14T13:52:00Z">
                  <w:rPr>
                    <w:rFonts w:ascii="Calibri" w:eastAsia="Times New Roman" w:hAnsi="Calibri" w:cs="Calibri"/>
                    <w:color w:val="000000"/>
                    <w:sz w:val="16"/>
                    <w:szCs w:val="16"/>
                    <w:lang w:eastAsia="es-EC"/>
                  </w:rPr>
                </w:rPrChange>
              </w:rPr>
              <w:t xml:space="preserve"> de la Información </w:t>
            </w:r>
          </w:p>
        </w:tc>
        <w:tc>
          <w:tcPr>
            <w:tcW w:w="2100" w:type="dxa"/>
            <w:tcBorders>
              <w:top w:val="nil"/>
              <w:left w:val="nil"/>
              <w:bottom w:val="single" w:sz="4" w:space="0" w:color="auto"/>
              <w:right w:val="single" w:sz="4" w:space="0" w:color="auto"/>
            </w:tcBorders>
            <w:shd w:val="clear" w:color="000000" w:fill="auto"/>
            <w:vAlign w:val="center"/>
            <w:hideMark/>
          </w:tcPr>
          <w:p w14:paraId="337A1DD5"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1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14" w:author="María_Nole" w:date="2023-06-14T13:52:00Z">
                  <w:rPr>
                    <w:rFonts w:ascii="Calibri" w:eastAsia="Times New Roman" w:hAnsi="Calibri" w:cs="Calibri"/>
                    <w:color w:val="000000"/>
                    <w:sz w:val="16"/>
                    <w:szCs w:val="16"/>
                    <w:lang w:eastAsia="es-EC"/>
                  </w:rPr>
                </w:rPrChange>
              </w:rPr>
              <w:t xml:space="preserve">Gestión Zonal de </w:t>
            </w:r>
            <w:proofErr w:type="spellStart"/>
            <w:r w:rsidRPr="002C3A6D">
              <w:rPr>
                <w:rFonts w:eastAsia="Times New Roman" w:cstheme="minorHAnsi"/>
                <w:color w:val="000000"/>
                <w:sz w:val="12"/>
                <w:szCs w:val="12"/>
                <w:lang w:eastAsia="es-EC"/>
                <w:rPrChange w:id="815" w:author="María_Nole" w:date="2023-06-14T13:52:00Z">
                  <w:rPr>
                    <w:rFonts w:ascii="Calibri" w:eastAsia="Times New Roman" w:hAnsi="Calibri" w:cs="Calibri"/>
                    <w:color w:val="000000"/>
                    <w:sz w:val="16"/>
                    <w:szCs w:val="16"/>
                    <w:lang w:eastAsia="es-EC"/>
                  </w:rPr>
                </w:rPrChange>
              </w:rPr>
              <w:t>Tecnologias</w:t>
            </w:r>
            <w:proofErr w:type="spellEnd"/>
            <w:r w:rsidRPr="002C3A6D">
              <w:rPr>
                <w:rFonts w:eastAsia="Times New Roman" w:cstheme="minorHAnsi"/>
                <w:color w:val="000000"/>
                <w:sz w:val="12"/>
                <w:szCs w:val="12"/>
                <w:lang w:eastAsia="es-EC"/>
                <w:rPrChange w:id="816" w:author="María_Nole" w:date="2023-06-14T13:52:00Z">
                  <w:rPr>
                    <w:rFonts w:ascii="Calibri" w:eastAsia="Times New Roman" w:hAnsi="Calibri" w:cs="Calibri"/>
                    <w:color w:val="000000"/>
                    <w:sz w:val="16"/>
                    <w:szCs w:val="16"/>
                    <w:lang w:eastAsia="es-EC"/>
                  </w:rPr>
                </w:rPrChange>
              </w:rPr>
              <w:t xml:space="preserve"> de la Información </w:t>
            </w:r>
          </w:p>
        </w:tc>
        <w:tc>
          <w:tcPr>
            <w:tcW w:w="2600" w:type="dxa"/>
            <w:tcBorders>
              <w:top w:val="nil"/>
              <w:left w:val="nil"/>
              <w:bottom w:val="single" w:sz="4" w:space="0" w:color="auto"/>
              <w:right w:val="single" w:sz="4" w:space="0" w:color="auto"/>
            </w:tcBorders>
            <w:shd w:val="clear" w:color="000000" w:fill="auto"/>
            <w:vAlign w:val="center"/>
            <w:hideMark/>
          </w:tcPr>
          <w:p w14:paraId="6ED73EEE"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1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18" w:author="María_Nole" w:date="2023-06-14T13:52:00Z">
                  <w:rPr>
                    <w:rFonts w:ascii="Calibri" w:eastAsia="Times New Roman" w:hAnsi="Calibri" w:cs="Calibri"/>
                    <w:color w:val="000000"/>
                    <w:sz w:val="16"/>
                    <w:szCs w:val="16"/>
                    <w:lang w:eastAsia="es-EC"/>
                  </w:rPr>
                </w:rPrChange>
              </w:rPr>
              <w:t xml:space="preserve">Dirección Zonal de </w:t>
            </w:r>
            <w:proofErr w:type="spellStart"/>
            <w:r w:rsidRPr="002C3A6D">
              <w:rPr>
                <w:rFonts w:eastAsia="Times New Roman" w:cstheme="minorHAnsi"/>
                <w:color w:val="000000"/>
                <w:sz w:val="12"/>
                <w:szCs w:val="12"/>
                <w:lang w:eastAsia="es-EC"/>
                <w:rPrChange w:id="819" w:author="María_Nole" w:date="2023-06-14T13:52:00Z">
                  <w:rPr>
                    <w:rFonts w:ascii="Calibri" w:eastAsia="Times New Roman" w:hAnsi="Calibri" w:cs="Calibri"/>
                    <w:color w:val="000000"/>
                    <w:sz w:val="16"/>
                    <w:szCs w:val="16"/>
                    <w:lang w:eastAsia="es-EC"/>
                  </w:rPr>
                </w:rPrChange>
              </w:rPr>
              <w:t>Tecnologias</w:t>
            </w:r>
            <w:proofErr w:type="spellEnd"/>
            <w:r w:rsidRPr="002C3A6D">
              <w:rPr>
                <w:rFonts w:eastAsia="Times New Roman" w:cstheme="minorHAnsi"/>
                <w:color w:val="000000"/>
                <w:sz w:val="12"/>
                <w:szCs w:val="12"/>
                <w:lang w:eastAsia="es-EC"/>
                <w:rPrChange w:id="820" w:author="María_Nole" w:date="2023-06-14T13:52:00Z">
                  <w:rPr>
                    <w:rFonts w:ascii="Calibri" w:eastAsia="Times New Roman" w:hAnsi="Calibri" w:cs="Calibri"/>
                    <w:color w:val="000000"/>
                    <w:sz w:val="16"/>
                    <w:szCs w:val="16"/>
                    <w:lang w:eastAsia="es-EC"/>
                  </w:rPr>
                </w:rPrChange>
              </w:rPr>
              <w:t xml:space="preserve"> de la Información y Comunicaciones </w:t>
            </w:r>
          </w:p>
        </w:tc>
        <w:tc>
          <w:tcPr>
            <w:tcW w:w="2140" w:type="dxa"/>
            <w:tcBorders>
              <w:top w:val="nil"/>
              <w:left w:val="nil"/>
              <w:bottom w:val="single" w:sz="4" w:space="0" w:color="auto"/>
              <w:right w:val="single" w:sz="4" w:space="0" w:color="auto"/>
            </w:tcBorders>
            <w:shd w:val="clear" w:color="000000" w:fill="auto"/>
            <w:vAlign w:val="center"/>
            <w:hideMark/>
          </w:tcPr>
          <w:p w14:paraId="52962666"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21" w:author="María_Nole" w:date="2023-06-14T13:52:00Z">
                  <w:rPr>
                    <w:rFonts w:ascii="Calibri" w:eastAsia="Times New Roman" w:hAnsi="Calibri" w:cs="Calibri"/>
                    <w:color w:val="000000"/>
                    <w:sz w:val="16"/>
                    <w:szCs w:val="16"/>
                    <w:lang w:eastAsia="es-EC"/>
                  </w:rPr>
                </w:rPrChange>
              </w:rPr>
            </w:pPr>
            <w:proofErr w:type="spellStart"/>
            <w:r w:rsidRPr="002C3A6D">
              <w:rPr>
                <w:rFonts w:eastAsia="Times New Roman" w:cstheme="minorHAnsi"/>
                <w:color w:val="000000"/>
                <w:sz w:val="12"/>
                <w:szCs w:val="12"/>
                <w:lang w:eastAsia="es-EC"/>
                <w:rPrChange w:id="822" w:author="María_Nole" w:date="2023-06-14T13:52:00Z">
                  <w:rPr>
                    <w:rFonts w:ascii="Calibri" w:eastAsia="Times New Roman" w:hAnsi="Calibri" w:cs="Calibri"/>
                    <w:color w:val="000000"/>
                    <w:sz w:val="16"/>
                    <w:szCs w:val="16"/>
                    <w:lang w:eastAsia="es-EC"/>
                  </w:rPr>
                </w:rPrChange>
              </w:rPr>
              <w:t>Tecnologias</w:t>
            </w:r>
            <w:proofErr w:type="spellEnd"/>
            <w:r w:rsidRPr="002C3A6D">
              <w:rPr>
                <w:rFonts w:eastAsia="Times New Roman" w:cstheme="minorHAnsi"/>
                <w:color w:val="000000"/>
                <w:sz w:val="12"/>
                <w:szCs w:val="12"/>
                <w:lang w:eastAsia="es-EC"/>
                <w:rPrChange w:id="823" w:author="María_Nole" w:date="2023-06-14T13:52:00Z">
                  <w:rPr>
                    <w:rFonts w:ascii="Calibri" w:eastAsia="Times New Roman" w:hAnsi="Calibri" w:cs="Calibri"/>
                    <w:color w:val="000000"/>
                    <w:sz w:val="16"/>
                    <w:szCs w:val="16"/>
                    <w:lang w:eastAsia="es-EC"/>
                  </w:rPr>
                </w:rPrChange>
              </w:rPr>
              <w:t xml:space="preserve"> de la Información y Comunicación Desconcentradas</w:t>
            </w:r>
          </w:p>
        </w:tc>
        <w:tc>
          <w:tcPr>
            <w:tcW w:w="1860" w:type="dxa"/>
            <w:tcBorders>
              <w:top w:val="single" w:sz="4" w:space="0" w:color="auto"/>
              <w:left w:val="nil"/>
              <w:bottom w:val="nil"/>
              <w:right w:val="single" w:sz="4" w:space="0" w:color="auto"/>
            </w:tcBorders>
            <w:shd w:val="clear" w:color="000000" w:fill="F2F2F2"/>
            <w:vAlign w:val="center"/>
            <w:hideMark/>
          </w:tcPr>
          <w:p w14:paraId="654BED4C" w14:textId="77777777" w:rsidR="00E90FF1" w:rsidRPr="002C3A6D" w:rsidRDefault="00E90FF1" w:rsidP="00E90FF1">
            <w:pPr>
              <w:spacing w:after="0" w:line="240" w:lineRule="auto"/>
              <w:jc w:val="center"/>
              <w:rPr>
                <w:rFonts w:eastAsia="Times New Roman" w:cstheme="minorHAnsi"/>
                <w:b/>
                <w:bCs/>
                <w:sz w:val="12"/>
                <w:szCs w:val="12"/>
                <w:lang w:eastAsia="es-EC"/>
                <w:rPrChange w:id="824"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825" w:author="María_Nole" w:date="2023-06-14T13:52:00Z">
                  <w:rPr>
                    <w:rFonts w:ascii="Calibri" w:eastAsia="Times New Roman" w:hAnsi="Calibri" w:cs="Calibri"/>
                    <w:b/>
                    <w:bCs/>
                    <w:sz w:val="14"/>
                    <w:szCs w:val="14"/>
                    <w:lang w:eastAsia="es-EC"/>
                  </w:rPr>
                </w:rPrChange>
              </w:rPr>
              <w:t> </w:t>
            </w:r>
          </w:p>
        </w:tc>
      </w:tr>
      <w:tr w:rsidR="00E90FF1" w:rsidRPr="002C3A6D" w14:paraId="25112EE2" w14:textId="77777777" w:rsidTr="00E90FF1">
        <w:trPr>
          <w:trHeight w:val="690"/>
        </w:trPr>
        <w:tc>
          <w:tcPr>
            <w:tcW w:w="2620" w:type="dxa"/>
            <w:tcBorders>
              <w:top w:val="nil"/>
              <w:left w:val="single" w:sz="4" w:space="0" w:color="auto"/>
              <w:bottom w:val="single" w:sz="4" w:space="0" w:color="auto"/>
              <w:right w:val="single" w:sz="4" w:space="0" w:color="auto"/>
            </w:tcBorders>
            <w:shd w:val="clear" w:color="000000" w:fill="auto"/>
            <w:vAlign w:val="center"/>
            <w:hideMark/>
          </w:tcPr>
          <w:p w14:paraId="75F4E6EB"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26"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27" w:author="María_Nole" w:date="2023-06-14T13:52:00Z">
                  <w:rPr>
                    <w:rFonts w:ascii="Calibri" w:eastAsia="Times New Roman" w:hAnsi="Calibri" w:cs="Calibri"/>
                    <w:color w:val="000000"/>
                    <w:sz w:val="16"/>
                    <w:szCs w:val="16"/>
                    <w:lang w:eastAsia="es-EC"/>
                  </w:rPr>
                </w:rPrChange>
              </w:rPr>
              <w:t xml:space="preserve">Gestión Zonal de Comunicación, Imagen y Prensa </w:t>
            </w:r>
          </w:p>
        </w:tc>
        <w:tc>
          <w:tcPr>
            <w:tcW w:w="2100" w:type="dxa"/>
            <w:tcBorders>
              <w:top w:val="nil"/>
              <w:left w:val="nil"/>
              <w:bottom w:val="single" w:sz="4" w:space="0" w:color="auto"/>
              <w:right w:val="single" w:sz="4" w:space="0" w:color="auto"/>
            </w:tcBorders>
            <w:shd w:val="clear" w:color="000000" w:fill="auto"/>
            <w:vAlign w:val="center"/>
            <w:hideMark/>
          </w:tcPr>
          <w:p w14:paraId="4F4BCE5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28"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29" w:author="María_Nole" w:date="2023-06-14T13:52:00Z">
                  <w:rPr>
                    <w:rFonts w:ascii="Calibri" w:eastAsia="Times New Roman" w:hAnsi="Calibri" w:cs="Calibri"/>
                    <w:color w:val="000000"/>
                    <w:sz w:val="16"/>
                    <w:szCs w:val="16"/>
                    <w:lang w:eastAsia="es-EC"/>
                  </w:rPr>
                </w:rPrChange>
              </w:rPr>
              <w:t xml:space="preserve">Gestión Zonal de Comunicación, Imagen y Prensa </w:t>
            </w:r>
          </w:p>
        </w:tc>
        <w:tc>
          <w:tcPr>
            <w:tcW w:w="2600" w:type="dxa"/>
            <w:tcBorders>
              <w:top w:val="nil"/>
              <w:left w:val="nil"/>
              <w:bottom w:val="single" w:sz="4" w:space="0" w:color="auto"/>
              <w:right w:val="single" w:sz="4" w:space="0" w:color="auto"/>
            </w:tcBorders>
            <w:shd w:val="clear" w:color="000000" w:fill="auto"/>
            <w:vAlign w:val="center"/>
            <w:hideMark/>
          </w:tcPr>
          <w:p w14:paraId="2A37BAF2"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30"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31" w:author="María_Nole" w:date="2023-06-14T13:52:00Z">
                  <w:rPr>
                    <w:rFonts w:ascii="Calibri" w:eastAsia="Times New Roman" w:hAnsi="Calibri" w:cs="Calibri"/>
                    <w:color w:val="000000"/>
                    <w:sz w:val="16"/>
                    <w:szCs w:val="16"/>
                    <w:lang w:eastAsia="es-EC"/>
                  </w:rPr>
                </w:rPrChange>
              </w:rPr>
              <w:t>Dirección Zonal de Comunicación Imagen y Prensa</w:t>
            </w:r>
          </w:p>
        </w:tc>
        <w:tc>
          <w:tcPr>
            <w:tcW w:w="2140" w:type="dxa"/>
            <w:tcBorders>
              <w:top w:val="nil"/>
              <w:left w:val="nil"/>
              <w:bottom w:val="single" w:sz="4" w:space="0" w:color="auto"/>
              <w:right w:val="single" w:sz="4" w:space="0" w:color="auto"/>
            </w:tcBorders>
            <w:shd w:val="clear" w:color="000000" w:fill="auto"/>
            <w:vAlign w:val="center"/>
            <w:hideMark/>
          </w:tcPr>
          <w:p w14:paraId="370B9980"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32" w:author="María_Nole" w:date="2023-06-14T13:52:00Z">
                  <w:rPr>
                    <w:rFonts w:ascii="Calibri" w:eastAsia="Times New Roman" w:hAnsi="Calibri" w:cs="Calibri"/>
                    <w:color w:val="000000"/>
                    <w:sz w:val="16"/>
                    <w:szCs w:val="16"/>
                    <w:lang w:eastAsia="es-EC"/>
                  </w:rPr>
                </w:rPrChange>
              </w:rPr>
            </w:pPr>
            <w:proofErr w:type="spellStart"/>
            <w:r w:rsidRPr="002C3A6D">
              <w:rPr>
                <w:rFonts w:eastAsia="Times New Roman" w:cstheme="minorHAnsi"/>
                <w:color w:val="000000"/>
                <w:sz w:val="12"/>
                <w:szCs w:val="12"/>
                <w:lang w:eastAsia="es-EC"/>
                <w:rPrChange w:id="833" w:author="María_Nole" w:date="2023-06-14T13:52:00Z">
                  <w:rPr>
                    <w:rFonts w:ascii="Calibri" w:eastAsia="Times New Roman" w:hAnsi="Calibri" w:cs="Calibri"/>
                    <w:color w:val="000000"/>
                    <w:sz w:val="16"/>
                    <w:szCs w:val="16"/>
                    <w:lang w:eastAsia="es-EC"/>
                  </w:rPr>
                </w:rPrChange>
              </w:rPr>
              <w:t>Cuminicación</w:t>
            </w:r>
            <w:proofErr w:type="spellEnd"/>
            <w:r w:rsidRPr="002C3A6D">
              <w:rPr>
                <w:rFonts w:eastAsia="Times New Roman" w:cstheme="minorHAnsi"/>
                <w:color w:val="000000"/>
                <w:sz w:val="12"/>
                <w:szCs w:val="12"/>
                <w:lang w:eastAsia="es-EC"/>
                <w:rPrChange w:id="834" w:author="María_Nole" w:date="2023-06-14T13:52:00Z">
                  <w:rPr>
                    <w:rFonts w:ascii="Calibri" w:eastAsia="Times New Roman" w:hAnsi="Calibri" w:cs="Calibri"/>
                    <w:color w:val="000000"/>
                    <w:sz w:val="16"/>
                    <w:szCs w:val="16"/>
                    <w:lang w:eastAsia="es-EC"/>
                  </w:rPr>
                </w:rPrChange>
              </w:rPr>
              <w:t>, imagen y prensa Desconcentrados</w:t>
            </w:r>
          </w:p>
        </w:tc>
        <w:tc>
          <w:tcPr>
            <w:tcW w:w="1860" w:type="dxa"/>
            <w:tcBorders>
              <w:top w:val="single" w:sz="4" w:space="0" w:color="auto"/>
              <w:left w:val="nil"/>
              <w:bottom w:val="nil"/>
              <w:right w:val="single" w:sz="4" w:space="0" w:color="auto"/>
            </w:tcBorders>
            <w:shd w:val="clear" w:color="000000" w:fill="F2F2F2"/>
            <w:vAlign w:val="center"/>
            <w:hideMark/>
          </w:tcPr>
          <w:p w14:paraId="530C9732" w14:textId="77777777" w:rsidR="00E90FF1" w:rsidRPr="002C3A6D" w:rsidRDefault="00E90FF1" w:rsidP="00E90FF1">
            <w:pPr>
              <w:spacing w:after="0" w:line="240" w:lineRule="auto"/>
              <w:jc w:val="center"/>
              <w:rPr>
                <w:rFonts w:eastAsia="Times New Roman" w:cstheme="minorHAnsi"/>
                <w:b/>
                <w:bCs/>
                <w:sz w:val="12"/>
                <w:szCs w:val="12"/>
                <w:lang w:eastAsia="es-EC"/>
                <w:rPrChange w:id="835"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836" w:author="María_Nole" w:date="2023-06-14T13:52:00Z">
                  <w:rPr>
                    <w:rFonts w:ascii="Calibri" w:eastAsia="Times New Roman" w:hAnsi="Calibri" w:cs="Calibri"/>
                    <w:b/>
                    <w:bCs/>
                    <w:sz w:val="14"/>
                    <w:szCs w:val="14"/>
                    <w:lang w:eastAsia="es-EC"/>
                  </w:rPr>
                </w:rPrChange>
              </w:rPr>
              <w:t> </w:t>
            </w:r>
          </w:p>
        </w:tc>
      </w:tr>
      <w:tr w:rsidR="00E90FF1" w:rsidRPr="002C3A6D" w14:paraId="1E018ADA" w14:textId="77777777" w:rsidTr="00E90FF1">
        <w:trPr>
          <w:trHeight w:val="675"/>
        </w:trPr>
        <w:tc>
          <w:tcPr>
            <w:tcW w:w="2620" w:type="dxa"/>
            <w:tcBorders>
              <w:top w:val="nil"/>
              <w:left w:val="single" w:sz="4" w:space="0" w:color="auto"/>
              <w:bottom w:val="single" w:sz="4" w:space="0" w:color="auto"/>
              <w:right w:val="single" w:sz="4" w:space="0" w:color="auto"/>
            </w:tcBorders>
            <w:shd w:val="clear" w:color="000000" w:fill="auto"/>
            <w:vAlign w:val="center"/>
            <w:hideMark/>
          </w:tcPr>
          <w:p w14:paraId="1F406626"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3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38" w:author="María_Nole" w:date="2023-06-14T13:52:00Z">
                  <w:rPr>
                    <w:rFonts w:ascii="Calibri" w:eastAsia="Times New Roman" w:hAnsi="Calibri" w:cs="Calibri"/>
                    <w:color w:val="000000"/>
                    <w:sz w:val="16"/>
                    <w:szCs w:val="16"/>
                    <w:lang w:eastAsia="es-EC"/>
                  </w:rPr>
                </w:rPrChange>
              </w:rPr>
              <w:lastRenderedPageBreak/>
              <w:t xml:space="preserve">Gestión Zonal de </w:t>
            </w:r>
            <w:proofErr w:type="spellStart"/>
            <w:r w:rsidRPr="002C3A6D">
              <w:rPr>
                <w:rFonts w:eastAsia="Times New Roman" w:cstheme="minorHAnsi"/>
                <w:color w:val="000000"/>
                <w:sz w:val="12"/>
                <w:szCs w:val="12"/>
                <w:lang w:eastAsia="es-EC"/>
                <w:rPrChange w:id="839" w:author="María_Nole" w:date="2023-06-14T13:52:00Z">
                  <w:rPr>
                    <w:rFonts w:ascii="Calibri" w:eastAsia="Times New Roman" w:hAnsi="Calibri" w:cs="Calibri"/>
                    <w:color w:val="000000"/>
                    <w:sz w:val="16"/>
                    <w:szCs w:val="16"/>
                    <w:lang w:eastAsia="es-EC"/>
                  </w:rPr>
                </w:rPrChange>
              </w:rPr>
              <w:t>Asesoria</w:t>
            </w:r>
            <w:proofErr w:type="spellEnd"/>
            <w:r w:rsidRPr="002C3A6D">
              <w:rPr>
                <w:rFonts w:eastAsia="Times New Roman" w:cstheme="minorHAnsi"/>
                <w:color w:val="000000"/>
                <w:sz w:val="12"/>
                <w:szCs w:val="12"/>
                <w:lang w:eastAsia="es-EC"/>
                <w:rPrChange w:id="840" w:author="María_Nole" w:date="2023-06-14T13:52:00Z">
                  <w:rPr>
                    <w:rFonts w:ascii="Calibri" w:eastAsia="Times New Roman" w:hAnsi="Calibri" w:cs="Calibri"/>
                    <w:color w:val="000000"/>
                    <w:sz w:val="16"/>
                    <w:szCs w:val="16"/>
                    <w:lang w:eastAsia="es-EC"/>
                  </w:rPr>
                </w:rPrChange>
              </w:rPr>
              <w:t xml:space="preserve"> </w:t>
            </w:r>
            <w:proofErr w:type="spellStart"/>
            <w:r w:rsidRPr="002C3A6D">
              <w:rPr>
                <w:rFonts w:eastAsia="Times New Roman" w:cstheme="minorHAnsi"/>
                <w:color w:val="000000"/>
                <w:sz w:val="12"/>
                <w:szCs w:val="12"/>
                <w:lang w:eastAsia="es-EC"/>
                <w:rPrChange w:id="841" w:author="María_Nole" w:date="2023-06-14T13:52:00Z">
                  <w:rPr>
                    <w:rFonts w:ascii="Calibri" w:eastAsia="Times New Roman" w:hAnsi="Calibri" w:cs="Calibri"/>
                    <w:color w:val="000000"/>
                    <w:sz w:val="16"/>
                    <w:szCs w:val="16"/>
                    <w:lang w:eastAsia="es-EC"/>
                  </w:rPr>
                </w:rPrChange>
              </w:rPr>
              <w:t>Juridica</w:t>
            </w:r>
            <w:proofErr w:type="spellEnd"/>
            <w:r w:rsidRPr="002C3A6D">
              <w:rPr>
                <w:rFonts w:eastAsia="Times New Roman" w:cstheme="minorHAnsi"/>
                <w:color w:val="000000"/>
                <w:sz w:val="12"/>
                <w:szCs w:val="12"/>
                <w:lang w:eastAsia="es-EC"/>
                <w:rPrChange w:id="842" w:author="María_Nole" w:date="2023-06-14T13:52:00Z">
                  <w:rPr>
                    <w:rFonts w:ascii="Calibri" w:eastAsia="Times New Roman" w:hAnsi="Calibri" w:cs="Calibri"/>
                    <w:color w:val="000000"/>
                    <w:sz w:val="16"/>
                    <w:szCs w:val="16"/>
                    <w:lang w:eastAsia="es-EC"/>
                  </w:rPr>
                </w:rPrChange>
              </w:rPr>
              <w:t xml:space="preserve"> </w:t>
            </w:r>
          </w:p>
        </w:tc>
        <w:tc>
          <w:tcPr>
            <w:tcW w:w="2100" w:type="dxa"/>
            <w:tcBorders>
              <w:top w:val="nil"/>
              <w:left w:val="nil"/>
              <w:bottom w:val="single" w:sz="4" w:space="0" w:color="auto"/>
              <w:right w:val="single" w:sz="4" w:space="0" w:color="auto"/>
            </w:tcBorders>
            <w:shd w:val="clear" w:color="000000" w:fill="auto"/>
            <w:vAlign w:val="center"/>
            <w:hideMark/>
          </w:tcPr>
          <w:p w14:paraId="049B95AD"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4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44" w:author="María_Nole" w:date="2023-06-14T13:52:00Z">
                  <w:rPr>
                    <w:rFonts w:ascii="Calibri" w:eastAsia="Times New Roman" w:hAnsi="Calibri" w:cs="Calibri"/>
                    <w:color w:val="000000"/>
                    <w:sz w:val="16"/>
                    <w:szCs w:val="16"/>
                    <w:lang w:eastAsia="es-EC"/>
                  </w:rPr>
                </w:rPrChange>
              </w:rPr>
              <w:t xml:space="preserve">Gestión Zonal de </w:t>
            </w:r>
            <w:proofErr w:type="spellStart"/>
            <w:r w:rsidRPr="002C3A6D">
              <w:rPr>
                <w:rFonts w:eastAsia="Times New Roman" w:cstheme="minorHAnsi"/>
                <w:color w:val="000000"/>
                <w:sz w:val="12"/>
                <w:szCs w:val="12"/>
                <w:lang w:eastAsia="es-EC"/>
                <w:rPrChange w:id="845" w:author="María_Nole" w:date="2023-06-14T13:52:00Z">
                  <w:rPr>
                    <w:rFonts w:ascii="Calibri" w:eastAsia="Times New Roman" w:hAnsi="Calibri" w:cs="Calibri"/>
                    <w:color w:val="000000"/>
                    <w:sz w:val="16"/>
                    <w:szCs w:val="16"/>
                    <w:lang w:eastAsia="es-EC"/>
                  </w:rPr>
                </w:rPrChange>
              </w:rPr>
              <w:t>Asesoria</w:t>
            </w:r>
            <w:proofErr w:type="spellEnd"/>
            <w:r w:rsidRPr="002C3A6D">
              <w:rPr>
                <w:rFonts w:eastAsia="Times New Roman" w:cstheme="minorHAnsi"/>
                <w:color w:val="000000"/>
                <w:sz w:val="12"/>
                <w:szCs w:val="12"/>
                <w:lang w:eastAsia="es-EC"/>
                <w:rPrChange w:id="846" w:author="María_Nole" w:date="2023-06-14T13:52:00Z">
                  <w:rPr>
                    <w:rFonts w:ascii="Calibri" w:eastAsia="Times New Roman" w:hAnsi="Calibri" w:cs="Calibri"/>
                    <w:color w:val="000000"/>
                    <w:sz w:val="16"/>
                    <w:szCs w:val="16"/>
                    <w:lang w:eastAsia="es-EC"/>
                  </w:rPr>
                </w:rPrChange>
              </w:rPr>
              <w:t xml:space="preserve"> </w:t>
            </w:r>
            <w:proofErr w:type="spellStart"/>
            <w:r w:rsidRPr="002C3A6D">
              <w:rPr>
                <w:rFonts w:eastAsia="Times New Roman" w:cstheme="minorHAnsi"/>
                <w:color w:val="000000"/>
                <w:sz w:val="12"/>
                <w:szCs w:val="12"/>
                <w:lang w:eastAsia="es-EC"/>
                <w:rPrChange w:id="847" w:author="María_Nole" w:date="2023-06-14T13:52:00Z">
                  <w:rPr>
                    <w:rFonts w:ascii="Calibri" w:eastAsia="Times New Roman" w:hAnsi="Calibri" w:cs="Calibri"/>
                    <w:color w:val="000000"/>
                    <w:sz w:val="16"/>
                    <w:szCs w:val="16"/>
                    <w:lang w:eastAsia="es-EC"/>
                  </w:rPr>
                </w:rPrChange>
              </w:rPr>
              <w:t>Juridica</w:t>
            </w:r>
            <w:proofErr w:type="spellEnd"/>
            <w:r w:rsidRPr="002C3A6D">
              <w:rPr>
                <w:rFonts w:eastAsia="Times New Roman" w:cstheme="minorHAnsi"/>
                <w:color w:val="000000"/>
                <w:sz w:val="12"/>
                <w:szCs w:val="12"/>
                <w:lang w:eastAsia="es-EC"/>
                <w:rPrChange w:id="848" w:author="María_Nole" w:date="2023-06-14T13:52:00Z">
                  <w:rPr>
                    <w:rFonts w:ascii="Calibri" w:eastAsia="Times New Roman" w:hAnsi="Calibri" w:cs="Calibri"/>
                    <w:color w:val="000000"/>
                    <w:sz w:val="16"/>
                    <w:szCs w:val="16"/>
                    <w:lang w:eastAsia="es-EC"/>
                  </w:rPr>
                </w:rPrChange>
              </w:rPr>
              <w:t xml:space="preserve"> </w:t>
            </w:r>
          </w:p>
        </w:tc>
        <w:tc>
          <w:tcPr>
            <w:tcW w:w="2600" w:type="dxa"/>
            <w:tcBorders>
              <w:top w:val="nil"/>
              <w:left w:val="nil"/>
              <w:bottom w:val="single" w:sz="4" w:space="0" w:color="auto"/>
              <w:right w:val="single" w:sz="4" w:space="0" w:color="auto"/>
            </w:tcBorders>
            <w:shd w:val="clear" w:color="000000" w:fill="auto"/>
            <w:vAlign w:val="center"/>
            <w:hideMark/>
          </w:tcPr>
          <w:p w14:paraId="5FC9C777"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49"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50" w:author="María_Nole" w:date="2023-06-14T13:52:00Z">
                  <w:rPr>
                    <w:rFonts w:ascii="Calibri" w:eastAsia="Times New Roman" w:hAnsi="Calibri" w:cs="Calibri"/>
                    <w:color w:val="000000"/>
                    <w:sz w:val="16"/>
                    <w:szCs w:val="16"/>
                    <w:lang w:eastAsia="es-EC"/>
                  </w:rPr>
                </w:rPrChange>
              </w:rPr>
              <w:t xml:space="preserve">Dirección Zonal de </w:t>
            </w:r>
            <w:proofErr w:type="spellStart"/>
            <w:r w:rsidRPr="002C3A6D">
              <w:rPr>
                <w:rFonts w:eastAsia="Times New Roman" w:cstheme="minorHAnsi"/>
                <w:color w:val="000000"/>
                <w:sz w:val="12"/>
                <w:szCs w:val="12"/>
                <w:lang w:eastAsia="es-EC"/>
                <w:rPrChange w:id="851" w:author="María_Nole" w:date="2023-06-14T13:52:00Z">
                  <w:rPr>
                    <w:rFonts w:ascii="Calibri" w:eastAsia="Times New Roman" w:hAnsi="Calibri" w:cs="Calibri"/>
                    <w:color w:val="000000"/>
                    <w:sz w:val="16"/>
                    <w:szCs w:val="16"/>
                    <w:lang w:eastAsia="es-EC"/>
                  </w:rPr>
                </w:rPrChange>
              </w:rPr>
              <w:t>Asesoria</w:t>
            </w:r>
            <w:proofErr w:type="spellEnd"/>
            <w:r w:rsidRPr="002C3A6D">
              <w:rPr>
                <w:rFonts w:eastAsia="Times New Roman" w:cstheme="minorHAnsi"/>
                <w:color w:val="000000"/>
                <w:sz w:val="12"/>
                <w:szCs w:val="12"/>
                <w:lang w:eastAsia="es-EC"/>
                <w:rPrChange w:id="852" w:author="María_Nole" w:date="2023-06-14T13:52:00Z">
                  <w:rPr>
                    <w:rFonts w:ascii="Calibri" w:eastAsia="Times New Roman" w:hAnsi="Calibri" w:cs="Calibri"/>
                    <w:color w:val="000000"/>
                    <w:sz w:val="16"/>
                    <w:szCs w:val="16"/>
                    <w:lang w:eastAsia="es-EC"/>
                  </w:rPr>
                </w:rPrChange>
              </w:rPr>
              <w:t xml:space="preserve"> </w:t>
            </w:r>
            <w:proofErr w:type="spellStart"/>
            <w:r w:rsidRPr="002C3A6D">
              <w:rPr>
                <w:rFonts w:eastAsia="Times New Roman" w:cstheme="minorHAnsi"/>
                <w:color w:val="000000"/>
                <w:sz w:val="12"/>
                <w:szCs w:val="12"/>
                <w:lang w:eastAsia="es-EC"/>
                <w:rPrChange w:id="853" w:author="María_Nole" w:date="2023-06-14T13:52:00Z">
                  <w:rPr>
                    <w:rFonts w:ascii="Calibri" w:eastAsia="Times New Roman" w:hAnsi="Calibri" w:cs="Calibri"/>
                    <w:color w:val="000000"/>
                    <w:sz w:val="16"/>
                    <w:szCs w:val="16"/>
                    <w:lang w:eastAsia="es-EC"/>
                  </w:rPr>
                </w:rPrChange>
              </w:rPr>
              <w:t>Juridica</w:t>
            </w:r>
            <w:proofErr w:type="spellEnd"/>
          </w:p>
        </w:tc>
        <w:tc>
          <w:tcPr>
            <w:tcW w:w="2140" w:type="dxa"/>
            <w:tcBorders>
              <w:top w:val="nil"/>
              <w:left w:val="nil"/>
              <w:bottom w:val="single" w:sz="4" w:space="0" w:color="auto"/>
              <w:right w:val="single" w:sz="4" w:space="0" w:color="auto"/>
            </w:tcBorders>
            <w:shd w:val="clear" w:color="000000" w:fill="auto"/>
            <w:vAlign w:val="center"/>
            <w:hideMark/>
          </w:tcPr>
          <w:p w14:paraId="5AF6143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54" w:author="María_Nole" w:date="2023-06-14T13:52:00Z">
                  <w:rPr>
                    <w:rFonts w:ascii="Calibri" w:eastAsia="Times New Roman" w:hAnsi="Calibri" w:cs="Calibri"/>
                    <w:color w:val="000000"/>
                    <w:sz w:val="16"/>
                    <w:szCs w:val="16"/>
                    <w:lang w:eastAsia="es-EC"/>
                  </w:rPr>
                </w:rPrChange>
              </w:rPr>
            </w:pPr>
            <w:proofErr w:type="spellStart"/>
            <w:r w:rsidRPr="002C3A6D">
              <w:rPr>
                <w:rFonts w:eastAsia="Times New Roman" w:cstheme="minorHAnsi"/>
                <w:color w:val="000000"/>
                <w:sz w:val="12"/>
                <w:szCs w:val="12"/>
                <w:lang w:eastAsia="es-EC"/>
                <w:rPrChange w:id="855" w:author="María_Nole" w:date="2023-06-14T13:52:00Z">
                  <w:rPr>
                    <w:rFonts w:ascii="Calibri" w:eastAsia="Times New Roman" w:hAnsi="Calibri" w:cs="Calibri"/>
                    <w:color w:val="000000"/>
                    <w:sz w:val="16"/>
                    <w:szCs w:val="16"/>
                    <w:lang w:eastAsia="es-EC"/>
                  </w:rPr>
                </w:rPrChange>
              </w:rPr>
              <w:t>Asesoria</w:t>
            </w:r>
            <w:proofErr w:type="spellEnd"/>
            <w:r w:rsidRPr="002C3A6D">
              <w:rPr>
                <w:rFonts w:eastAsia="Times New Roman" w:cstheme="minorHAnsi"/>
                <w:color w:val="000000"/>
                <w:sz w:val="12"/>
                <w:szCs w:val="12"/>
                <w:lang w:eastAsia="es-EC"/>
                <w:rPrChange w:id="856" w:author="María_Nole" w:date="2023-06-14T13:52:00Z">
                  <w:rPr>
                    <w:rFonts w:ascii="Calibri" w:eastAsia="Times New Roman" w:hAnsi="Calibri" w:cs="Calibri"/>
                    <w:color w:val="000000"/>
                    <w:sz w:val="16"/>
                    <w:szCs w:val="16"/>
                    <w:lang w:eastAsia="es-EC"/>
                  </w:rPr>
                </w:rPrChange>
              </w:rPr>
              <w:t xml:space="preserve"> </w:t>
            </w:r>
            <w:proofErr w:type="spellStart"/>
            <w:r w:rsidRPr="002C3A6D">
              <w:rPr>
                <w:rFonts w:eastAsia="Times New Roman" w:cstheme="minorHAnsi"/>
                <w:color w:val="000000"/>
                <w:sz w:val="12"/>
                <w:szCs w:val="12"/>
                <w:lang w:eastAsia="es-EC"/>
                <w:rPrChange w:id="857" w:author="María_Nole" w:date="2023-06-14T13:52:00Z">
                  <w:rPr>
                    <w:rFonts w:ascii="Calibri" w:eastAsia="Times New Roman" w:hAnsi="Calibri" w:cs="Calibri"/>
                    <w:color w:val="000000"/>
                    <w:sz w:val="16"/>
                    <w:szCs w:val="16"/>
                    <w:lang w:eastAsia="es-EC"/>
                  </w:rPr>
                </w:rPrChange>
              </w:rPr>
              <w:t>Juridica</w:t>
            </w:r>
            <w:proofErr w:type="spellEnd"/>
            <w:r w:rsidRPr="002C3A6D">
              <w:rPr>
                <w:rFonts w:eastAsia="Times New Roman" w:cstheme="minorHAnsi"/>
                <w:color w:val="000000"/>
                <w:sz w:val="12"/>
                <w:szCs w:val="12"/>
                <w:lang w:eastAsia="es-EC"/>
                <w:rPrChange w:id="858" w:author="María_Nole" w:date="2023-06-14T13:52:00Z">
                  <w:rPr>
                    <w:rFonts w:ascii="Calibri" w:eastAsia="Times New Roman" w:hAnsi="Calibri" w:cs="Calibri"/>
                    <w:color w:val="000000"/>
                    <w:sz w:val="16"/>
                    <w:szCs w:val="16"/>
                    <w:lang w:eastAsia="es-EC"/>
                  </w:rPr>
                </w:rPrChange>
              </w:rPr>
              <w:t xml:space="preserve"> Desconcentrada</w:t>
            </w:r>
          </w:p>
        </w:tc>
        <w:tc>
          <w:tcPr>
            <w:tcW w:w="1860" w:type="dxa"/>
            <w:tcBorders>
              <w:top w:val="single" w:sz="4" w:space="0" w:color="auto"/>
              <w:left w:val="nil"/>
              <w:bottom w:val="nil"/>
              <w:right w:val="single" w:sz="4" w:space="0" w:color="auto"/>
            </w:tcBorders>
            <w:shd w:val="clear" w:color="000000" w:fill="F2F2F2"/>
            <w:vAlign w:val="center"/>
            <w:hideMark/>
          </w:tcPr>
          <w:p w14:paraId="2D728914" w14:textId="77777777" w:rsidR="00E90FF1" w:rsidRPr="002C3A6D" w:rsidRDefault="00E90FF1" w:rsidP="00E90FF1">
            <w:pPr>
              <w:spacing w:after="0" w:line="240" w:lineRule="auto"/>
              <w:jc w:val="center"/>
              <w:rPr>
                <w:rFonts w:eastAsia="Times New Roman" w:cstheme="minorHAnsi"/>
                <w:b/>
                <w:bCs/>
                <w:sz w:val="12"/>
                <w:szCs w:val="12"/>
                <w:lang w:eastAsia="es-EC"/>
                <w:rPrChange w:id="859"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860" w:author="María_Nole" w:date="2023-06-14T13:52:00Z">
                  <w:rPr>
                    <w:rFonts w:ascii="Calibri" w:eastAsia="Times New Roman" w:hAnsi="Calibri" w:cs="Calibri"/>
                    <w:b/>
                    <w:bCs/>
                    <w:sz w:val="14"/>
                    <w:szCs w:val="14"/>
                    <w:lang w:eastAsia="es-EC"/>
                  </w:rPr>
                </w:rPrChange>
              </w:rPr>
              <w:t> </w:t>
            </w:r>
          </w:p>
        </w:tc>
      </w:tr>
      <w:tr w:rsidR="00E90FF1" w:rsidRPr="002C3A6D" w14:paraId="02A94102" w14:textId="77777777" w:rsidTr="00E90FF1">
        <w:trPr>
          <w:trHeight w:val="435"/>
        </w:trPr>
        <w:tc>
          <w:tcPr>
            <w:tcW w:w="2620" w:type="dxa"/>
            <w:vMerge w:val="restart"/>
            <w:tcBorders>
              <w:top w:val="nil"/>
              <w:left w:val="single" w:sz="4" w:space="0" w:color="auto"/>
              <w:bottom w:val="single" w:sz="4" w:space="0" w:color="auto"/>
              <w:right w:val="single" w:sz="4" w:space="0" w:color="auto"/>
            </w:tcBorders>
            <w:shd w:val="clear" w:color="000000" w:fill="auto"/>
            <w:vAlign w:val="center"/>
            <w:hideMark/>
          </w:tcPr>
          <w:p w14:paraId="3C3884B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61"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62" w:author="María_Nole" w:date="2023-06-14T13:52:00Z">
                  <w:rPr>
                    <w:rFonts w:ascii="Calibri" w:eastAsia="Times New Roman" w:hAnsi="Calibri" w:cs="Calibri"/>
                    <w:color w:val="000000"/>
                    <w:sz w:val="16"/>
                    <w:szCs w:val="16"/>
                    <w:lang w:eastAsia="es-EC"/>
                  </w:rPr>
                </w:rPrChange>
              </w:rPr>
              <w:t>Gestión Zonal Administrativa Financiera</w:t>
            </w:r>
          </w:p>
        </w:tc>
        <w:tc>
          <w:tcPr>
            <w:tcW w:w="2100" w:type="dxa"/>
            <w:tcBorders>
              <w:top w:val="nil"/>
              <w:left w:val="nil"/>
              <w:bottom w:val="single" w:sz="4" w:space="0" w:color="auto"/>
              <w:right w:val="single" w:sz="4" w:space="0" w:color="auto"/>
            </w:tcBorders>
            <w:shd w:val="clear" w:color="000000" w:fill="auto"/>
            <w:vAlign w:val="center"/>
            <w:hideMark/>
          </w:tcPr>
          <w:p w14:paraId="5F48512C"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6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64" w:author="María_Nole" w:date="2023-06-14T13:52:00Z">
                  <w:rPr>
                    <w:rFonts w:ascii="Calibri" w:eastAsia="Times New Roman" w:hAnsi="Calibri" w:cs="Calibri"/>
                    <w:color w:val="000000"/>
                    <w:sz w:val="16"/>
                    <w:szCs w:val="16"/>
                    <w:lang w:eastAsia="es-EC"/>
                  </w:rPr>
                </w:rPrChange>
              </w:rPr>
              <w:t xml:space="preserve">Gestión Interna Zonal Financiera </w:t>
            </w:r>
          </w:p>
        </w:tc>
        <w:tc>
          <w:tcPr>
            <w:tcW w:w="2600" w:type="dxa"/>
            <w:vMerge w:val="restart"/>
            <w:tcBorders>
              <w:top w:val="nil"/>
              <w:left w:val="single" w:sz="4" w:space="0" w:color="auto"/>
              <w:bottom w:val="single" w:sz="4" w:space="0" w:color="auto"/>
              <w:right w:val="single" w:sz="4" w:space="0" w:color="auto"/>
            </w:tcBorders>
            <w:shd w:val="clear" w:color="000000" w:fill="auto"/>
            <w:vAlign w:val="center"/>
            <w:hideMark/>
          </w:tcPr>
          <w:p w14:paraId="745EE603"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6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66" w:author="María_Nole" w:date="2023-06-14T13:52:00Z">
                  <w:rPr>
                    <w:rFonts w:ascii="Calibri" w:eastAsia="Times New Roman" w:hAnsi="Calibri" w:cs="Calibri"/>
                    <w:color w:val="000000"/>
                    <w:sz w:val="16"/>
                    <w:szCs w:val="16"/>
                    <w:lang w:eastAsia="es-EC"/>
                  </w:rPr>
                </w:rPrChange>
              </w:rPr>
              <w:t xml:space="preserve">Dirección Zonal Administrativa Financiera </w:t>
            </w:r>
          </w:p>
        </w:tc>
        <w:tc>
          <w:tcPr>
            <w:tcW w:w="2140" w:type="dxa"/>
            <w:tcBorders>
              <w:top w:val="nil"/>
              <w:left w:val="nil"/>
              <w:bottom w:val="single" w:sz="4" w:space="0" w:color="auto"/>
              <w:right w:val="single" w:sz="4" w:space="0" w:color="auto"/>
            </w:tcBorders>
            <w:shd w:val="clear" w:color="000000" w:fill="FFFFFF"/>
            <w:vAlign w:val="center"/>
            <w:hideMark/>
          </w:tcPr>
          <w:p w14:paraId="77AB09E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67"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68" w:author="María_Nole" w:date="2023-06-14T13:52:00Z">
                  <w:rPr>
                    <w:rFonts w:ascii="Calibri" w:eastAsia="Times New Roman" w:hAnsi="Calibri" w:cs="Calibri"/>
                    <w:color w:val="000000"/>
                    <w:sz w:val="16"/>
                    <w:szCs w:val="16"/>
                    <w:lang w:eastAsia="es-EC"/>
                  </w:rPr>
                </w:rPrChange>
              </w:rPr>
              <w:t>Administrativo Zonal</w:t>
            </w:r>
          </w:p>
        </w:tc>
        <w:tc>
          <w:tcPr>
            <w:tcW w:w="1860" w:type="dxa"/>
            <w:tcBorders>
              <w:top w:val="single" w:sz="4" w:space="0" w:color="auto"/>
              <w:left w:val="nil"/>
              <w:bottom w:val="nil"/>
              <w:right w:val="single" w:sz="4" w:space="0" w:color="auto"/>
            </w:tcBorders>
            <w:shd w:val="clear" w:color="000000" w:fill="F2F2F2"/>
            <w:vAlign w:val="center"/>
            <w:hideMark/>
          </w:tcPr>
          <w:p w14:paraId="77A7FD31" w14:textId="77777777" w:rsidR="00E90FF1" w:rsidRPr="002C3A6D" w:rsidRDefault="00E90FF1" w:rsidP="00E90FF1">
            <w:pPr>
              <w:spacing w:after="0" w:line="240" w:lineRule="auto"/>
              <w:jc w:val="center"/>
              <w:rPr>
                <w:rFonts w:eastAsia="Times New Roman" w:cstheme="minorHAnsi"/>
                <w:b/>
                <w:bCs/>
                <w:sz w:val="12"/>
                <w:szCs w:val="12"/>
                <w:lang w:eastAsia="es-EC"/>
                <w:rPrChange w:id="869"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870" w:author="María_Nole" w:date="2023-06-14T13:52:00Z">
                  <w:rPr>
                    <w:rFonts w:ascii="Calibri" w:eastAsia="Times New Roman" w:hAnsi="Calibri" w:cs="Calibri"/>
                    <w:b/>
                    <w:bCs/>
                    <w:sz w:val="14"/>
                    <w:szCs w:val="14"/>
                    <w:lang w:eastAsia="es-EC"/>
                  </w:rPr>
                </w:rPrChange>
              </w:rPr>
              <w:t> </w:t>
            </w:r>
          </w:p>
        </w:tc>
      </w:tr>
      <w:tr w:rsidR="00E90FF1" w:rsidRPr="002C3A6D" w14:paraId="419AA280" w14:textId="77777777" w:rsidTr="00E90FF1">
        <w:trPr>
          <w:trHeight w:val="435"/>
        </w:trPr>
        <w:tc>
          <w:tcPr>
            <w:tcW w:w="2620" w:type="dxa"/>
            <w:vMerge/>
            <w:tcBorders>
              <w:top w:val="nil"/>
              <w:left w:val="single" w:sz="4" w:space="0" w:color="auto"/>
              <w:bottom w:val="single" w:sz="4" w:space="0" w:color="auto"/>
              <w:right w:val="single" w:sz="4" w:space="0" w:color="auto"/>
            </w:tcBorders>
            <w:vAlign w:val="center"/>
            <w:hideMark/>
          </w:tcPr>
          <w:p w14:paraId="322F951C" w14:textId="77777777" w:rsidR="00E90FF1" w:rsidRPr="002C3A6D" w:rsidRDefault="00E90FF1" w:rsidP="00E90FF1">
            <w:pPr>
              <w:spacing w:after="0" w:line="240" w:lineRule="auto"/>
              <w:rPr>
                <w:rFonts w:eastAsia="Times New Roman" w:cstheme="minorHAnsi"/>
                <w:color w:val="000000"/>
                <w:sz w:val="12"/>
                <w:szCs w:val="12"/>
                <w:lang w:eastAsia="es-EC"/>
                <w:rPrChange w:id="871"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66783388"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72"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73" w:author="María_Nole" w:date="2023-06-14T13:52:00Z">
                  <w:rPr>
                    <w:rFonts w:ascii="Calibri" w:eastAsia="Times New Roman" w:hAnsi="Calibri" w:cs="Calibri"/>
                    <w:color w:val="000000"/>
                    <w:sz w:val="16"/>
                    <w:szCs w:val="16"/>
                    <w:lang w:eastAsia="es-EC"/>
                  </w:rPr>
                </w:rPrChange>
              </w:rPr>
              <w:t>Gestión Interna Zonal Administrativo</w:t>
            </w:r>
          </w:p>
        </w:tc>
        <w:tc>
          <w:tcPr>
            <w:tcW w:w="2600" w:type="dxa"/>
            <w:vMerge/>
            <w:tcBorders>
              <w:top w:val="nil"/>
              <w:left w:val="single" w:sz="4" w:space="0" w:color="auto"/>
              <w:bottom w:val="single" w:sz="4" w:space="0" w:color="auto"/>
              <w:right w:val="single" w:sz="4" w:space="0" w:color="auto"/>
            </w:tcBorders>
            <w:vAlign w:val="center"/>
            <w:hideMark/>
          </w:tcPr>
          <w:p w14:paraId="2C5DC984" w14:textId="77777777" w:rsidR="00E90FF1" w:rsidRPr="002C3A6D" w:rsidRDefault="00E90FF1" w:rsidP="00E90FF1">
            <w:pPr>
              <w:spacing w:after="0" w:line="240" w:lineRule="auto"/>
              <w:rPr>
                <w:rFonts w:eastAsia="Times New Roman" w:cstheme="minorHAnsi"/>
                <w:color w:val="000000"/>
                <w:sz w:val="12"/>
                <w:szCs w:val="12"/>
                <w:lang w:eastAsia="es-EC"/>
                <w:rPrChange w:id="874" w:author="María_Nole" w:date="2023-06-14T13:52:00Z">
                  <w:rPr>
                    <w:rFonts w:ascii="Calibri" w:eastAsia="Times New Roman" w:hAnsi="Calibri" w:cs="Calibri"/>
                    <w:color w:val="000000"/>
                    <w:sz w:val="16"/>
                    <w:szCs w:val="16"/>
                    <w:lang w:eastAsia="es-EC"/>
                  </w:rPr>
                </w:rPrChange>
              </w:rPr>
            </w:pPr>
          </w:p>
        </w:tc>
        <w:tc>
          <w:tcPr>
            <w:tcW w:w="2140" w:type="dxa"/>
            <w:tcBorders>
              <w:top w:val="nil"/>
              <w:left w:val="nil"/>
              <w:bottom w:val="single" w:sz="4" w:space="0" w:color="auto"/>
              <w:right w:val="single" w:sz="4" w:space="0" w:color="auto"/>
            </w:tcBorders>
            <w:shd w:val="clear" w:color="000000" w:fill="FFFFFF"/>
            <w:vAlign w:val="center"/>
            <w:hideMark/>
          </w:tcPr>
          <w:p w14:paraId="25089004"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75"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76" w:author="María_Nole" w:date="2023-06-14T13:52:00Z">
                  <w:rPr>
                    <w:rFonts w:ascii="Calibri" w:eastAsia="Times New Roman" w:hAnsi="Calibri" w:cs="Calibri"/>
                    <w:color w:val="000000"/>
                    <w:sz w:val="16"/>
                    <w:szCs w:val="16"/>
                    <w:lang w:eastAsia="es-EC"/>
                  </w:rPr>
                </w:rPrChange>
              </w:rPr>
              <w:t>Financiero Zonal</w:t>
            </w:r>
          </w:p>
        </w:tc>
        <w:tc>
          <w:tcPr>
            <w:tcW w:w="1860" w:type="dxa"/>
            <w:tcBorders>
              <w:top w:val="single" w:sz="4" w:space="0" w:color="auto"/>
              <w:left w:val="nil"/>
              <w:bottom w:val="nil"/>
              <w:right w:val="single" w:sz="4" w:space="0" w:color="auto"/>
            </w:tcBorders>
            <w:shd w:val="clear" w:color="000000" w:fill="F2F2F2"/>
            <w:vAlign w:val="center"/>
            <w:hideMark/>
          </w:tcPr>
          <w:p w14:paraId="5489B2BB" w14:textId="77777777" w:rsidR="00E90FF1" w:rsidRPr="002C3A6D" w:rsidRDefault="00E90FF1" w:rsidP="00E90FF1">
            <w:pPr>
              <w:spacing w:after="0" w:line="240" w:lineRule="auto"/>
              <w:jc w:val="center"/>
              <w:rPr>
                <w:rFonts w:eastAsia="Times New Roman" w:cstheme="minorHAnsi"/>
                <w:b/>
                <w:bCs/>
                <w:sz w:val="12"/>
                <w:szCs w:val="12"/>
                <w:lang w:eastAsia="es-EC"/>
                <w:rPrChange w:id="877" w:author="María_Nole" w:date="2023-06-14T13:52:00Z">
                  <w:rPr>
                    <w:rFonts w:ascii="Calibri" w:eastAsia="Times New Roman" w:hAnsi="Calibri" w:cs="Calibri"/>
                    <w:b/>
                    <w:bCs/>
                    <w:sz w:val="14"/>
                    <w:szCs w:val="14"/>
                    <w:lang w:eastAsia="es-EC"/>
                  </w:rPr>
                </w:rPrChange>
              </w:rPr>
            </w:pPr>
            <w:r w:rsidRPr="002C3A6D">
              <w:rPr>
                <w:rFonts w:eastAsia="Times New Roman" w:cstheme="minorHAnsi"/>
                <w:b/>
                <w:bCs/>
                <w:sz w:val="12"/>
                <w:szCs w:val="12"/>
                <w:lang w:eastAsia="es-EC"/>
                <w:rPrChange w:id="878" w:author="María_Nole" w:date="2023-06-14T13:52:00Z">
                  <w:rPr>
                    <w:rFonts w:ascii="Calibri" w:eastAsia="Times New Roman" w:hAnsi="Calibri" w:cs="Calibri"/>
                    <w:b/>
                    <w:bCs/>
                    <w:sz w:val="14"/>
                    <w:szCs w:val="14"/>
                    <w:lang w:eastAsia="es-EC"/>
                  </w:rPr>
                </w:rPrChange>
              </w:rPr>
              <w:t> </w:t>
            </w:r>
          </w:p>
        </w:tc>
      </w:tr>
      <w:tr w:rsidR="00E90FF1" w:rsidRPr="002C3A6D" w14:paraId="287BEF6D" w14:textId="77777777" w:rsidTr="00E90FF1">
        <w:trPr>
          <w:trHeight w:val="450"/>
        </w:trPr>
        <w:tc>
          <w:tcPr>
            <w:tcW w:w="2620" w:type="dxa"/>
            <w:vMerge/>
            <w:tcBorders>
              <w:top w:val="nil"/>
              <w:left w:val="single" w:sz="4" w:space="0" w:color="auto"/>
              <w:bottom w:val="single" w:sz="4" w:space="0" w:color="auto"/>
              <w:right w:val="single" w:sz="4" w:space="0" w:color="auto"/>
            </w:tcBorders>
            <w:vAlign w:val="center"/>
            <w:hideMark/>
          </w:tcPr>
          <w:p w14:paraId="6458D7EC" w14:textId="77777777" w:rsidR="00E90FF1" w:rsidRPr="002C3A6D" w:rsidRDefault="00E90FF1" w:rsidP="00E90FF1">
            <w:pPr>
              <w:spacing w:after="0" w:line="240" w:lineRule="auto"/>
              <w:rPr>
                <w:rFonts w:eastAsia="Times New Roman" w:cstheme="minorHAnsi"/>
                <w:color w:val="000000"/>
                <w:sz w:val="12"/>
                <w:szCs w:val="12"/>
                <w:lang w:eastAsia="es-EC"/>
                <w:rPrChange w:id="879"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3F606741"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80"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81" w:author="María_Nole" w:date="2023-06-14T13:52:00Z">
                  <w:rPr>
                    <w:rFonts w:ascii="Calibri" w:eastAsia="Times New Roman" w:hAnsi="Calibri" w:cs="Calibri"/>
                    <w:color w:val="000000"/>
                    <w:sz w:val="16"/>
                    <w:szCs w:val="16"/>
                    <w:lang w:eastAsia="es-EC"/>
                  </w:rPr>
                </w:rPrChange>
              </w:rPr>
              <w:t>Gestión Interna Zonal Talento Humano</w:t>
            </w:r>
          </w:p>
        </w:tc>
        <w:tc>
          <w:tcPr>
            <w:tcW w:w="2600" w:type="dxa"/>
            <w:vMerge/>
            <w:tcBorders>
              <w:top w:val="nil"/>
              <w:left w:val="single" w:sz="4" w:space="0" w:color="auto"/>
              <w:bottom w:val="single" w:sz="4" w:space="0" w:color="auto"/>
              <w:right w:val="single" w:sz="4" w:space="0" w:color="auto"/>
            </w:tcBorders>
            <w:vAlign w:val="center"/>
            <w:hideMark/>
          </w:tcPr>
          <w:p w14:paraId="7065FF61" w14:textId="77777777" w:rsidR="00E90FF1" w:rsidRPr="002C3A6D" w:rsidRDefault="00E90FF1" w:rsidP="00E90FF1">
            <w:pPr>
              <w:spacing w:after="0" w:line="240" w:lineRule="auto"/>
              <w:rPr>
                <w:rFonts w:eastAsia="Times New Roman" w:cstheme="minorHAnsi"/>
                <w:color w:val="000000"/>
                <w:sz w:val="12"/>
                <w:szCs w:val="12"/>
                <w:lang w:eastAsia="es-EC"/>
                <w:rPrChange w:id="882" w:author="María_Nole" w:date="2023-06-14T13:52:00Z">
                  <w:rPr>
                    <w:rFonts w:ascii="Calibri" w:eastAsia="Times New Roman" w:hAnsi="Calibri" w:cs="Calibri"/>
                    <w:color w:val="000000"/>
                    <w:sz w:val="16"/>
                    <w:szCs w:val="16"/>
                    <w:lang w:eastAsia="es-EC"/>
                  </w:rPr>
                </w:rPrChange>
              </w:rPr>
            </w:pPr>
          </w:p>
        </w:tc>
        <w:tc>
          <w:tcPr>
            <w:tcW w:w="2140" w:type="dxa"/>
            <w:tcBorders>
              <w:top w:val="nil"/>
              <w:left w:val="nil"/>
              <w:bottom w:val="single" w:sz="4" w:space="0" w:color="auto"/>
              <w:right w:val="single" w:sz="4" w:space="0" w:color="auto"/>
            </w:tcBorders>
            <w:shd w:val="clear" w:color="000000" w:fill="FFFFFF"/>
            <w:vAlign w:val="center"/>
            <w:hideMark/>
          </w:tcPr>
          <w:p w14:paraId="1403131E"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83"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84" w:author="María_Nole" w:date="2023-06-14T13:52:00Z">
                  <w:rPr>
                    <w:rFonts w:ascii="Calibri" w:eastAsia="Times New Roman" w:hAnsi="Calibri" w:cs="Calibri"/>
                    <w:color w:val="000000"/>
                    <w:sz w:val="16"/>
                    <w:szCs w:val="16"/>
                    <w:lang w:eastAsia="es-EC"/>
                  </w:rPr>
                </w:rPrChange>
              </w:rPr>
              <w:t>Talento Humano Zonal</w:t>
            </w:r>
          </w:p>
        </w:tc>
        <w:tc>
          <w:tcPr>
            <w:tcW w:w="1860" w:type="dxa"/>
            <w:tcBorders>
              <w:top w:val="single" w:sz="4" w:space="0" w:color="auto"/>
              <w:left w:val="nil"/>
              <w:bottom w:val="single" w:sz="4" w:space="0" w:color="auto"/>
              <w:right w:val="single" w:sz="4" w:space="0" w:color="auto"/>
            </w:tcBorders>
            <w:shd w:val="clear" w:color="000000" w:fill="FFFFFF"/>
            <w:noWrap/>
            <w:vAlign w:val="center"/>
            <w:hideMark/>
          </w:tcPr>
          <w:p w14:paraId="55012882" w14:textId="77777777" w:rsidR="00E90FF1" w:rsidRPr="002C3A6D" w:rsidRDefault="00E90FF1" w:rsidP="00E90FF1">
            <w:pPr>
              <w:spacing w:after="0" w:line="240" w:lineRule="auto"/>
              <w:rPr>
                <w:rFonts w:eastAsia="Times New Roman" w:cstheme="minorHAnsi"/>
                <w:sz w:val="12"/>
                <w:szCs w:val="12"/>
                <w:lang w:eastAsia="es-EC"/>
                <w:rPrChange w:id="885" w:author="María_Nole" w:date="2023-06-14T13:52:00Z">
                  <w:rPr>
                    <w:rFonts w:ascii="Calibri" w:eastAsia="Times New Roman" w:hAnsi="Calibri" w:cs="Calibri"/>
                    <w:sz w:val="14"/>
                    <w:szCs w:val="14"/>
                    <w:lang w:eastAsia="es-EC"/>
                  </w:rPr>
                </w:rPrChange>
              </w:rPr>
            </w:pPr>
            <w:r w:rsidRPr="002C3A6D">
              <w:rPr>
                <w:rFonts w:eastAsia="Times New Roman" w:cstheme="minorHAnsi"/>
                <w:sz w:val="12"/>
                <w:szCs w:val="12"/>
                <w:lang w:eastAsia="es-EC"/>
                <w:rPrChange w:id="886" w:author="María_Nole" w:date="2023-06-14T13:52:00Z">
                  <w:rPr>
                    <w:rFonts w:ascii="Calibri" w:eastAsia="Times New Roman" w:hAnsi="Calibri" w:cs="Calibri"/>
                    <w:sz w:val="14"/>
                    <w:szCs w:val="14"/>
                    <w:lang w:eastAsia="es-EC"/>
                  </w:rPr>
                </w:rPrChange>
              </w:rPr>
              <w:t> </w:t>
            </w:r>
          </w:p>
        </w:tc>
      </w:tr>
      <w:tr w:rsidR="00E90FF1" w:rsidRPr="002C3A6D" w14:paraId="743A54BF" w14:textId="77777777" w:rsidTr="00E90FF1">
        <w:trPr>
          <w:trHeight w:val="675"/>
        </w:trPr>
        <w:tc>
          <w:tcPr>
            <w:tcW w:w="2620" w:type="dxa"/>
            <w:vMerge/>
            <w:tcBorders>
              <w:top w:val="nil"/>
              <w:left w:val="single" w:sz="4" w:space="0" w:color="auto"/>
              <w:bottom w:val="single" w:sz="4" w:space="0" w:color="auto"/>
              <w:right w:val="single" w:sz="4" w:space="0" w:color="auto"/>
            </w:tcBorders>
            <w:vAlign w:val="center"/>
            <w:hideMark/>
          </w:tcPr>
          <w:p w14:paraId="359CE72A" w14:textId="77777777" w:rsidR="00E90FF1" w:rsidRPr="002C3A6D" w:rsidRDefault="00E90FF1" w:rsidP="00E90FF1">
            <w:pPr>
              <w:spacing w:after="0" w:line="240" w:lineRule="auto"/>
              <w:rPr>
                <w:rFonts w:eastAsia="Times New Roman" w:cstheme="minorHAnsi"/>
                <w:color w:val="000000"/>
                <w:sz w:val="12"/>
                <w:szCs w:val="12"/>
                <w:lang w:eastAsia="es-EC"/>
                <w:rPrChange w:id="887" w:author="María_Nole" w:date="2023-06-14T13:52:00Z">
                  <w:rPr>
                    <w:rFonts w:ascii="Calibri" w:eastAsia="Times New Roman" w:hAnsi="Calibri" w:cs="Calibri"/>
                    <w:color w:val="000000"/>
                    <w:sz w:val="16"/>
                    <w:szCs w:val="16"/>
                    <w:lang w:eastAsia="es-EC"/>
                  </w:rPr>
                </w:rPrChange>
              </w:rPr>
            </w:pPr>
          </w:p>
        </w:tc>
        <w:tc>
          <w:tcPr>
            <w:tcW w:w="2100" w:type="dxa"/>
            <w:tcBorders>
              <w:top w:val="nil"/>
              <w:left w:val="nil"/>
              <w:bottom w:val="single" w:sz="4" w:space="0" w:color="auto"/>
              <w:right w:val="single" w:sz="4" w:space="0" w:color="auto"/>
            </w:tcBorders>
            <w:shd w:val="clear" w:color="000000" w:fill="auto"/>
            <w:vAlign w:val="center"/>
            <w:hideMark/>
          </w:tcPr>
          <w:p w14:paraId="5F5D036F"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88"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89" w:author="María_Nole" w:date="2023-06-14T13:52:00Z">
                  <w:rPr>
                    <w:rFonts w:ascii="Calibri" w:eastAsia="Times New Roman" w:hAnsi="Calibri" w:cs="Calibri"/>
                    <w:color w:val="000000"/>
                    <w:sz w:val="16"/>
                    <w:szCs w:val="16"/>
                    <w:lang w:eastAsia="es-EC"/>
                  </w:rPr>
                </w:rPrChange>
              </w:rPr>
              <w:t>Gestión Interna Zonal Gestión Documental y Atención  al Usuario</w:t>
            </w:r>
          </w:p>
        </w:tc>
        <w:tc>
          <w:tcPr>
            <w:tcW w:w="2600" w:type="dxa"/>
            <w:vMerge/>
            <w:tcBorders>
              <w:top w:val="nil"/>
              <w:left w:val="single" w:sz="4" w:space="0" w:color="auto"/>
              <w:bottom w:val="single" w:sz="4" w:space="0" w:color="auto"/>
              <w:right w:val="single" w:sz="4" w:space="0" w:color="auto"/>
            </w:tcBorders>
            <w:vAlign w:val="center"/>
            <w:hideMark/>
          </w:tcPr>
          <w:p w14:paraId="0E59969D" w14:textId="77777777" w:rsidR="00E90FF1" w:rsidRPr="002C3A6D" w:rsidRDefault="00E90FF1" w:rsidP="00E90FF1">
            <w:pPr>
              <w:spacing w:after="0" w:line="240" w:lineRule="auto"/>
              <w:rPr>
                <w:rFonts w:eastAsia="Times New Roman" w:cstheme="minorHAnsi"/>
                <w:color w:val="000000"/>
                <w:sz w:val="12"/>
                <w:szCs w:val="12"/>
                <w:lang w:eastAsia="es-EC"/>
                <w:rPrChange w:id="890" w:author="María_Nole" w:date="2023-06-14T13:52:00Z">
                  <w:rPr>
                    <w:rFonts w:ascii="Calibri" w:eastAsia="Times New Roman" w:hAnsi="Calibri" w:cs="Calibri"/>
                    <w:color w:val="000000"/>
                    <w:sz w:val="16"/>
                    <w:szCs w:val="16"/>
                    <w:lang w:eastAsia="es-EC"/>
                  </w:rPr>
                </w:rPrChange>
              </w:rPr>
            </w:pPr>
          </w:p>
        </w:tc>
        <w:tc>
          <w:tcPr>
            <w:tcW w:w="2140" w:type="dxa"/>
            <w:tcBorders>
              <w:top w:val="nil"/>
              <w:left w:val="nil"/>
              <w:bottom w:val="single" w:sz="4" w:space="0" w:color="auto"/>
              <w:right w:val="single" w:sz="4" w:space="0" w:color="auto"/>
            </w:tcBorders>
            <w:shd w:val="clear" w:color="000000" w:fill="FFFFFF"/>
            <w:vAlign w:val="center"/>
            <w:hideMark/>
          </w:tcPr>
          <w:p w14:paraId="1DF3BDFC" w14:textId="77777777" w:rsidR="00E90FF1" w:rsidRPr="002C3A6D" w:rsidRDefault="00E90FF1" w:rsidP="00E90FF1">
            <w:pPr>
              <w:spacing w:after="0" w:line="240" w:lineRule="auto"/>
              <w:jc w:val="center"/>
              <w:rPr>
                <w:rFonts w:eastAsia="Times New Roman" w:cstheme="minorHAnsi"/>
                <w:color w:val="000000"/>
                <w:sz w:val="12"/>
                <w:szCs w:val="12"/>
                <w:lang w:eastAsia="es-EC"/>
                <w:rPrChange w:id="891" w:author="María_Nole" w:date="2023-06-14T13:52:00Z">
                  <w:rPr>
                    <w:rFonts w:ascii="Calibri" w:eastAsia="Times New Roman" w:hAnsi="Calibri" w:cs="Calibri"/>
                    <w:color w:val="000000"/>
                    <w:sz w:val="16"/>
                    <w:szCs w:val="16"/>
                    <w:lang w:eastAsia="es-EC"/>
                  </w:rPr>
                </w:rPrChange>
              </w:rPr>
            </w:pPr>
            <w:r w:rsidRPr="002C3A6D">
              <w:rPr>
                <w:rFonts w:eastAsia="Times New Roman" w:cstheme="minorHAnsi"/>
                <w:color w:val="000000"/>
                <w:sz w:val="12"/>
                <w:szCs w:val="12"/>
                <w:lang w:eastAsia="es-EC"/>
                <w:rPrChange w:id="892" w:author="María_Nole" w:date="2023-06-14T13:52:00Z">
                  <w:rPr>
                    <w:rFonts w:ascii="Calibri" w:eastAsia="Times New Roman" w:hAnsi="Calibri" w:cs="Calibri"/>
                    <w:color w:val="000000"/>
                    <w:sz w:val="16"/>
                    <w:szCs w:val="16"/>
                    <w:lang w:eastAsia="es-EC"/>
                  </w:rPr>
                </w:rPrChange>
              </w:rPr>
              <w:t>Secretaria General Zonal</w:t>
            </w:r>
          </w:p>
        </w:tc>
        <w:tc>
          <w:tcPr>
            <w:tcW w:w="1860" w:type="dxa"/>
            <w:tcBorders>
              <w:top w:val="nil"/>
              <w:left w:val="nil"/>
              <w:bottom w:val="single" w:sz="4" w:space="0" w:color="auto"/>
              <w:right w:val="single" w:sz="4" w:space="0" w:color="auto"/>
            </w:tcBorders>
            <w:shd w:val="clear" w:color="000000" w:fill="FFFFFF"/>
            <w:noWrap/>
            <w:vAlign w:val="center"/>
            <w:hideMark/>
          </w:tcPr>
          <w:p w14:paraId="2ACC21D3" w14:textId="77777777" w:rsidR="00E90FF1" w:rsidRPr="002C3A6D" w:rsidRDefault="00E90FF1" w:rsidP="00E90FF1">
            <w:pPr>
              <w:spacing w:after="0" w:line="240" w:lineRule="auto"/>
              <w:rPr>
                <w:rFonts w:eastAsia="Times New Roman" w:cstheme="minorHAnsi"/>
                <w:sz w:val="12"/>
                <w:szCs w:val="12"/>
                <w:lang w:eastAsia="es-EC"/>
                <w:rPrChange w:id="893" w:author="María_Nole" w:date="2023-06-14T13:52:00Z">
                  <w:rPr>
                    <w:rFonts w:ascii="Calibri" w:eastAsia="Times New Roman" w:hAnsi="Calibri" w:cs="Calibri"/>
                    <w:sz w:val="14"/>
                    <w:szCs w:val="14"/>
                    <w:lang w:eastAsia="es-EC"/>
                  </w:rPr>
                </w:rPrChange>
              </w:rPr>
            </w:pPr>
            <w:r w:rsidRPr="002C3A6D">
              <w:rPr>
                <w:rFonts w:eastAsia="Times New Roman" w:cstheme="minorHAnsi"/>
                <w:sz w:val="12"/>
                <w:szCs w:val="12"/>
                <w:lang w:eastAsia="es-EC"/>
                <w:rPrChange w:id="894" w:author="María_Nole" w:date="2023-06-14T13:52:00Z">
                  <w:rPr>
                    <w:rFonts w:ascii="Calibri" w:eastAsia="Times New Roman" w:hAnsi="Calibri" w:cs="Calibri"/>
                    <w:sz w:val="14"/>
                    <w:szCs w:val="14"/>
                    <w:lang w:eastAsia="es-EC"/>
                  </w:rPr>
                </w:rPrChange>
              </w:rPr>
              <w:t> </w:t>
            </w:r>
          </w:p>
        </w:tc>
      </w:tr>
    </w:tbl>
    <w:p w14:paraId="524F3CEF" w14:textId="77777777" w:rsidR="00E90FF1" w:rsidRDefault="00E90FF1" w:rsidP="003E0373">
      <w:pPr>
        <w:autoSpaceDE w:val="0"/>
        <w:autoSpaceDN w:val="0"/>
        <w:adjustRightInd w:val="0"/>
        <w:spacing w:after="0" w:line="240" w:lineRule="auto"/>
        <w:rPr>
          <w:rFonts w:ascii="Calibri" w:hAnsi="Calibri" w:cs="Calibri"/>
          <w:b/>
          <w:bCs/>
          <w:color w:val="000000"/>
          <w:sz w:val="24"/>
          <w:szCs w:val="24"/>
        </w:rPr>
      </w:pPr>
    </w:p>
    <w:p w14:paraId="2025C633"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sz w:val="14"/>
          <w:szCs w:val="14"/>
        </w:rPr>
        <w:t>FUENTE:</w:t>
      </w:r>
      <w:r>
        <w:rPr>
          <w:rFonts w:cstheme="minorHAnsi"/>
          <w:b/>
          <w:sz w:val="14"/>
          <w:szCs w:val="14"/>
        </w:rPr>
        <w:t xml:space="preserve"> Coordinación Zonal 7 Salud</w:t>
      </w:r>
    </w:p>
    <w:p w14:paraId="64315D9B"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bCs/>
          <w:color w:val="000000"/>
          <w:sz w:val="14"/>
          <w:szCs w:val="14"/>
        </w:rPr>
        <w:t xml:space="preserve">ELABORADO POR: </w:t>
      </w:r>
      <w:r>
        <w:rPr>
          <w:rFonts w:cstheme="minorHAnsi"/>
          <w:b/>
          <w:bCs/>
          <w:color w:val="000000"/>
          <w:sz w:val="14"/>
          <w:szCs w:val="14"/>
        </w:rPr>
        <w:t xml:space="preserve">Dirección de  Gestión de Control del Servicio Público </w:t>
      </w:r>
    </w:p>
    <w:p w14:paraId="54E0DD4C" w14:textId="77777777" w:rsidR="00330B79" w:rsidRPr="00B43D51" w:rsidRDefault="00330B79" w:rsidP="00330B79">
      <w:pPr>
        <w:pStyle w:val="Prrafodelista"/>
        <w:tabs>
          <w:tab w:val="left" w:pos="284"/>
          <w:tab w:val="left" w:pos="426"/>
          <w:tab w:val="left" w:pos="567"/>
        </w:tabs>
        <w:spacing w:after="0" w:line="240" w:lineRule="auto"/>
        <w:ind w:left="0"/>
        <w:jc w:val="both"/>
        <w:rPr>
          <w:rFonts w:cstheme="minorHAnsi"/>
          <w:bCs/>
          <w:color w:val="000000"/>
          <w:sz w:val="14"/>
          <w:szCs w:val="14"/>
        </w:rPr>
      </w:pPr>
      <w:r w:rsidRPr="00AC1E75">
        <w:rPr>
          <w:rFonts w:cstheme="minorHAnsi"/>
          <w:b/>
          <w:bCs/>
          <w:color w:val="000000"/>
          <w:sz w:val="14"/>
          <w:szCs w:val="14"/>
        </w:rPr>
        <w:t xml:space="preserve">FECHA DE CORTE: </w:t>
      </w:r>
      <w:r>
        <w:rPr>
          <w:rFonts w:cstheme="minorHAnsi"/>
          <w:b/>
          <w:bCs/>
          <w:color w:val="000000"/>
          <w:sz w:val="14"/>
          <w:szCs w:val="14"/>
        </w:rPr>
        <w:t>Marzo 2023</w:t>
      </w:r>
    </w:p>
    <w:p w14:paraId="065E14AE" w14:textId="77777777" w:rsidR="003E0373" w:rsidDel="002C3A6D" w:rsidRDefault="003E0373" w:rsidP="003E0373">
      <w:pPr>
        <w:autoSpaceDE w:val="0"/>
        <w:autoSpaceDN w:val="0"/>
        <w:adjustRightInd w:val="0"/>
        <w:spacing w:after="0" w:line="240" w:lineRule="auto"/>
        <w:rPr>
          <w:del w:id="895" w:author="María_Nole" w:date="2023-06-14T13:53:00Z"/>
          <w:rFonts w:ascii="Calibri" w:hAnsi="Calibri" w:cs="Calibri"/>
          <w:b/>
          <w:bCs/>
          <w:color w:val="000000"/>
          <w:sz w:val="24"/>
          <w:szCs w:val="24"/>
        </w:rPr>
      </w:pPr>
    </w:p>
    <w:p w14:paraId="624BFF98" w14:textId="77777777" w:rsidR="003E0373" w:rsidDel="002C3A6D" w:rsidRDefault="003E0373" w:rsidP="003E0373">
      <w:pPr>
        <w:autoSpaceDE w:val="0"/>
        <w:autoSpaceDN w:val="0"/>
        <w:adjustRightInd w:val="0"/>
        <w:spacing w:after="0" w:line="240" w:lineRule="auto"/>
        <w:rPr>
          <w:del w:id="896" w:author="María_Nole" w:date="2023-06-14T13:53:00Z"/>
          <w:rFonts w:ascii="Calibri" w:hAnsi="Calibri" w:cs="Calibri"/>
          <w:b/>
          <w:bCs/>
          <w:color w:val="000000"/>
          <w:sz w:val="24"/>
          <w:szCs w:val="24"/>
        </w:rPr>
      </w:pPr>
    </w:p>
    <w:p w14:paraId="189966C1" w14:textId="77777777" w:rsidR="003E0373" w:rsidDel="002C3A6D" w:rsidRDefault="003E0373" w:rsidP="003E0373">
      <w:pPr>
        <w:autoSpaceDE w:val="0"/>
        <w:autoSpaceDN w:val="0"/>
        <w:adjustRightInd w:val="0"/>
        <w:spacing w:after="0" w:line="240" w:lineRule="auto"/>
        <w:rPr>
          <w:del w:id="897" w:author="María_Nole" w:date="2023-06-14T13:53:00Z"/>
          <w:rFonts w:ascii="Calibri" w:hAnsi="Calibri" w:cs="Calibri"/>
          <w:b/>
          <w:bCs/>
          <w:color w:val="000000"/>
          <w:sz w:val="24"/>
          <w:szCs w:val="24"/>
        </w:rPr>
      </w:pPr>
    </w:p>
    <w:p w14:paraId="5007A93E" w14:textId="77777777" w:rsidR="003E0373" w:rsidDel="002C3A6D" w:rsidRDefault="003E0373" w:rsidP="003E0373">
      <w:pPr>
        <w:autoSpaceDE w:val="0"/>
        <w:autoSpaceDN w:val="0"/>
        <w:adjustRightInd w:val="0"/>
        <w:spacing w:after="0" w:line="240" w:lineRule="auto"/>
        <w:rPr>
          <w:del w:id="898" w:author="María_Nole" w:date="2023-06-14T13:53:00Z"/>
          <w:rFonts w:ascii="Calibri" w:hAnsi="Calibri" w:cs="Calibri"/>
          <w:b/>
          <w:bCs/>
          <w:color w:val="000000"/>
          <w:sz w:val="24"/>
          <w:szCs w:val="24"/>
        </w:rPr>
      </w:pPr>
    </w:p>
    <w:p w14:paraId="50F49307" w14:textId="77777777" w:rsidR="003E0373" w:rsidRDefault="003E0373" w:rsidP="003E0373">
      <w:pPr>
        <w:autoSpaceDE w:val="0"/>
        <w:autoSpaceDN w:val="0"/>
        <w:adjustRightInd w:val="0"/>
        <w:spacing w:after="0" w:line="240" w:lineRule="auto"/>
        <w:rPr>
          <w:rFonts w:ascii="Calibri" w:hAnsi="Calibri" w:cs="Calibri"/>
          <w:b/>
          <w:bCs/>
          <w:color w:val="000000"/>
          <w:sz w:val="24"/>
          <w:szCs w:val="24"/>
        </w:rPr>
      </w:pPr>
    </w:p>
    <w:p w14:paraId="51B955C6" w14:textId="77777777" w:rsidR="003E0373" w:rsidRDefault="003E0373" w:rsidP="003E0373">
      <w:pPr>
        <w:autoSpaceDE w:val="0"/>
        <w:autoSpaceDN w:val="0"/>
        <w:adjustRightInd w:val="0"/>
        <w:spacing w:after="0" w:line="240" w:lineRule="auto"/>
        <w:rPr>
          <w:rFonts w:ascii="Calibri" w:hAnsi="Calibri" w:cs="Calibri"/>
          <w:b/>
          <w:bCs/>
          <w:color w:val="000000"/>
          <w:sz w:val="24"/>
          <w:szCs w:val="24"/>
        </w:rPr>
      </w:pPr>
    </w:p>
    <w:p w14:paraId="4E1C6BCA" w14:textId="3C90F640" w:rsidR="003E0373" w:rsidRDefault="00CA26C7" w:rsidP="00945183">
      <w:pPr>
        <w:autoSpaceDE w:val="0"/>
        <w:autoSpaceDN w:val="0"/>
        <w:adjustRightInd w:val="0"/>
        <w:spacing w:after="0" w:line="240" w:lineRule="auto"/>
        <w:jc w:val="center"/>
        <w:rPr>
          <w:rFonts w:ascii="Calibri" w:hAnsi="Calibri" w:cs="Calibri"/>
          <w:b/>
          <w:bCs/>
          <w:color w:val="000000"/>
          <w:sz w:val="24"/>
          <w:szCs w:val="24"/>
        </w:rPr>
      </w:pPr>
      <w:r w:rsidRPr="00CA26C7">
        <w:rPr>
          <w:rFonts w:ascii="Calibri" w:hAnsi="Calibri" w:cs="Calibri"/>
          <w:b/>
          <w:bCs/>
          <w:color w:val="000000"/>
          <w:sz w:val="24"/>
          <w:szCs w:val="24"/>
        </w:rPr>
        <w:t>DIFERENCIAS ENTRE LO ESTABLECIDO EN EL MANUAL DE DESCRIPCIÓN, VALORACIÓN Y  CLASIFICACIÓN DE PUESTOS Y LA INFORMACIÓN REGISTRADA EN EL DISTRIBUTIVO</w:t>
      </w:r>
    </w:p>
    <w:p w14:paraId="2043C8A6" w14:textId="77777777" w:rsidR="00CA26C7" w:rsidRDefault="00CA26C7" w:rsidP="00945183">
      <w:pPr>
        <w:autoSpaceDE w:val="0"/>
        <w:autoSpaceDN w:val="0"/>
        <w:adjustRightInd w:val="0"/>
        <w:spacing w:after="0" w:line="240" w:lineRule="auto"/>
        <w:jc w:val="center"/>
        <w:rPr>
          <w:rFonts w:ascii="Calibri" w:hAnsi="Calibri" w:cs="Calibri"/>
          <w:b/>
          <w:bCs/>
          <w:color w:val="000000"/>
          <w:sz w:val="24"/>
          <w:szCs w:val="24"/>
        </w:rPr>
      </w:pPr>
    </w:p>
    <w:tbl>
      <w:tblPr>
        <w:tblW w:w="13180" w:type="dxa"/>
        <w:tblCellMar>
          <w:left w:w="70" w:type="dxa"/>
          <w:right w:w="70" w:type="dxa"/>
        </w:tblCellMar>
        <w:tblLook w:val="04A0" w:firstRow="1" w:lastRow="0" w:firstColumn="1" w:lastColumn="0" w:noHBand="0" w:noVBand="1"/>
      </w:tblPr>
      <w:tblGrid>
        <w:gridCol w:w="2620"/>
        <w:gridCol w:w="2100"/>
        <w:gridCol w:w="2600"/>
        <w:gridCol w:w="2140"/>
        <w:gridCol w:w="1860"/>
        <w:gridCol w:w="1860"/>
      </w:tblGrid>
      <w:tr w:rsidR="00CA26C7" w:rsidRPr="00CA26C7" w14:paraId="5D858A57" w14:textId="77777777" w:rsidTr="00CA26C7">
        <w:trPr>
          <w:trHeight w:val="510"/>
        </w:trPr>
        <w:tc>
          <w:tcPr>
            <w:tcW w:w="7320" w:type="dxa"/>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092D2AA3"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 xml:space="preserve">MANUAL DE DESCRIPCIÓN, VALORACIÓN Y CLASIFICACIÓN DE PUESTOS DE COORDINACIÓN ZONAL </w:t>
            </w:r>
          </w:p>
        </w:tc>
        <w:tc>
          <w:tcPr>
            <w:tcW w:w="5860" w:type="dxa"/>
            <w:gridSpan w:val="3"/>
            <w:tcBorders>
              <w:top w:val="single" w:sz="4" w:space="0" w:color="auto"/>
              <w:left w:val="nil"/>
              <w:bottom w:val="single" w:sz="4" w:space="0" w:color="auto"/>
              <w:right w:val="single" w:sz="4" w:space="0" w:color="auto"/>
            </w:tcBorders>
            <w:shd w:val="clear" w:color="000000" w:fill="F2F2F2"/>
            <w:vAlign w:val="center"/>
            <w:hideMark/>
          </w:tcPr>
          <w:p w14:paraId="24C9671D"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DISTRIBUTIVO DE  MARZO DE 2023</w:t>
            </w:r>
          </w:p>
        </w:tc>
      </w:tr>
      <w:tr w:rsidR="00CA26C7" w:rsidRPr="00CA26C7" w14:paraId="462F8DB4" w14:textId="77777777" w:rsidTr="00CA26C7">
        <w:trPr>
          <w:trHeight w:val="585"/>
        </w:trPr>
        <w:tc>
          <w:tcPr>
            <w:tcW w:w="2620" w:type="dxa"/>
            <w:tcBorders>
              <w:top w:val="nil"/>
              <w:left w:val="single" w:sz="4" w:space="0" w:color="auto"/>
              <w:bottom w:val="single" w:sz="4" w:space="0" w:color="auto"/>
              <w:right w:val="single" w:sz="4" w:space="0" w:color="auto"/>
            </w:tcBorders>
            <w:shd w:val="clear" w:color="000000" w:fill="F2F2F2"/>
            <w:vAlign w:val="center"/>
            <w:hideMark/>
          </w:tcPr>
          <w:p w14:paraId="67191E65"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UNIDAD ADMINISTRATIVA</w:t>
            </w:r>
          </w:p>
        </w:tc>
        <w:tc>
          <w:tcPr>
            <w:tcW w:w="2100" w:type="dxa"/>
            <w:tcBorders>
              <w:top w:val="nil"/>
              <w:left w:val="nil"/>
              <w:bottom w:val="single" w:sz="4" w:space="0" w:color="auto"/>
              <w:right w:val="single" w:sz="4" w:space="0" w:color="auto"/>
            </w:tcBorders>
            <w:shd w:val="clear" w:color="000000" w:fill="F2F2F2"/>
            <w:vAlign w:val="center"/>
            <w:hideMark/>
          </w:tcPr>
          <w:p w14:paraId="49AFED05"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DENOMINACIÓN DEL PUESTO</w:t>
            </w:r>
          </w:p>
        </w:tc>
        <w:tc>
          <w:tcPr>
            <w:tcW w:w="2600" w:type="dxa"/>
            <w:tcBorders>
              <w:top w:val="nil"/>
              <w:left w:val="nil"/>
              <w:bottom w:val="single" w:sz="4" w:space="0" w:color="auto"/>
              <w:right w:val="single" w:sz="4" w:space="0" w:color="auto"/>
            </w:tcBorders>
            <w:shd w:val="clear" w:color="000000" w:fill="F2F2F2"/>
            <w:vAlign w:val="center"/>
            <w:hideMark/>
          </w:tcPr>
          <w:p w14:paraId="7D24BAF8"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DESCRIPCIÓN DEL GRUPO OCUPACIONAL</w:t>
            </w:r>
          </w:p>
        </w:tc>
        <w:tc>
          <w:tcPr>
            <w:tcW w:w="2140" w:type="dxa"/>
            <w:tcBorders>
              <w:top w:val="nil"/>
              <w:left w:val="nil"/>
              <w:bottom w:val="single" w:sz="4" w:space="0" w:color="auto"/>
              <w:right w:val="single" w:sz="4" w:space="0" w:color="auto"/>
            </w:tcBorders>
            <w:shd w:val="clear" w:color="000000" w:fill="F2F2F2"/>
            <w:vAlign w:val="center"/>
            <w:hideMark/>
          </w:tcPr>
          <w:p w14:paraId="0525BA5A"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UNIDAD ADMINISTRATIVA</w:t>
            </w:r>
          </w:p>
        </w:tc>
        <w:tc>
          <w:tcPr>
            <w:tcW w:w="1860" w:type="dxa"/>
            <w:tcBorders>
              <w:top w:val="nil"/>
              <w:left w:val="nil"/>
              <w:bottom w:val="single" w:sz="4" w:space="0" w:color="auto"/>
              <w:right w:val="single" w:sz="4" w:space="0" w:color="auto"/>
            </w:tcBorders>
            <w:shd w:val="clear" w:color="000000" w:fill="F2F2F2"/>
            <w:vAlign w:val="center"/>
            <w:hideMark/>
          </w:tcPr>
          <w:p w14:paraId="136AC4B9"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DENOMINACIÓN DEL PUESTO</w:t>
            </w:r>
          </w:p>
        </w:tc>
        <w:tc>
          <w:tcPr>
            <w:tcW w:w="1860" w:type="dxa"/>
            <w:tcBorders>
              <w:top w:val="nil"/>
              <w:left w:val="nil"/>
              <w:bottom w:val="single" w:sz="4" w:space="0" w:color="auto"/>
              <w:right w:val="single" w:sz="4" w:space="0" w:color="auto"/>
            </w:tcBorders>
            <w:shd w:val="clear" w:color="000000" w:fill="F2F2F2"/>
            <w:vAlign w:val="center"/>
            <w:hideMark/>
          </w:tcPr>
          <w:p w14:paraId="02099F43" w14:textId="77777777" w:rsidR="00CA26C7" w:rsidRPr="00CA26C7" w:rsidRDefault="00CA26C7" w:rsidP="00CA26C7">
            <w:pPr>
              <w:spacing w:after="0" w:line="240" w:lineRule="auto"/>
              <w:jc w:val="center"/>
              <w:rPr>
                <w:rFonts w:eastAsia="Times New Roman" w:cstheme="minorHAnsi"/>
                <w:b/>
                <w:bCs/>
                <w:sz w:val="12"/>
                <w:szCs w:val="12"/>
                <w:lang w:eastAsia="es-EC"/>
              </w:rPr>
            </w:pPr>
            <w:r w:rsidRPr="00CA26C7">
              <w:rPr>
                <w:rFonts w:eastAsia="Times New Roman" w:cstheme="minorHAnsi"/>
                <w:b/>
                <w:bCs/>
                <w:sz w:val="12"/>
                <w:szCs w:val="12"/>
                <w:lang w:eastAsia="es-EC"/>
              </w:rPr>
              <w:t>DESCRIPCIÓN DEL GRUPO OCUPACIONAL</w:t>
            </w:r>
          </w:p>
        </w:tc>
      </w:tr>
      <w:tr w:rsidR="00CA26C7" w:rsidRPr="00CA26C7" w14:paraId="6740A899" w14:textId="77777777" w:rsidTr="00CA26C7">
        <w:trPr>
          <w:trHeight w:val="675"/>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95C0D5C" w14:textId="4D0B90BE" w:rsidR="00CA26C7" w:rsidRPr="00CA26C7" w:rsidRDefault="00CA26C7" w:rsidP="00CA26C7">
            <w:pPr>
              <w:spacing w:after="0" w:line="240" w:lineRule="auto"/>
              <w:jc w:val="center"/>
              <w:rPr>
                <w:rFonts w:eastAsia="Times New Roman" w:cstheme="minorHAnsi"/>
                <w:sz w:val="12"/>
                <w:szCs w:val="12"/>
                <w:lang w:eastAsia="es-EC"/>
              </w:rPr>
            </w:pPr>
            <w:del w:id="899" w:author="María_Nole" w:date="2023-06-14T13:54:00Z">
              <w:r w:rsidRPr="00CA26C7" w:rsidDel="002C3A6D">
                <w:rPr>
                  <w:rFonts w:eastAsia="Times New Roman" w:cstheme="minorHAnsi"/>
                  <w:sz w:val="12"/>
                  <w:szCs w:val="12"/>
                  <w:lang w:eastAsia="es-EC"/>
                </w:rPr>
                <w:delText xml:space="preserve">Dirección Zonal de Vigilancia de la Salud </w:delText>
              </w:r>
            </w:del>
          </w:p>
        </w:tc>
        <w:tc>
          <w:tcPr>
            <w:tcW w:w="2100" w:type="dxa"/>
            <w:tcBorders>
              <w:top w:val="nil"/>
              <w:left w:val="nil"/>
              <w:bottom w:val="single" w:sz="4" w:space="0" w:color="auto"/>
              <w:right w:val="single" w:sz="4" w:space="0" w:color="auto"/>
            </w:tcBorders>
            <w:shd w:val="clear" w:color="000000" w:fill="FFFFFF"/>
            <w:vAlign w:val="center"/>
            <w:hideMark/>
          </w:tcPr>
          <w:p w14:paraId="4B793A2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Director Zonal de Vigilancia de la Salud Pública</w:t>
            </w:r>
          </w:p>
        </w:tc>
        <w:tc>
          <w:tcPr>
            <w:tcW w:w="2600" w:type="dxa"/>
            <w:tcBorders>
              <w:top w:val="nil"/>
              <w:left w:val="nil"/>
              <w:bottom w:val="single" w:sz="4" w:space="0" w:color="auto"/>
              <w:right w:val="single" w:sz="4" w:space="0" w:color="auto"/>
            </w:tcBorders>
            <w:shd w:val="clear" w:color="000000" w:fill="FFFFFF"/>
            <w:vAlign w:val="center"/>
            <w:hideMark/>
          </w:tcPr>
          <w:p w14:paraId="04B962D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712403A" w14:textId="4FBCA389" w:rsidR="00CA26C7" w:rsidRPr="00CA26C7" w:rsidRDefault="00CA26C7" w:rsidP="00CA26C7">
            <w:pPr>
              <w:spacing w:after="0" w:line="240" w:lineRule="auto"/>
              <w:jc w:val="center"/>
              <w:rPr>
                <w:rFonts w:eastAsia="Times New Roman" w:cstheme="minorHAnsi"/>
                <w:sz w:val="12"/>
                <w:szCs w:val="12"/>
                <w:lang w:eastAsia="es-EC"/>
              </w:rPr>
            </w:pPr>
            <w:del w:id="900" w:author="María_Nole" w:date="2023-06-14T13:54:00Z">
              <w:r w:rsidRPr="00CA26C7" w:rsidDel="002C3A6D">
                <w:rPr>
                  <w:rFonts w:eastAsia="Times New Roman" w:cstheme="minorHAnsi"/>
                  <w:sz w:val="12"/>
                  <w:szCs w:val="12"/>
                  <w:lang w:eastAsia="es-EC"/>
                </w:rPr>
                <w:delText xml:space="preserve">Dirección Zonal de Vigilancia de la Salud </w:delText>
              </w:r>
            </w:del>
          </w:p>
        </w:tc>
        <w:tc>
          <w:tcPr>
            <w:tcW w:w="1860" w:type="dxa"/>
            <w:tcBorders>
              <w:top w:val="nil"/>
              <w:left w:val="nil"/>
              <w:bottom w:val="single" w:sz="4" w:space="0" w:color="auto"/>
              <w:right w:val="single" w:sz="4" w:space="0" w:color="auto"/>
            </w:tcBorders>
            <w:shd w:val="clear" w:color="000000" w:fill="FFFFFF"/>
            <w:vAlign w:val="center"/>
            <w:hideMark/>
          </w:tcPr>
          <w:p w14:paraId="7236D4A6"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w:t>
            </w:r>
          </w:p>
        </w:tc>
        <w:tc>
          <w:tcPr>
            <w:tcW w:w="1860" w:type="dxa"/>
            <w:tcBorders>
              <w:top w:val="nil"/>
              <w:left w:val="nil"/>
              <w:bottom w:val="single" w:sz="4" w:space="0" w:color="auto"/>
              <w:right w:val="single" w:sz="4" w:space="0" w:color="auto"/>
            </w:tcBorders>
            <w:shd w:val="clear" w:color="000000" w:fill="FFFFFF"/>
            <w:vAlign w:val="center"/>
            <w:hideMark/>
          </w:tcPr>
          <w:p w14:paraId="3C88CD81"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w:t>
            </w:r>
          </w:p>
        </w:tc>
      </w:tr>
      <w:tr w:rsidR="00CA26C7" w:rsidRPr="00CA26C7" w14:paraId="78C055FD" w14:textId="77777777" w:rsidTr="00CA26C7">
        <w:trPr>
          <w:trHeight w:val="675"/>
        </w:trPr>
        <w:tc>
          <w:tcPr>
            <w:tcW w:w="2620" w:type="dxa"/>
            <w:vMerge/>
            <w:tcBorders>
              <w:top w:val="nil"/>
              <w:left w:val="single" w:sz="4" w:space="0" w:color="auto"/>
              <w:bottom w:val="single" w:sz="4" w:space="0" w:color="000000"/>
              <w:right w:val="single" w:sz="4" w:space="0" w:color="auto"/>
            </w:tcBorders>
            <w:vAlign w:val="center"/>
            <w:hideMark/>
          </w:tcPr>
          <w:p w14:paraId="3690F483"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20113E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2E64E48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6FA0BD14"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4828987"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Analista Zonal de Gestión de Riesgos 1</w:t>
            </w:r>
          </w:p>
        </w:tc>
        <w:tc>
          <w:tcPr>
            <w:tcW w:w="1860" w:type="dxa"/>
            <w:tcBorders>
              <w:top w:val="nil"/>
              <w:left w:val="nil"/>
              <w:bottom w:val="single" w:sz="4" w:space="0" w:color="auto"/>
              <w:right w:val="single" w:sz="4" w:space="0" w:color="auto"/>
            </w:tcBorders>
            <w:shd w:val="clear" w:color="000000" w:fill="FFFFFF"/>
            <w:vAlign w:val="center"/>
            <w:hideMark/>
          </w:tcPr>
          <w:p w14:paraId="1EE2AAD4"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5</w:t>
            </w:r>
          </w:p>
        </w:tc>
      </w:tr>
      <w:tr w:rsidR="00CA26C7" w:rsidRPr="00CA26C7" w14:paraId="64A1056D" w14:textId="77777777" w:rsidTr="00CA26C7">
        <w:trPr>
          <w:trHeight w:val="675"/>
        </w:trPr>
        <w:tc>
          <w:tcPr>
            <w:tcW w:w="2620" w:type="dxa"/>
            <w:vMerge/>
            <w:tcBorders>
              <w:top w:val="nil"/>
              <w:left w:val="single" w:sz="4" w:space="0" w:color="auto"/>
              <w:bottom w:val="single" w:sz="4" w:space="0" w:color="000000"/>
              <w:right w:val="single" w:sz="4" w:space="0" w:color="auto"/>
            </w:tcBorders>
            <w:vAlign w:val="center"/>
            <w:hideMark/>
          </w:tcPr>
          <w:p w14:paraId="05AFB5FD"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40E54DC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37E4AA5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5A67EBE0"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FD0DE85"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ENFERMERA</w:t>
            </w:r>
          </w:p>
        </w:tc>
        <w:tc>
          <w:tcPr>
            <w:tcW w:w="1860" w:type="dxa"/>
            <w:tcBorders>
              <w:top w:val="nil"/>
              <w:left w:val="nil"/>
              <w:bottom w:val="single" w:sz="4" w:space="0" w:color="auto"/>
              <w:right w:val="single" w:sz="4" w:space="0" w:color="auto"/>
            </w:tcBorders>
            <w:shd w:val="clear" w:color="000000" w:fill="FFFFFF"/>
            <w:vAlign w:val="center"/>
            <w:hideMark/>
          </w:tcPr>
          <w:p w14:paraId="6AF56E9A"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7</w:t>
            </w:r>
          </w:p>
        </w:tc>
      </w:tr>
      <w:tr w:rsidR="00CA26C7" w:rsidRPr="00CA26C7" w14:paraId="7D6C2E5D"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105A0DA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9C9839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Vigilancia </w:t>
            </w:r>
            <w:proofErr w:type="spellStart"/>
            <w:r w:rsidRPr="00CA26C7">
              <w:rPr>
                <w:rFonts w:eastAsia="Times New Roman" w:cstheme="minorHAnsi"/>
                <w:sz w:val="12"/>
                <w:szCs w:val="12"/>
                <w:lang w:eastAsia="es-EC"/>
              </w:rPr>
              <w:t>Epidemiologica</w:t>
            </w:r>
            <w:proofErr w:type="spellEnd"/>
            <w:r w:rsidRPr="00CA26C7">
              <w:rPr>
                <w:rFonts w:eastAsia="Times New Roman" w:cstheme="minorHAnsi"/>
                <w:sz w:val="12"/>
                <w:szCs w:val="12"/>
                <w:lang w:eastAsia="es-EC"/>
              </w:rPr>
              <w:t xml:space="preserve"> 3</w:t>
            </w:r>
          </w:p>
        </w:tc>
        <w:tc>
          <w:tcPr>
            <w:tcW w:w="2600" w:type="dxa"/>
            <w:tcBorders>
              <w:top w:val="nil"/>
              <w:left w:val="nil"/>
              <w:bottom w:val="single" w:sz="4" w:space="0" w:color="auto"/>
              <w:right w:val="single" w:sz="4" w:space="0" w:color="auto"/>
            </w:tcBorders>
            <w:shd w:val="clear" w:color="000000" w:fill="FFFFFF"/>
            <w:vAlign w:val="center"/>
            <w:hideMark/>
          </w:tcPr>
          <w:p w14:paraId="72CA619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10</w:t>
            </w:r>
          </w:p>
        </w:tc>
        <w:tc>
          <w:tcPr>
            <w:tcW w:w="2140" w:type="dxa"/>
            <w:vMerge/>
            <w:tcBorders>
              <w:top w:val="nil"/>
              <w:left w:val="single" w:sz="4" w:space="0" w:color="auto"/>
              <w:bottom w:val="single" w:sz="4" w:space="0" w:color="000000"/>
              <w:right w:val="single" w:sz="4" w:space="0" w:color="auto"/>
            </w:tcBorders>
            <w:vAlign w:val="center"/>
            <w:hideMark/>
          </w:tcPr>
          <w:p w14:paraId="590DE179"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48FCB15"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w:t>
            </w:r>
          </w:p>
        </w:tc>
        <w:tc>
          <w:tcPr>
            <w:tcW w:w="1860" w:type="dxa"/>
            <w:tcBorders>
              <w:top w:val="nil"/>
              <w:left w:val="nil"/>
              <w:bottom w:val="single" w:sz="4" w:space="0" w:color="auto"/>
              <w:right w:val="single" w:sz="4" w:space="0" w:color="auto"/>
            </w:tcBorders>
            <w:shd w:val="clear" w:color="000000" w:fill="FFFFFF"/>
            <w:vAlign w:val="center"/>
            <w:hideMark/>
          </w:tcPr>
          <w:p w14:paraId="1B6E9C3A"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w:t>
            </w:r>
          </w:p>
        </w:tc>
      </w:tr>
      <w:tr w:rsidR="00CA26C7" w:rsidRPr="00CA26C7" w14:paraId="61479449"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A3BA90F"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DD1874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0A3F9F0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45C4F9DB"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30B21B61"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MEDICO GENERAL </w:t>
            </w:r>
          </w:p>
        </w:tc>
        <w:tc>
          <w:tcPr>
            <w:tcW w:w="1860" w:type="dxa"/>
            <w:tcBorders>
              <w:top w:val="nil"/>
              <w:left w:val="nil"/>
              <w:bottom w:val="single" w:sz="4" w:space="0" w:color="auto"/>
              <w:right w:val="single" w:sz="4" w:space="0" w:color="auto"/>
            </w:tcBorders>
            <w:shd w:val="clear" w:color="000000" w:fill="FFFFFF"/>
            <w:vAlign w:val="center"/>
            <w:hideMark/>
          </w:tcPr>
          <w:p w14:paraId="3BD12364"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7</w:t>
            </w:r>
          </w:p>
        </w:tc>
      </w:tr>
      <w:tr w:rsidR="00CA26C7" w:rsidRPr="00CA26C7" w14:paraId="3CB032A1"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12109003"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0716E4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Vigilancia </w:t>
            </w:r>
            <w:proofErr w:type="spellStart"/>
            <w:r w:rsidRPr="00CA26C7">
              <w:rPr>
                <w:rFonts w:eastAsia="Times New Roman" w:cstheme="minorHAnsi"/>
                <w:sz w:val="12"/>
                <w:szCs w:val="12"/>
                <w:lang w:eastAsia="es-EC"/>
              </w:rPr>
              <w:t>Epidemiologica</w:t>
            </w:r>
            <w:proofErr w:type="spellEnd"/>
            <w:r w:rsidRPr="00CA26C7">
              <w:rPr>
                <w:rFonts w:eastAsia="Times New Roman" w:cstheme="minorHAnsi"/>
                <w:sz w:val="12"/>
                <w:szCs w:val="12"/>
                <w:lang w:eastAsia="es-EC"/>
              </w:rPr>
              <w:t xml:space="preserve"> 1</w:t>
            </w:r>
          </w:p>
        </w:tc>
        <w:tc>
          <w:tcPr>
            <w:tcW w:w="2600" w:type="dxa"/>
            <w:tcBorders>
              <w:top w:val="nil"/>
              <w:left w:val="nil"/>
              <w:bottom w:val="single" w:sz="4" w:space="0" w:color="auto"/>
              <w:right w:val="single" w:sz="4" w:space="0" w:color="auto"/>
            </w:tcBorders>
            <w:shd w:val="clear" w:color="000000" w:fill="FFFFFF"/>
            <w:vAlign w:val="center"/>
            <w:hideMark/>
          </w:tcPr>
          <w:p w14:paraId="3A9F58B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0E1AC7DC"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34720DE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Vigilancia </w:t>
            </w:r>
            <w:proofErr w:type="spellStart"/>
            <w:r w:rsidRPr="00CA26C7">
              <w:rPr>
                <w:rFonts w:eastAsia="Times New Roman" w:cstheme="minorHAnsi"/>
                <w:sz w:val="12"/>
                <w:szCs w:val="12"/>
                <w:lang w:eastAsia="es-EC"/>
              </w:rPr>
              <w:t>Epidemiologica</w:t>
            </w:r>
            <w:proofErr w:type="spellEnd"/>
            <w:r w:rsidRPr="00CA26C7">
              <w:rPr>
                <w:rFonts w:eastAsia="Times New Roman" w:cstheme="minorHAnsi"/>
                <w:sz w:val="12"/>
                <w:szCs w:val="12"/>
                <w:lang w:eastAsia="es-EC"/>
              </w:rPr>
              <w:t xml:space="preserve"> 1</w:t>
            </w:r>
          </w:p>
        </w:tc>
        <w:tc>
          <w:tcPr>
            <w:tcW w:w="1860" w:type="dxa"/>
            <w:tcBorders>
              <w:top w:val="nil"/>
              <w:left w:val="nil"/>
              <w:bottom w:val="single" w:sz="4" w:space="0" w:color="auto"/>
              <w:right w:val="single" w:sz="4" w:space="0" w:color="auto"/>
            </w:tcBorders>
            <w:shd w:val="clear" w:color="000000" w:fill="FFFFFF"/>
            <w:vAlign w:val="center"/>
            <w:hideMark/>
          </w:tcPr>
          <w:p w14:paraId="168D101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088B01D7"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E931B43"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C89ABD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48920A0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2598A8B5"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C8CF7A0"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EPIDEMIOLOGO DE VIGILANCIA ZONAL </w:t>
            </w:r>
          </w:p>
        </w:tc>
        <w:tc>
          <w:tcPr>
            <w:tcW w:w="1860" w:type="dxa"/>
            <w:tcBorders>
              <w:top w:val="nil"/>
              <w:left w:val="nil"/>
              <w:bottom w:val="single" w:sz="4" w:space="0" w:color="auto"/>
              <w:right w:val="single" w:sz="4" w:space="0" w:color="auto"/>
            </w:tcBorders>
            <w:shd w:val="clear" w:color="000000" w:fill="FFFFFF"/>
            <w:vAlign w:val="center"/>
            <w:hideMark/>
          </w:tcPr>
          <w:p w14:paraId="7704A717"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6</w:t>
            </w:r>
          </w:p>
        </w:tc>
      </w:tr>
      <w:tr w:rsidR="00CA26C7" w:rsidRPr="00CA26C7" w14:paraId="04F26187" w14:textId="77777777" w:rsidTr="00CA26C7">
        <w:trPr>
          <w:trHeight w:val="645"/>
        </w:trPr>
        <w:tc>
          <w:tcPr>
            <w:tcW w:w="2620" w:type="dxa"/>
            <w:vMerge/>
            <w:tcBorders>
              <w:top w:val="nil"/>
              <w:left w:val="single" w:sz="4" w:space="0" w:color="auto"/>
              <w:bottom w:val="single" w:sz="4" w:space="0" w:color="000000"/>
              <w:right w:val="single" w:sz="4" w:space="0" w:color="auto"/>
            </w:tcBorders>
            <w:vAlign w:val="center"/>
            <w:hideMark/>
          </w:tcPr>
          <w:p w14:paraId="57D2388C"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36D0297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Estrategias de </w:t>
            </w:r>
            <w:proofErr w:type="spellStart"/>
            <w:r w:rsidRPr="00CA26C7">
              <w:rPr>
                <w:rFonts w:eastAsia="Times New Roman" w:cstheme="minorHAnsi"/>
                <w:sz w:val="12"/>
                <w:szCs w:val="12"/>
                <w:lang w:eastAsia="es-EC"/>
              </w:rPr>
              <w:t>Prevencion</w:t>
            </w:r>
            <w:proofErr w:type="spellEnd"/>
            <w:r w:rsidRPr="00CA26C7">
              <w:rPr>
                <w:rFonts w:eastAsia="Times New Roman" w:cstheme="minorHAnsi"/>
                <w:sz w:val="12"/>
                <w:szCs w:val="12"/>
                <w:lang w:eastAsia="es-EC"/>
              </w:rPr>
              <w:t xml:space="preserve"> y Control 3</w:t>
            </w:r>
          </w:p>
        </w:tc>
        <w:tc>
          <w:tcPr>
            <w:tcW w:w="2600" w:type="dxa"/>
            <w:tcBorders>
              <w:top w:val="nil"/>
              <w:left w:val="nil"/>
              <w:bottom w:val="single" w:sz="4" w:space="0" w:color="auto"/>
              <w:right w:val="single" w:sz="4" w:space="0" w:color="auto"/>
            </w:tcBorders>
            <w:shd w:val="clear" w:color="000000" w:fill="FFFFFF"/>
            <w:vAlign w:val="center"/>
            <w:hideMark/>
          </w:tcPr>
          <w:p w14:paraId="6AD4064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10</w:t>
            </w:r>
          </w:p>
        </w:tc>
        <w:tc>
          <w:tcPr>
            <w:tcW w:w="2140" w:type="dxa"/>
            <w:vMerge/>
            <w:tcBorders>
              <w:top w:val="nil"/>
              <w:left w:val="single" w:sz="4" w:space="0" w:color="auto"/>
              <w:bottom w:val="single" w:sz="4" w:space="0" w:color="000000"/>
              <w:right w:val="single" w:sz="4" w:space="0" w:color="auto"/>
            </w:tcBorders>
            <w:vAlign w:val="center"/>
            <w:hideMark/>
          </w:tcPr>
          <w:p w14:paraId="6301031E"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38E17A87"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w:t>
            </w:r>
          </w:p>
        </w:tc>
        <w:tc>
          <w:tcPr>
            <w:tcW w:w="1860" w:type="dxa"/>
            <w:tcBorders>
              <w:top w:val="nil"/>
              <w:left w:val="nil"/>
              <w:bottom w:val="single" w:sz="4" w:space="0" w:color="auto"/>
              <w:right w:val="single" w:sz="4" w:space="0" w:color="auto"/>
            </w:tcBorders>
            <w:shd w:val="clear" w:color="000000" w:fill="FFFFFF"/>
            <w:vAlign w:val="center"/>
            <w:hideMark/>
          </w:tcPr>
          <w:p w14:paraId="3D2664B6"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w:t>
            </w:r>
          </w:p>
        </w:tc>
      </w:tr>
      <w:tr w:rsidR="00CA26C7" w:rsidRPr="00CA26C7" w14:paraId="2A0C207F" w14:textId="77777777" w:rsidTr="00CA26C7">
        <w:trPr>
          <w:trHeight w:val="1485"/>
        </w:trPr>
        <w:tc>
          <w:tcPr>
            <w:tcW w:w="2620" w:type="dxa"/>
            <w:vMerge/>
            <w:tcBorders>
              <w:top w:val="nil"/>
              <w:left w:val="single" w:sz="4" w:space="0" w:color="auto"/>
              <w:bottom w:val="single" w:sz="4" w:space="0" w:color="000000"/>
              <w:right w:val="single" w:sz="4" w:space="0" w:color="auto"/>
            </w:tcBorders>
            <w:vAlign w:val="center"/>
            <w:hideMark/>
          </w:tcPr>
          <w:p w14:paraId="61942F7D"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CEEB82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Estrategias de </w:t>
            </w:r>
            <w:proofErr w:type="spellStart"/>
            <w:r w:rsidRPr="00CA26C7">
              <w:rPr>
                <w:rFonts w:eastAsia="Times New Roman" w:cstheme="minorHAnsi"/>
                <w:sz w:val="12"/>
                <w:szCs w:val="12"/>
                <w:lang w:eastAsia="es-EC"/>
              </w:rPr>
              <w:t>Prevencion</w:t>
            </w:r>
            <w:proofErr w:type="spellEnd"/>
            <w:r w:rsidRPr="00CA26C7">
              <w:rPr>
                <w:rFonts w:eastAsia="Times New Roman" w:cstheme="minorHAnsi"/>
                <w:sz w:val="12"/>
                <w:szCs w:val="12"/>
                <w:lang w:eastAsia="es-EC"/>
              </w:rPr>
              <w:t xml:space="preserve"> y Control 1</w:t>
            </w:r>
          </w:p>
        </w:tc>
        <w:tc>
          <w:tcPr>
            <w:tcW w:w="2600" w:type="dxa"/>
            <w:tcBorders>
              <w:top w:val="nil"/>
              <w:left w:val="nil"/>
              <w:bottom w:val="single" w:sz="4" w:space="0" w:color="auto"/>
              <w:right w:val="single" w:sz="4" w:space="0" w:color="auto"/>
            </w:tcBorders>
            <w:shd w:val="clear" w:color="000000" w:fill="FFFFFF"/>
            <w:vAlign w:val="center"/>
            <w:hideMark/>
          </w:tcPr>
          <w:p w14:paraId="3D1AD58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497D97F2"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723AEFD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Estrategias de </w:t>
            </w:r>
            <w:proofErr w:type="spellStart"/>
            <w:r w:rsidRPr="00CA26C7">
              <w:rPr>
                <w:rFonts w:eastAsia="Times New Roman" w:cstheme="minorHAnsi"/>
                <w:sz w:val="12"/>
                <w:szCs w:val="12"/>
                <w:lang w:eastAsia="es-EC"/>
              </w:rPr>
              <w:t>Prevencion</w:t>
            </w:r>
            <w:proofErr w:type="spellEnd"/>
            <w:r w:rsidRPr="00CA26C7">
              <w:rPr>
                <w:rFonts w:eastAsia="Times New Roman" w:cstheme="minorHAnsi"/>
                <w:sz w:val="12"/>
                <w:szCs w:val="12"/>
                <w:lang w:eastAsia="es-EC"/>
              </w:rPr>
              <w:t xml:space="preserve"> y Control 1</w:t>
            </w:r>
          </w:p>
        </w:tc>
        <w:tc>
          <w:tcPr>
            <w:tcW w:w="1860" w:type="dxa"/>
            <w:tcBorders>
              <w:top w:val="nil"/>
              <w:left w:val="nil"/>
              <w:bottom w:val="single" w:sz="4" w:space="0" w:color="auto"/>
              <w:right w:val="single" w:sz="4" w:space="0" w:color="auto"/>
            </w:tcBorders>
            <w:shd w:val="clear" w:color="000000" w:fill="FFFFFF"/>
            <w:vAlign w:val="center"/>
            <w:hideMark/>
          </w:tcPr>
          <w:p w14:paraId="5A0FC52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528B0343" w14:textId="77777777" w:rsidTr="00CA26C7">
        <w:trPr>
          <w:trHeight w:val="660"/>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E47771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Dirección Zonal de Promoción de la Salud e igualdad </w:t>
            </w:r>
          </w:p>
        </w:tc>
        <w:tc>
          <w:tcPr>
            <w:tcW w:w="2100" w:type="dxa"/>
            <w:tcBorders>
              <w:top w:val="nil"/>
              <w:left w:val="nil"/>
              <w:bottom w:val="single" w:sz="4" w:space="0" w:color="auto"/>
              <w:right w:val="single" w:sz="4" w:space="0" w:color="auto"/>
            </w:tcBorders>
            <w:shd w:val="clear" w:color="000000" w:fill="FFFFFF"/>
            <w:vAlign w:val="center"/>
            <w:hideMark/>
          </w:tcPr>
          <w:p w14:paraId="06B1584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Director Zonal de Promoción de la Salud e igualdad</w:t>
            </w:r>
          </w:p>
        </w:tc>
        <w:tc>
          <w:tcPr>
            <w:tcW w:w="2600" w:type="dxa"/>
            <w:tcBorders>
              <w:top w:val="nil"/>
              <w:left w:val="nil"/>
              <w:bottom w:val="single" w:sz="4" w:space="0" w:color="auto"/>
              <w:right w:val="single" w:sz="4" w:space="0" w:color="auto"/>
            </w:tcBorders>
            <w:shd w:val="clear" w:color="000000" w:fill="FFFFFF"/>
            <w:vAlign w:val="center"/>
            <w:hideMark/>
          </w:tcPr>
          <w:p w14:paraId="5C93320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tcBorders>
              <w:top w:val="nil"/>
              <w:left w:val="nil"/>
              <w:bottom w:val="single" w:sz="4" w:space="0" w:color="auto"/>
              <w:right w:val="single" w:sz="4" w:space="0" w:color="auto"/>
            </w:tcBorders>
            <w:shd w:val="clear" w:color="000000" w:fill="FFFFFF"/>
            <w:vAlign w:val="center"/>
            <w:hideMark/>
          </w:tcPr>
          <w:p w14:paraId="15F2A81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1927054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902FC0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36DE107C" w14:textId="77777777" w:rsidTr="00CA26C7">
        <w:trPr>
          <w:trHeight w:val="660"/>
        </w:trPr>
        <w:tc>
          <w:tcPr>
            <w:tcW w:w="2620" w:type="dxa"/>
            <w:vMerge/>
            <w:tcBorders>
              <w:top w:val="nil"/>
              <w:left w:val="single" w:sz="4" w:space="0" w:color="auto"/>
              <w:bottom w:val="single" w:sz="4" w:space="0" w:color="000000"/>
              <w:right w:val="single" w:sz="4" w:space="0" w:color="auto"/>
            </w:tcBorders>
            <w:vAlign w:val="center"/>
            <w:hideMark/>
          </w:tcPr>
          <w:p w14:paraId="3A090B10"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7FA49F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Experto Zonal de Promoción de la Salud y Salud Ambiental</w:t>
            </w:r>
          </w:p>
        </w:tc>
        <w:tc>
          <w:tcPr>
            <w:tcW w:w="2600" w:type="dxa"/>
            <w:tcBorders>
              <w:top w:val="nil"/>
              <w:left w:val="nil"/>
              <w:bottom w:val="single" w:sz="4" w:space="0" w:color="auto"/>
              <w:right w:val="single" w:sz="4" w:space="0" w:color="auto"/>
            </w:tcBorders>
            <w:shd w:val="clear" w:color="000000" w:fill="FFFFFF"/>
            <w:vAlign w:val="center"/>
            <w:hideMark/>
          </w:tcPr>
          <w:p w14:paraId="27F46AD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Servidor </w:t>
            </w:r>
            <w:proofErr w:type="spellStart"/>
            <w:r w:rsidRPr="00CA26C7">
              <w:rPr>
                <w:rFonts w:eastAsia="Times New Roman" w:cstheme="minorHAnsi"/>
                <w:sz w:val="12"/>
                <w:szCs w:val="12"/>
                <w:lang w:eastAsia="es-EC"/>
              </w:rPr>
              <w:t>Publico</w:t>
            </w:r>
            <w:proofErr w:type="spellEnd"/>
            <w:r w:rsidRPr="00CA26C7">
              <w:rPr>
                <w:rFonts w:eastAsia="Times New Roman" w:cstheme="minorHAnsi"/>
                <w:sz w:val="12"/>
                <w:szCs w:val="12"/>
                <w:lang w:eastAsia="es-EC"/>
              </w:rPr>
              <w:t xml:space="preserve"> 11</w:t>
            </w:r>
          </w:p>
        </w:tc>
        <w:tc>
          <w:tcPr>
            <w:tcW w:w="2140" w:type="dxa"/>
            <w:tcBorders>
              <w:top w:val="nil"/>
              <w:left w:val="nil"/>
              <w:bottom w:val="single" w:sz="4" w:space="0" w:color="auto"/>
              <w:right w:val="single" w:sz="4" w:space="0" w:color="auto"/>
            </w:tcBorders>
            <w:shd w:val="clear" w:color="000000" w:fill="FFFFFF"/>
            <w:vAlign w:val="center"/>
            <w:hideMark/>
          </w:tcPr>
          <w:p w14:paraId="66B27E7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68AB3B7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C15AEC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33A7E6B5" w14:textId="77777777" w:rsidTr="00CA26C7">
        <w:trPr>
          <w:trHeight w:val="660"/>
        </w:trPr>
        <w:tc>
          <w:tcPr>
            <w:tcW w:w="2620" w:type="dxa"/>
            <w:vMerge/>
            <w:tcBorders>
              <w:top w:val="nil"/>
              <w:left w:val="single" w:sz="4" w:space="0" w:color="auto"/>
              <w:bottom w:val="single" w:sz="4" w:space="0" w:color="000000"/>
              <w:right w:val="single" w:sz="4" w:space="0" w:color="auto"/>
            </w:tcBorders>
            <w:vAlign w:val="center"/>
            <w:hideMark/>
          </w:tcPr>
          <w:p w14:paraId="002B2DE2"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38BD97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Promoción de la Salud y Salud Ambiental 2</w:t>
            </w:r>
          </w:p>
        </w:tc>
        <w:tc>
          <w:tcPr>
            <w:tcW w:w="2600" w:type="dxa"/>
            <w:tcBorders>
              <w:top w:val="nil"/>
              <w:left w:val="nil"/>
              <w:bottom w:val="single" w:sz="4" w:space="0" w:color="auto"/>
              <w:right w:val="single" w:sz="4" w:space="0" w:color="auto"/>
            </w:tcBorders>
            <w:shd w:val="clear" w:color="000000" w:fill="FFFFFF"/>
            <w:vAlign w:val="center"/>
            <w:hideMark/>
          </w:tcPr>
          <w:p w14:paraId="77239EE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9</w:t>
            </w:r>
          </w:p>
        </w:tc>
        <w:tc>
          <w:tcPr>
            <w:tcW w:w="2140" w:type="dxa"/>
            <w:tcBorders>
              <w:top w:val="nil"/>
              <w:left w:val="nil"/>
              <w:bottom w:val="single" w:sz="4" w:space="0" w:color="auto"/>
              <w:right w:val="single" w:sz="4" w:space="0" w:color="auto"/>
            </w:tcBorders>
            <w:shd w:val="clear" w:color="000000" w:fill="FFFFFF"/>
            <w:vAlign w:val="center"/>
            <w:hideMark/>
          </w:tcPr>
          <w:p w14:paraId="2C94BE6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6158317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F6F15E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4AE7D71F" w14:textId="77777777" w:rsidTr="00CA26C7">
        <w:trPr>
          <w:trHeight w:val="660"/>
        </w:trPr>
        <w:tc>
          <w:tcPr>
            <w:tcW w:w="2620" w:type="dxa"/>
            <w:vMerge/>
            <w:tcBorders>
              <w:top w:val="nil"/>
              <w:left w:val="single" w:sz="4" w:space="0" w:color="auto"/>
              <w:bottom w:val="single" w:sz="4" w:space="0" w:color="000000"/>
              <w:right w:val="single" w:sz="4" w:space="0" w:color="auto"/>
            </w:tcBorders>
            <w:vAlign w:val="center"/>
            <w:hideMark/>
          </w:tcPr>
          <w:p w14:paraId="4B4A728A"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218E83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Promoción de la Salud y Salud Ambiental 1</w:t>
            </w:r>
          </w:p>
        </w:tc>
        <w:tc>
          <w:tcPr>
            <w:tcW w:w="2600" w:type="dxa"/>
            <w:tcBorders>
              <w:top w:val="nil"/>
              <w:left w:val="nil"/>
              <w:bottom w:val="single" w:sz="4" w:space="0" w:color="auto"/>
              <w:right w:val="single" w:sz="4" w:space="0" w:color="auto"/>
            </w:tcBorders>
            <w:shd w:val="clear" w:color="000000" w:fill="FFFFFF"/>
            <w:vAlign w:val="center"/>
            <w:hideMark/>
          </w:tcPr>
          <w:p w14:paraId="1091FFF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tcBorders>
              <w:top w:val="nil"/>
              <w:left w:val="nil"/>
              <w:bottom w:val="single" w:sz="4" w:space="0" w:color="auto"/>
              <w:right w:val="single" w:sz="4" w:space="0" w:color="auto"/>
            </w:tcBorders>
            <w:shd w:val="clear" w:color="000000" w:fill="FFFFFF"/>
            <w:vAlign w:val="center"/>
            <w:hideMark/>
          </w:tcPr>
          <w:p w14:paraId="4C14989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4D2EDA1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Promoción de la Salud y Salud Ambiental 1</w:t>
            </w:r>
          </w:p>
        </w:tc>
        <w:tc>
          <w:tcPr>
            <w:tcW w:w="1860" w:type="dxa"/>
            <w:tcBorders>
              <w:top w:val="nil"/>
              <w:left w:val="nil"/>
              <w:bottom w:val="single" w:sz="4" w:space="0" w:color="auto"/>
              <w:right w:val="single" w:sz="4" w:space="0" w:color="auto"/>
            </w:tcBorders>
            <w:shd w:val="clear" w:color="000000" w:fill="FFFFFF"/>
            <w:vAlign w:val="center"/>
            <w:hideMark/>
          </w:tcPr>
          <w:p w14:paraId="1972245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1AC967A9"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3B3493BC"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B14541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Experto Zonal de Derechos humanos , Equidad Interculturalidad y Participación social en salud</w:t>
            </w:r>
          </w:p>
        </w:tc>
        <w:tc>
          <w:tcPr>
            <w:tcW w:w="2600" w:type="dxa"/>
            <w:tcBorders>
              <w:top w:val="nil"/>
              <w:left w:val="nil"/>
              <w:bottom w:val="single" w:sz="4" w:space="0" w:color="auto"/>
              <w:right w:val="single" w:sz="4" w:space="0" w:color="auto"/>
            </w:tcBorders>
            <w:shd w:val="clear" w:color="000000" w:fill="FFFFFF"/>
            <w:vAlign w:val="center"/>
            <w:hideMark/>
          </w:tcPr>
          <w:p w14:paraId="05EB949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Servidor </w:t>
            </w:r>
            <w:proofErr w:type="spellStart"/>
            <w:r w:rsidRPr="00CA26C7">
              <w:rPr>
                <w:rFonts w:eastAsia="Times New Roman" w:cstheme="minorHAnsi"/>
                <w:sz w:val="12"/>
                <w:szCs w:val="12"/>
                <w:lang w:eastAsia="es-EC"/>
              </w:rPr>
              <w:t>Publico</w:t>
            </w:r>
            <w:proofErr w:type="spellEnd"/>
            <w:r w:rsidRPr="00CA26C7">
              <w:rPr>
                <w:rFonts w:eastAsia="Times New Roman" w:cstheme="minorHAnsi"/>
                <w:sz w:val="12"/>
                <w:szCs w:val="12"/>
                <w:lang w:eastAsia="es-EC"/>
              </w:rPr>
              <w:t xml:space="preserve"> 11</w:t>
            </w:r>
          </w:p>
        </w:tc>
        <w:tc>
          <w:tcPr>
            <w:tcW w:w="2140" w:type="dxa"/>
            <w:tcBorders>
              <w:top w:val="nil"/>
              <w:left w:val="nil"/>
              <w:bottom w:val="single" w:sz="4" w:space="0" w:color="auto"/>
              <w:right w:val="single" w:sz="4" w:space="0" w:color="auto"/>
            </w:tcBorders>
            <w:shd w:val="clear" w:color="000000" w:fill="FFFFFF"/>
            <w:vAlign w:val="center"/>
            <w:hideMark/>
          </w:tcPr>
          <w:p w14:paraId="39AFECE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2D1F119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1BF1800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12184D24"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3B9A6D13"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E5751F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Derechos humanos , Equidad Interculturalidad y Participación social en salud 2</w:t>
            </w:r>
          </w:p>
        </w:tc>
        <w:tc>
          <w:tcPr>
            <w:tcW w:w="2600" w:type="dxa"/>
            <w:tcBorders>
              <w:top w:val="nil"/>
              <w:left w:val="nil"/>
              <w:bottom w:val="single" w:sz="4" w:space="0" w:color="auto"/>
              <w:right w:val="single" w:sz="4" w:space="0" w:color="auto"/>
            </w:tcBorders>
            <w:shd w:val="clear" w:color="000000" w:fill="FFFFFF"/>
            <w:vAlign w:val="center"/>
            <w:hideMark/>
          </w:tcPr>
          <w:p w14:paraId="66F01EF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9</w:t>
            </w:r>
          </w:p>
        </w:tc>
        <w:tc>
          <w:tcPr>
            <w:tcW w:w="2140" w:type="dxa"/>
            <w:tcBorders>
              <w:top w:val="nil"/>
              <w:left w:val="nil"/>
              <w:bottom w:val="single" w:sz="4" w:space="0" w:color="auto"/>
              <w:right w:val="single" w:sz="4" w:space="0" w:color="auto"/>
            </w:tcBorders>
            <w:shd w:val="clear" w:color="000000" w:fill="FFFFFF"/>
            <w:vAlign w:val="center"/>
            <w:hideMark/>
          </w:tcPr>
          <w:p w14:paraId="24E09FF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5866272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61F86A7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05275BB2"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49541A9F"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3A8E169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Derechos humanos , Equidad Interculturalidad y Participación social en salud 1</w:t>
            </w:r>
          </w:p>
        </w:tc>
        <w:tc>
          <w:tcPr>
            <w:tcW w:w="2600" w:type="dxa"/>
            <w:tcBorders>
              <w:top w:val="nil"/>
              <w:left w:val="nil"/>
              <w:bottom w:val="single" w:sz="4" w:space="0" w:color="auto"/>
              <w:right w:val="single" w:sz="4" w:space="0" w:color="auto"/>
            </w:tcBorders>
            <w:shd w:val="clear" w:color="000000" w:fill="FFFFFF"/>
            <w:vAlign w:val="center"/>
            <w:hideMark/>
          </w:tcPr>
          <w:p w14:paraId="7806382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tcBorders>
              <w:top w:val="nil"/>
              <w:left w:val="nil"/>
              <w:bottom w:val="single" w:sz="4" w:space="0" w:color="auto"/>
              <w:right w:val="single" w:sz="4" w:space="0" w:color="auto"/>
            </w:tcBorders>
            <w:shd w:val="clear" w:color="000000" w:fill="FFFFFF"/>
            <w:vAlign w:val="center"/>
            <w:hideMark/>
          </w:tcPr>
          <w:p w14:paraId="21A46BE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3BCC915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Derechos humanos , Equidad Interculturalidad y Participación social en salud 1</w:t>
            </w:r>
          </w:p>
        </w:tc>
        <w:tc>
          <w:tcPr>
            <w:tcW w:w="1860" w:type="dxa"/>
            <w:tcBorders>
              <w:top w:val="nil"/>
              <w:left w:val="nil"/>
              <w:bottom w:val="single" w:sz="4" w:space="0" w:color="auto"/>
              <w:right w:val="single" w:sz="4" w:space="0" w:color="auto"/>
            </w:tcBorders>
            <w:shd w:val="clear" w:color="000000" w:fill="FFFFFF"/>
            <w:vAlign w:val="center"/>
            <w:hideMark/>
          </w:tcPr>
          <w:p w14:paraId="31F0FD0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3BA87D2D" w14:textId="77777777" w:rsidTr="00CA26C7">
        <w:trPr>
          <w:trHeight w:val="1185"/>
        </w:trPr>
        <w:tc>
          <w:tcPr>
            <w:tcW w:w="2620" w:type="dxa"/>
            <w:vMerge/>
            <w:tcBorders>
              <w:top w:val="nil"/>
              <w:left w:val="single" w:sz="4" w:space="0" w:color="auto"/>
              <w:bottom w:val="single" w:sz="4" w:space="0" w:color="000000"/>
              <w:right w:val="single" w:sz="4" w:space="0" w:color="auto"/>
            </w:tcBorders>
            <w:vAlign w:val="center"/>
            <w:hideMark/>
          </w:tcPr>
          <w:p w14:paraId="51F57BF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51A113A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2B7B1F7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tcBorders>
              <w:top w:val="nil"/>
              <w:left w:val="nil"/>
              <w:bottom w:val="single" w:sz="4" w:space="0" w:color="auto"/>
              <w:right w:val="single" w:sz="4" w:space="0" w:color="auto"/>
            </w:tcBorders>
            <w:shd w:val="clear" w:color="000000" w:fill="FFFFFF"/>
            <w:vAlign w:val="center"/>
            <w:hideMark/>
          </w:tcPr>
          <w:p w14:paraId="2D7219F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D5B6331"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Nutricionista 1</w:t>
            </w:r>
          </w:p>
        </w:tc>
        <w:tc>
          <w:tcPr>
            <w:tcW w:w="1860" w:type="dxa"/>
            <w:tcBorders>
              <w:top w:val="nil"/>
              <w:left w:val="nil"/>
              <w:bottom w:val="single" w:sz="4" w:space="0" w:color="auto"/>
              <w:right w:val="single" w:sz="4" w:space="0" w:color="auto"/>
            </w:tcBorders>
            <w:shd w:val="clear" w:color="000000" w:fill="FFFFFF"/>
            <w:vAlign w:val="center"/>
            <w:hideMark/>
          </w:tcPr>
          <w:p w14:paraId="05F8FA57"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2</w:t>
            </w:r>
          </w:p>
        </w:tc>
      </w:tr>
      <w:tr w:rsidR="00CA26C7" w:rsidRPr="00CA26C7" w14:paraId="16C8F482" w14:textId="77777777" w:rsidTr="00CA26C7">
        <w:trPr>
          <w:trHeight w:val="945"/>
        </w:trPr>
        <w:tc>
          <w:tcPr>
            <w:tcW w:w="2620" w:type="dxa"/>
            <w:vMerge w:val="restart"/>
            <w:tcBorders>
              <w:top w:val="nil"/>
              <w:left w:val="single" w:sz="4" w:space="0" w:color="auto"/>
              <w:bottom w:val="nil"/>
              <w:right w:val="single" w:sz="4" w:space="0" w:color="auto"/>
            </w:tcBorders>
            <w:shd w:val="clear" w:color="000000" w:fill="FFFFFF"/>
            <w:vAlign w:val="center"/>
            <w:hideMark/>
          </w:tcPr>
          <w:p w14:paraId="49D6E93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de Provisión y Calidad de los Servicios de Salud</w:t>
            </w:r>
          </w:p>
        </w:tc>
        <w:tc>
          <w:tcPr>
            <w:tcW w:w="2100" w:type="dxa"/>
            <w:tcBorders>
              <w:top w:val="nil"/>
              <w:left w:val="nil"/>
              <w:bottom w:val="single" w:sz="4" w:space="0" w:color="auto"/>
              <w:right w:val="single" w:sz="4" w:space="0" w:color="auto"/>
            </w:tcBorders>
            <w:shd w:val="clear" w:color="000000" w:fill="FFFFFF"/>
            <w:vAlign w:val="center"/>
            <w:hideMark/>
          </w:tcPr>
          <w:p w14:paraId="54BD897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Director Zonal de Provisión  y calidad de los servicios de Salud</w:t>
            </w:r>
          </w:p>
        </w:tc>
        <w:tc>
          <w:tcPr>
            <w:tcW w:w="2600" w:type="dxa"/>
            <w:tcBorders>
              <w:top w:val="nil"/>
              <w:left w:val="nil"/>
              <w:bottom w:val="single" w:sz="4" w:space="0" w:color="auto"/>
              <w:right w:val="single" w:sz="4" w:space="0" w:color="auto"/>
            </w:tcBorders>
            <w:shd w:val="clear" w:color="000000" w:fill="FFFFFF"/>
            <w:vAlign w:val="center"/>
            <w:hideMark/>
          </w:tcPr>
          <w:p w14:paraId="06508E8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7980A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de Provisión y Calidad de los Servicios de Salud</w:t>
            </w:r>
          </w:p>
        </w:tc>
        <w:tc>
          <w:tcPr>
            <w:tcW w:w="1860" w:type="dxa"/>
            <w:tcBorders>
              <w:top w:val="nil"/>
              <w:left w:val="nil"/>
              <w:bottom w:val="single" w:sz="4" w:space="0" w:color="auto"/>
              <w:right w:val="single" w:sz="4" w:space="0" w:color="auto"/>
            </w:tcBorders>
            <w:shd w:val="clear" w:color="000000" w:fill="FFFFFF"/>
            <w:vAlign w:val="center"/>
            <w:hideMark/>
          </w:tcPr>
          <w:p w14:paraId="5F4960C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DIRECTOR DE HOSPITAL BASICO DE MENOS DE 30 CAMAS</w:t>
            </w:r>
          </w:p>
        </w:tc>
        <w:tc>
          <w:tcPr>
            <w:tcW w:w="1860" w:type="dxa"/>
            <w:tcBorders>
              <w:top w:val="nil"/>
              <w:left w:val="nil"/>
              <w:bottom w:val="single" w:sz="4" w:space="0" w:color="auto"/>
              <w:right w:val="single" w:sz="4" w:space="0" w:color="auto"/>
            </w:tcBorders>
            <w:shd w:val="clear" w:color="000000" w:fill="FFFFFF"/>
            <w:vAlign w:val="center"/>
            <w:hideMark/>
          </w:tcPr>
          <w:p w14:paraId="1D13AC6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JERARQUICO SUPERIOR </w:t>
            </w:r>
          </w:p>
        </w:tc>
      </w:tr>
      <w:tr w:rsidR="00CA26C7" w:rsidRPr="00CA26C7" w14:paraId="4EC4D60E"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3658EEF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CD3C44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Experto Zonal de Calidad de los Servicios </w:t>
            </w:r>
          </w:p>
        </w:tc>
        <w:tc>
          <w:tcPr>
            <w:tcW w:w="2600" w:type="dxa"/>
            <w:tcBorders>
              <w:top w:val="nil"/>
              <w:left w:val="nil"/>
              <w:bottom w:val="single" w:sz="4" w:space="0" w:color="auto"/>
              <w:right w:val="single" w:sz="4" w:space="0" w:color="auto"/>
            </w:tcBorders>
            <w:shd w:val="clear" w:color="000000" w:fill="FFFFFF"/>
            <w:vAlign w:val="center"/>
            <w:hideMark/>
          </w:tcPr>
          <w:p w14:paraId="331ED0F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Servidor </w:t>
            </w:r>
            <w:proofErr w:type="spellStart"/>
            <w:r w:rsidRPr="00CA26C7">
              <w:rPr>
                <w:rFonts w:eastAsia="Times New Roman" w:cstheme="minorHAnsi"/>
                <w:sz w:val="12"/>
                <w:szCs w:val="12"/>
                <w:lang w:eastAsia="es-EC"/>
              </w:rPr>
              <w:t>Publico</w:t>
            </w:r>
            <w:proofErr w:type="spellEnd"/>
            <w:r w:rsidRPr="00CA26C7">
              <w:rPr>
                <w:rFonts w:eastAsia="Times New Roman" w:cstheme="minorHAnsi"/>
                <w:sz w:val="12"/>
                <w:szCs w:val="12"/>
                <w:lang w:eastAsia="es-EC"/>
              </w:rPr>
              <w:t xml:space="preserve"> 11</w:t>
            </w:r>
          </w:p>
        </w:tc>
        <w:tc>
          <w:tcPr>
            <w:tcW w:w="2140" w:type="dxa"/>
            <w:vMerge/>
            <w:tcBorders>
              <w:top w:val="nil"/>
              <w:left w:val="single" w:sz="4" w:space="0" w:color="auto"/>
              <w:bottom w:val="single" w:sz="4" w:space="0" w:color="000000"/>
              <w:right w:val="single" w:sz="4" w:space="0" w:color="auto"/>
            </w:tcBorders>
            <w:vAlign w:val="center"/>
            <w:hideMark/>
          </w:tcPr>
          <w:p w14:paraId="4044158F"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EFBE9C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7143BD5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7C6B907A"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7054AA5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B17512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Calidad de los Servicios </w:t>
            </w:r>
          </w:p>
        </w:tc>
        <w:tc>
          <w:tcPr>
            <w:tcW w:w="2600" w:type="dxa"/>
            <w:tcBorders>
              <w:top w:val="nil"/>
              <w:left w:val="nil"/>
              <w:bottom w:val="single" w:sz="4" w:space="0" w:color="auto"/>
              <w:right w:val="single" w:sz="4" w:space="0" w:color="auto"/>
            </w:tcBorders>
            <w:shd w:val="clear" w:color="000000" w:fill="FFFFFF"/>
            <w:vAlign w:val="center"/>
            <w:hideMark/>
          </w:tcPr>
          <w:p w14:paraId="489109B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9</w:t>
            </w:r>
          </w:p>
        </w:tc>
        <w:tc>
          <w:tcPr>
            <w:tcW w:w="2140" w:type="dxa"/>
            <w:vMerge/>
            <w:tcBorders>
              <w:top w:val="nil"/>
              <w:left w:val="single" w:sz="4" w:space="0" w:color="auto"/>
              <w:bottom w:val="single" w:sz="4" w:space="0" w:color="000000"/>
              <w:right w:val="single" w:sz="4" w:space="0" w:color="auto"/>
            </w:tcBorders>
            <w:vAlign w:val="center"/>
            <w:hideMark/>
          </w:tcPr>
          <w:p w14:paraId="7F2F063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A0DC65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D7FD71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25BB860C"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4592939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33466F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calidad de los servicios 1</w:t>
            </w:r>
          </w:p>
        </w:tc>
        <w:tc>
          <w:tcPr>
            <w:tcW w:w="2600" w:type="dxa"/>
            <w:tcBorders>
              <w:top w:val="nil"/>
              <w:left w:val="nil"/>
              <w:bottom w:val="single" w:sz="4" w:space="0" w:color="auto"/>
              <w:right w:val="single" w:sz="4" w:space="0" w:color="auto"/>
            </w:tcBorders>
            <w:shd w:val="clear" w:color="000000" w:fill="FFFFFF"/>
            <w:vAlign w:val="center"/>
            <w:hideMark/>
          </w:tcPr>
          <w:p w14:paraId="2C5ECF2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4C3EA2BA"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19F587F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calidad de los servicios 1</w:t>
            </w:r>
          </w:p>
        </w:tc>
        <w:tc>
          <w:tcPr>
            <w:tcW w:w="1860" w:type="dxa"/>
            <w:tcBorders>
              <w:top w:val="nil"/>
              <w:left w:val="nil"/>
              <w:bottom w:val="single" w:sz="4" w:space="0" w:color="auto"/>
              <w:right w:val="single" w:sz="4" w:space="0" w:color="auto"/>
            </w:tcBorders>
            <w:shd w:val="clear" w:color="000000" w:fill="FFFFFF"/>
            <w:vAlign w:val="center"/>
            <w:hideMark/>
          </w:tcPr>
          <w:p w14:paraId="7B6D289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01765228"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261235A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3A02EF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Experto Zonal de Medicamentos y Dispositivos </w:t>
            </w:r>
            <w:proofErr w:type="spellStart"/>
            <w:r w:rsidRPr="00CA26C7">
              <w:rPr>
                <w:rFonts w:eastAsia="Times New Roman" w:cstheme="minorHAnsi"/>
                <w:sz w:val="12"/>
                <w:szCs w:val="12"/>
                <w:lang w:eastAsia="es-EC"/>
              </w:rPr>
              <w:t>Medicos</w:t>
            </w:r>
            <w:proofErr w:type="spellEnd"/>
            <w:r w:rsidRPr="00CA26C7">
              <w:rPr>
                <w:rFonts w:eastAsia="Times New Roman" w:cstheme="minorHAnsi"/>
                <w:sz w:val="12"/>
                <w:szCs w:val="12"/>
                <w:lang w:eastAsia="es-EC"/>
              </w:rPr>
              <w:t xml:space="preserve"> </w:t>
            </w:r>
          </w:p>
        </w:tc>
        <w:tc>
          <w:tcPr>
            <w:tcW w:w="2600" w:type="dxa"/>
            <w:tcBorders>
              <w:top w:val="nil"/>
              <w:left w:val="nil"/>
              <w:bottom w:val="single" w:sz="4" w:space="0" w:color="auto"/>
              <w:right w:val="single" w:sz="4" w:space="0" w:color="auto"/>
            </w:tcBorders>
            <w:shd w:val="clear" w:color="000000" w:fill="FFFFFF"/>
            <w:vAlign w:val="center"/>
            <w:hideMark/>
          </w:tcPr>
          <w:p w14:paraId="53368C8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Servidor </w:t>
            </w:r>
            <w:proofErr w:type="spellStart"/>
            <w:r w:rsidRPr="00CA26C7">
              <w:rPr>
                <w:rFonts w:eastAsia="Times New Roman" w:cstheme="minorHAnsi"/>
                <w:sz w:val="12"/>
                <w:szCs w:val="12"/>
                <w:lang w:eastAsia="es-EC"/>
              </w:rPr>
              <w:t>Publico</w:t>
            </w:r>
            <w:proofErr w:type="spellEnd"/>
            <w:r w:rsidRPr="00CA26C7">
              <w:rPr>
                <w:rFonts w:eastAsia="Times New Roman" w:cstheme="minorHAnsi"/>
                <w:sz w:val="12"/>
                <w:szCs w:val="12"/>
                <w:lang w:eastAsia="es-EC"/>
              </w:rPr>
              <w:t xml:space="preserve"> 11</w:t>
            </w:r>
          </w:p>
        </w:tc>
        <w:tc>
          <w:tcPr>
            <w:tcW w:w="2140" w:type="dxa"/>
            <w:vMerge/>
            <w:tcBorders>
              <w:top w:val="nil"/>
              <w:left w:val="single" w:sz="4" w:space="0" w:color="auto"/>
              <w:bottom w:val="single" w:sz="4" w:space="0" w:color="000000"/>
              <w:right w:val="single" w:sz="4" w:space="0" w:color="auto"/>
            </w:tcBorders>
            <w:vAlign w:val="center"/>
            <w:hideMark/>
          </w:tcPr>
          <w:p w14:paraId="6EB9E5DD"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CB452C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5CD8BA7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73790F63"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333A83BA"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6DC3D1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Medicamentos y Dispositivos </w:t>
            </w:r>
            <w:proofErr w:type="spellStart"/>
            <w:r w:rsidRPr="00CA26C7">
              <w:rPr>
                <w:rFonts w:eastAsia="Times New Roman" w:cstheme="minorHAnsi"/>
                <w:sz w:val="12"/>
                <w:szCs w:val="12"/>
                <w:lang w:eastAsia="es-EC"/>
              </w:rPr>
              <w:t>Medicos</w:t>
            </w:r>
            <w:proofErr w:type="spellEnd"/>
            <w:r w:rsidRPr="00CA26C7">
              <w:rPr>
                <w:rFonts w:eastAsia="Times New Roman" w:cstheme="minorHAnsi"/>
                <w:sz w:val="12"/>
                <w:szCs w:val="12"/>
                <w:lang w:eastAsia="es-EC"/>
              </w:rPr>
              <w:t xml:space="preserve"> </w:t>
            </w:r>
          </w:p>
        </w:tc>
        <w:tc>
          <w:tcPr>
            <w:tcW w:w="2600" w:type="dxa"/>
            <w:tcBorders>
              <w:top w:val="nil"/>
              <w:left w:val="nil"/>
              <w:bottom w:val="single" w:sz="4" w:space="0" w:color="auto"/>
              <w:right w:val="single" w:sz="4" w:space="0" w:color="auto"/>
            </w:tcBorders>
            <w:shd w:val="clear" w:color="000000" w:fill="FFFFFF"/>
            <w:vAlign w:val="center"/>
            <w:hideMark/>
          </w:tcPr>
          <w:p w14:paraId="2A200AB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2A46B8A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76260F9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Medicamentos y Dispositivos </w:t>
            </w:r>
            <w:proofErr w:type="spellStart"/>
            <w:r w:rsidRPr="00CA26C7">
              <w:rPr>
                <w:rFonts w:eastAsia="Times New Roman" w:cstheme="minorHAnsi"/>
                <w:sz w:val="12"/>
                <w:szCs w:val="12"/>
                <w:lang w:eastAsia="es-EC"/>
              </w:rPr>
              <w:t>Medicos</w:t>
            </w:r>
            <w:proofErr w:type="spellEnd"/>
            <w:r w:rsidRPr="00CA26C7">
              <w:rPr>
                <w:rFonts w:eastAsia="Times New Roman" w:cstheme="minorHAnsi"/>
                <w:sz w:val="12"/>
                <w:szCs w:val="12"/>
                <w:lang w:eastAsia="es-EC"/>
              </w:rPr>
              <w:t xml:space="preserve"> </w:t>
            </w:r>
          </w:p>
        </w:tc>
        <w:tc>
          <w:tcPr>
            <w:tcW w:w="1860" w:type="dxa"/>
            <w:tcBorders>
              <w:top w:val="nil"/>
              <w:left w:val="nil"/>
              <w:bottom w:val="single" w:sz="4" w:space="0" w:color="auto"/>
              <w:right w:val="single" w:sz="4" w:space="0" w:color="auto"/>
            </w:tcBorders>
            <w:shd w:val="clear" w:color="000000" w:fill="FFFFFF"/>
            <w:vAlign w:val="center"/>
            <w:hideMark/>
          </w:tcPr>
          <w:p w14:paraId="2D32086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7533CA63"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06503D1C"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4F44FD43" w14:textId="77777777" w:rsidR="00CA26C7" w:rsidRPr="00CA26C7" w:rsidRDefault="00CA26C7" w:rsidP="00CA26C7">
            <w:pPr>
              <w:spacing w:after="0" w:line="240" w:lineRule="auto"/>
              <w:jc w:val="center"/>
              <w:rPr>
                <w:rFonts w:eastAsia="Times New Roman" w:cstheme="minorHAnsi"/>
                <w:sz w:val="12"/>
                <w:szCs w:val="12"/>
                <w:lang w:eastAsia="es-EC"/>
              </w:rPr>
            </w:pPr>
            <w:proofErr w:type="spellStart"/>
            <w:r w:rsidRPr="00CA26C7">
              <w:rPr>
                <w:rFonts w:eastAsia="Times New Roman" w:cstheme="minorHAnsi"/>
                <w:sz w:val="12"/>
                <w:szCs w:val="12"/>
                <w:lang w:eastAsia="es-EC"/>
              </w:rPr>
              <w:t>Espñecialista</w:t>
            </w:r>
            <w:proofErr w:type="spellEnd"/>
            <w:r w:rsidRPr="00CA26C7">
              <w:rPr>
                <w:rFonts w:eastAsia="Times New Roman" w:cstheme="minorHAnsi"/>
                <w:sz w:val="12"/>
                <w:szCs w:val="12"/>
                <w:lang w:eastAsia="es-EC"/>
              </w:rPr>
              <w:t xml:space="preserve"> Zonal de Infraestructura, Equipamiento y Mantenimiento Sanitario</w:t>
            </w:r>
          </w:p>
        </w:tc>
        <w:tc>
          <w:tcPr>
            <w:tcW w:w="2600" w:type="dxa"/>
            <w:tcBorders>
              <w:top w:val="nil"/>
              <w:left w:val="nil"/>
              <w:bottom w:val="single" w:sz="4" w:space="0" w:color="auto"/>
              <w:right w:val="single" w:sz="4" w:space="0" w:color="auto"/>
            </w:tcBorders>
            <w:shd w:val="clear" w:color="000000" w:fill="FFFFFF"/>
            <w:vAlign w:val="center"/>
            <w:hideMark/>
          </w:tcPr>
          <w:p w14:paraId="24B4E5F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4AE7A49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33A185C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5696E09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44E12BEC"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5EE8329F"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CEAE4F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Provisión de Servicio de Salud 3</w:t>
            </w:r>
          </w:p>
        </w:tc>
        <w:tc>
          <w:tcPr>
            <w:tcW w:w="2600" w:type="dxa"/>
            <w:tcBorders>
              <w:top w:val="nil"/>
              <w:left w:val="nil"/>
              <w:bottom w:val="single" w:sz="4" w:space="0" w:color="auto"/>
              <w:right w:val="single" w:sz="4" w:space="0" w:color="auto"/>
            </w:tcBorders>
            <w:shd w:val="clear" w:color="000000" w:fill="FFFFFF"/>
            <w:vAlign w:val="center"/>
            <w:hideMark/>
          </w:tcPr>
          <w:p w14:paraId="2A5DA99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Servidor </w:t>
            </w:r>
            <w:proofErr w:type="spellStart"/>
            <w:r w:rsidRPr="00CA26C7">
              <w:rPr>
                <w:rFonts w:eastAsia="Times New Roman" w:cstheme="minorHAnsi"/>
                <w:sz w:val="12"/>
                <w:szCs w:val="12"/>
                <w:lang w:eastAsia="es-EC"/>
              </w:rPr>
              <w:t>Publico</w:t>
            </w:r>
            <w:proofErr w:type="spellEnd"/>
            <w:r w:rsidRPr="00CA26C7">
              <w:rPr>
                <w:rFonts w:eastAsia="Times New Roman" w:cstheme="minorHAnsi"/>
                <w:sz w:val="12"/>
                <w:szCs w:val="12"/>
                <w:lang w:eastAsia="es-EC"/>
              </w:rPr>
              <w:t xml:space="preserve"> 10</w:t>
            </w:r>
          </w:p>
        </w:tc>
        <w:tc>
          <w:tcPr>
            <w:tcW w:w="2140" w:type="dxa"/>
            <w:vMerge/>
            <w:tcBorders>
              <w:top w:val="nil"/>
              <w:left w:val="single" w:sz="4" w:space="0" w:color="auto"/>
              <w:bottom w:val="single" w:sz="4" w:space="0" w:color="000000"/>
              <w:right w:val="single" w:sz="4" w:space="0" w:color="auto"/>
            </w:tcBorders>
            <w:vAlign w:val="center"/>
            <w:hideMark/>
          </w:tcPr>
          <w:p w14:paraId="6640275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63185B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74E3091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619C62DD"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0D5ED1C8"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9A29F5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Discapacidades 2</w:t>
            </w:r>
          </w:p>
        </w:tc>
        <w:tc>
          <w:tcPr>
            <w:tcW w:w="2600" w:type="dxa"/>
            <w:tcBorders>
              <w:top w:val="nil"/>
              <w:left w:val="nil"/>
              <w:bottom w:val="single" w:sz="4" w:space="0" w:color="auto"/>
              <w:right w:val="single" w:sz="4" w:space="0" w:color="auto"/>
            </w:tcBorders>
            <w:shd w:val="clear" w:color="000000" w:fill="FFFFFF"/>
            <w:vAlign w:val="center"/>
            <w:hideMark/>
          </w:tcPr>
          <w:p w14:paraId="3EC8144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Servidor </w:t>
            </w:r>
            <w:proofErr w:type="spellStart"/>
            <w:r w:rsidRPr="00CA26C7">
              <w:rPr>
                <w:rFonts w:eastAsia="Times New Roman" w:cstheme="minorHAnsi"/>
                <w:sz w:val="12"/>
                <w:szCs w:val="12"/>
                <w:lang w:eastAsia="es-EC"/>
              </w:rPr>
              <w:t>Publico</w:t>
            </w:r>
            <w:proofErr w:type="spellEnd"/>
            <w:r w:rsidRPr="00CA26C7">
              <w:rPr>
                <w:rFonts w:eastAsia="Times New Roman" w:cstheme="minorHAnsi"/>
                <w:sz w:val="12"/>
                <w:szCs w:val="12"/>
                <w:lang w:eastAsia="es-EC"/>
              </w:rPr>
              <w:t xml:space="preserve"> 9</w:t>
            </w:r>
          </w:p>
        </w:tc>
        <w:tc>
          <w:tcPr>
            <w:tcW w:w="2140" w:type="dxa"/>
            <w:vMerge/>
            <w:tcBorders>
              <w:top w:val="nil"/>
              <w:left w:val="single" w:sz="4" w:space="0" w:color="auto"/>
              <w:bottom w:val="single" w:sz="4" w:space="0" w:color="000000"/>
              <w:right w:val="single" w:sz="4" w:space="0" w:color="auto"/>
            </w:tcBorders>
            <w:vAlign w:val="center"/>
            <w:hideMark/>
          </w:tcPr>
          <w:p w14:paraId="1CBF377F"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EC0CA1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7515D51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6E937CF1" w14:textId="77777777" w:rsidTr="00CA26C7">
        <w:trPr>
          <w:trHeight w:val="945"/>
        </w:trPr>
        <w:tc>
          <w:tcPr>
            <w:tcW w:w="2620" w:type="dxa"/>
            <w:vMerge/>
            <w:tcBorders>
              <w:top w:val="nil"/>
              <w:left w:val="single" w:sz="4" w:space="0" w:color="auto"/>
              <w:bottom w:val="nil"/>
              <w:right w:val="single" w:sz="4" w:space="0" w:color="auto"/>
            </w:tcBorders>
            <w:vAlign w:val="center"/>
            <w:hideMark/>
          </w:tcPr>
          <w:p w14:paraId="4789A93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72CFF7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Discapacidades 1</w:t>
            </w:r>
          </w:p>
        </w:tc>
        <w:tc>
          <w:tcPr>
            <w:tcW w:w="2600" w:type="dxa"/>
            <w:tcBorders>
              <w:top w:val="nil"/>
              <w:left w:val="nil"/>
              <w:bottom w:val="single" w:sz="4" w:space="0" w:color="auto"/>
              <w:right w:val="single" w:sz="4" w:space="0" w:color="auto"/>
            </w:tcBorders>
            <w:shd w:val="clear" w:color="000000" w:fill="FFFFFF"/>
            <w:vAlign w:val="center"/>
            <w:hideMark/>
          </w:tcPr>
          <w:p w14:paraId="64514E5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1E3694AE"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2EF2987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Especialista Zonal de Discapacidades 1</w:t>
            </w:r>
          </w:p>
        </w:tc>
        <w:tc>
          <w:tcPr>
            <w:tcW w:w="1860" w:type="dxa"/>
            <w:tcBorders>
              <w:top w:val="nil"/>
              <w:left w:val="nil"/>
              <w:bottom w:val="single" w:sz="4" w:space="0" w:color="auto"/>
              <w:right w:val="single" w:sz="4" w:space="0" w:color="auto"/>
            </w:tcBorders>
            <w:shd w:val="clear" w:color="000000" w:fill="FFFFFF"/>
            <w:vAlign w:val="center"/>
            <w:hideMark/>
          </w:tcPr>
          <w:p w14:paraId="2BD03BD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014E8E64" w14:textId="77777777" w:rsidTr="00CA26C7">
        <w:trPr>
          <w:trHeight w:val="945"/>
        </w:trPr>
        <w:tc>
          <w:tcPr>
            <w:tcW w:w="2620" w:type="dxa"/>
            <w:tcBorders>
              <w:top w:val="nil"/>
              <w:left w:val="single" w:sz="4" w:space="0" w:color="auto"/>
              <w:bottom w:val="nil"/>
              <w:right w:val="single" w:sz="4" w:space="0" w:color="auto"/>
            </w:tcBorders>
            <w:shd w:val="clear" w:color="000000" w:fill="FFFFFF"/>
            <w:vAlign w:val="center"/>
            <w:hideMark/>
          </w:tcPr>
          <w:p w14:paraId="2B2D165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00" w:type="dxa"/>
            <w:tcBorders>
              <w:top w:val="nil"/>
              <w:left w:val="nil"/>
              <w:bottom w:val="single" w:sz="4" w:space="0" w:color="auto"/>
              <w:right w:val="single" w:sz="4" w:space="0" w:color="auto"/>
            </w:tcBorders>
            <w:shd w:val="clear" w:color="000000" w:fill="FFFFFF"/>
            <w:vAlign w:val="center"/>
            <w:hideMark/>
          </w:tcPr>
          <w:p w14:paraId="7BBF244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6EDFB0B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tcBorders>
              <w:top w:val="nil"/>
              <w:left w:val="nil"/>
              <w:bottom w:val="nil"/>
              <w:right w:val="single" w:sz="4" w:space="0" w:color="auto"/>
            </w:tcBorders>
            <w:shd w:val="clear" w:color="000000" w:fill="FFFFFF"/>
            <w:vAlign w:val="center"/>
            <w:hideMark/>
          </w:tcPr>
          <w:p w14:paraId="168BB00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7EBE784"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MEDICO GENERAL </w:t>
            </w:r>
          </w:p>
        </w:tc>
        <w:tc>
          <w:tcPr>
            <w:tcW w:w="1860" w:type="dxa"/>
            <w:tcBorders>
              <w:top w:val="nil"/>
              <w:left w:val="nil"/>
              <w:bottom w:val="single" w:sz="4" w:space="0" w:color="auto"/>
              <w:right w:val="single" w:sz="4" w:space="0" w:color="auto"/>
            </w:tcBorders>
            <w:shd w:val="clear" w:color="000000" w:fill="FFFFFF"/>
            <w:vAlign w:val="center"/>
            <w:hideMark/>
          </w:tcPr>
          <w:p w14:paraId="001D5B92"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9</w:t>
            </w:r>
          </w:p>
        </w:tc>
      </w:tr>
      <w:tr w:rsidR="00CA26C7" w:rsidRPr="00CA26C7" w14:paraId="08BAEE18" w14:textId="77777777" w:rsidTr="00CA26C7">
        <w:trPr>
          <w:trHeight w:val="945"/>
        </w:trPr>
        <w:tc>
          <w:tcPr>
            <w:tcW w:w="262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DB9351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de Planificación</w:t>
            </w:r>
          </w:p>
        </w:tc>
        <w:tc>
          <w:tcPr>
            <w:tcW w:w="2100" w:type="dxa"/>
            <w:tcBorders>
              <w:top w:val="nil"/>
              <w:left w:val="nil"/>
              <w:bottom w:val="single" w:sz="4" w:space="0" w:color="auto"/>
              <w:right w:val="single" w:sz="4" w:space="0" w:color="auto"/>
            </w:tcBorders>
            <w:shd w:val="clear" w:color="000000" w:fill="FFFFFF"/>
            <w:vAlign w:val="center"/>
            <w:hideMark/>
          </w:tcPr>
          <w:p w14:paraId="0536CCB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Director Zonal de Planificación </w:t>
            </w:r>
          </w:p>
        </w:tc>
        <w:tc>
          <w:tcPr>
            <w:tcW w:w="2600" w:type="dxa"/>
            <w:tcBorders>
              <w:top w:val="nil"/>
              <w:left w:val="nil"/>
              <w:bottom w:val="single" w:sz="4" w:space="0" w:color="auto"/>
              <w:right w:val="single" w:sz="4" w:space="0" w:color="auto"/>
            </w:tcBorders>
            <w:shd w:val="clear" w:color="000000" w:fill="FFFFFF"/>
            <w:vAlign w:val="center"/>
            <w:hideMark/>
          </w:tcPr>
          <w:p w14:paraId="22589CB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C7FF0B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de Planificación</w:t>
            </w:r>
          </w:p>
        </w:tc>
        <w:tc>
          <w:tcPr>
            <w:tcW w:w="1860" w:type="dxa"/>
            <w:tcBorders>
              <w:top w:val="nil"/>
              <w:left w:val="nil"/>
              <w:bottom w:val="single" w:sz="4" w:space="0" w:color="auto"/>
              <w:right w:val="single" w:sz="4" w:space="0" w:color="auto"/>
            </w:tcBorders>
            <w:shd w:val="clear" w:color="000000" w:fill="FFFFFF"/>
            <w:vAlign w:val="center"/>
            <w:hideMark/>
          </w:tcPr>
          <w:p w14:paraId="1342821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7985452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184129F7" w14:textId="77777777" w:rsidTr="00CA26C7">
        <w:trPr>
          <w:trHeight w:val="945"/>
        </w:trPr>
        <w:tc>
          <w:tcPr>
            <w:tcW w:w="2620" w:type="dxa"/>
            <w:vMerge/>
            <w:tcBorders>
              <w:top w:val="single" w:sz="4" w:space="0" w:color="auto"/>
              <w:left w:val="single" w:sz="4" w:space="0" w:color="auto"/>
              <w:bottom w:val="single" w:sz="4" w:space="0" w:color="000000"/>
              <w:right w:val="single" w:sz="4" w:space="0" w:color="auto"/>
            </w:tcBorders>
            <w:vAlign w:val="center"/>
            <w:hideMark/>
          </w:tcPr>
          <w:p w14:paraId="064CCB3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4B1BBA5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Planificación, </w:t>
            </w:r>
            <w:proofErr w:type="spellStart"/>
            <w:r w:rsidRPr="00CA26C7">
              <w:rPr>
                <w:rFonts w:eastAsia="Times New Roman" w:cstheme="minorHAnsi"/>
                <w:sz w:val="12"/>
                <w:szCs w:val="12"/>
                <w:lang w:eastAsia="es-EC"/>
              </w:rPr>
              <w:t>iversión</w:t>
            </w:r>
            <w:proofErr w:type="spellEnd"/>
            <w:r w:rsidRPr="00CA26C7">
              <w:rPr>
                <w:rFonts w:eastAsia="Times New Roman" w:cstheme="minorHAnsi"/>
                <w:sz w:val="12"/>
                <w:szCs w:val="12"/>
                <w:lang w:eastAsia="es-EC"/>
              </w:rPr>
              <w:t xml:space="preserve">, seguimiento, Evaluación y Control </w:t>
            </w:r>
          </w:p>
        </w:tc>
        <w:tc>
          <w:tcPr>
            <w:tcW w:w="2600" w:type="dxa"/>
            <w:tcBorders>
              <w:top w:val="nil"/>
              <w:left w:val="nil"/>
              <w:bottom w:val="single" w:sz="4" w:space="0" w:color="auto"/>
              <w:right w:val="single" w:sz="4" w:space="0" w:color="auto"/>
            </w:tcBorders>
            <w:shd w:val="clear" w:color="000000" w:fill="FFFFFF"/>
            <w:vAlign w:val="center"/>
            <w:hideMark/>
          </w:tcPr>
          <w:p w14:paraId="01C7930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single" w:sz="4" w:space="0" w:color="auto"/>
              <w:left w:val="single" w:sz="4" w:space="0" w:color="auto"/>
              <w:bottom w:val="single" w:sz="4" w:space="0" w:color="000000"/>
              <w:right w:val="single" w:sz="4" w:space="0" w:color="auto"/>
            </w:tcBorders>
            <w:vAlign w:val="center"/>
            <w:hideMark/>
          </w:tcPr>
          <w:p w14:paraId="605FAEE8"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1C5EBC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Planificación, </w:t>
            </w:r>
            <w:proofErr w:type="spellStart"/>
            <w:r w:rsidRPr="00CA26C7">
              <w:rPr>
                <w:rFonts w:eastAsia="Times New Roman" w:cstheme="minorHAnsi"/>
                <w:sz w:val="12"/>
                <w:szCs w:val="12"/>
                <w:lang w:eastAsia="es-EC"/>
              </w:rPr>
              <w:t>iversión</w:t>
            </w:r>
            <w:proofErr w:type="spellEnd"/>
            <w:r w:rsidRPr="00CA26C7">
              <w:rPr>
                <w:rFonts w:eastAsia="Times New Roman" w:cstheme="minorHAnsi"/>
                <w:sz w:val="12"/>
                <w:szCs w:val="12"/>
                <w:lang w:eastAsia="es-EC"/>
              </w:rPr>
              <w:t xml:space="preserve">, seguimiento, Evaluación y Control </w:t>
            </w:r>
          </w:p>
        </w:tc>
        <w:tc>
          <w:tcPr>
            <w:tcW w:w="1860" w:type="dxa"/>
            <w:tcBorders>
              <w:top w:val="nil"/>
              <w:left w:val="nil"/>
              <w:bottom w:val="single" w:sz="4" w:space="0" w:color="auto"/>
              <w:right w:val="single" w:sz="4" w:space="0" w:color="auto"/>
            </w:tcBorders>
            <w:shd w:val="clear" w:color="000000" w:fill="FFFFFF"/>
            <w:vAlign w:val="center"/>
            <w:hideMark/>
          </w:tcPr>
          <w:p w14:paraId="30F3E91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27F649FA" w14:textId="77777777" w:rsidTr="00CA26C7">
        <w:trPr>
          <w:trHeight w:val="945"/>
        </w:trPr>
        <w:tc>
          <w:tcPr>
            <w:tcW w:w="2620" w:type="dxa"/>
            <w:vMerge/>
            <w:tcBorders>
              <w:top w:val="single" w:sz="4" w:space="0" w:color="auto"/>
              <w:left w:val="single" w:sz="4" w:space="0" w:color="auto"/>
              <w:bottom w:val="single" w:sz="4" w:space="0" w:color="000000"/>
              <w:right w:val="single" w:sz="4" w:space="0" w:color="auto"/>
            </w:tcBorders>
            <w:vAlign w:val="center"/>
            <w:hideMark/>
          </w:tcPr>
          <w:p w14:paraId="16F394B7"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99CFBD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Estadistica</w:t>
            </w:r>
            <w:proofErr w:type="spellEnd"/>
            <w:r w:rsidRPr="00CA26C7">
              <w:rPr>
                <w:rFonts w:eastAsia="Times New Roman" w:cstheme="minorHAnsi"/>
                <w:sz w:val="12"/>
                <w:szCs w:val="12"/>
                <w:lang w:eastAsia="es-EC"/>
              </w:rPr>
              <w:t xml:space="preserve"> y </w:t>
            </w:r>
            <w:proofErr w:type="spellStart"/>
            <w:r w:rsidRPr="00CA26C7">
              <w:rPr>
                <w:rFonts w:eastAsia="Times New Roman" w:cstheme="minorHAnsi"/>
                <w:sz w:val="12"/>
                <w:szCs w:val="12"/>
                <w:lang w:eastAsia="es-EC"/>
              </w:rPr>
              <w:t>Analisis</w:t>
            </w:r>
            <w:proofErr w:type="spellEnd"/>
            <w:r w:rsidRPr="00CA26C7">
              <w:rPr>
                <w:rFonts w:eastAsia="Times New Roman" w:cstheme="minorHAnsi"/>
                <w:sz w:val="12"/>
                <w:szCs w:val="12"/>
                <w:lang w:eastAsia="es-EC"/>
              </w:rPr>
              <w:t xml:space="preserve"> de la Información de Salud </w:t>
            </w:r>
          </w:p>
        </w:tc>
        <w:tc>
          <w:tcPr>
            <w:tcW w:w="2600" w:type="dxa"/>
            <w:tcBorders>
              <w:top w:val="nil"/>
              <w:left w:val="nil"/>
              <w:bottom w:val="single" w:sz="4" w:space="0" w:color="auto"/>
              <w:right w:val="single" w:sz="4" w:space="0" w:color="auto"/>
            </w:tcBorders>
            <w:shd w:val="clear" w:color="000000" w:fill="FFFFFF"/>
            <w:vAlign w:val="center"/>
            <w:hideMark/>
          </w:tcPr>
          <w:p w14:paraId="3676F66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single" w:sz="4" w:space="0" w:color="auto"/>
              <w:left w:val="single" w:sz="4" w:space="0" w:color="auto"/>
              <w:bottom w:val="single" w:sz="4" w:space="0" w:color="000000"/>
              <w:right w:val="single" w:sz="4" w:space="0" w:color="auto"/>
            </w:tcBorders>
            <w:vAlign w:val="center"/>
            <w:hideMark/>
          </w:tcPr>
          <w:p w14:paraId="0CD85C5D"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35C081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Estadistica</w:t>
            </w:r>
            <w:proofErr w:type="spellEnd"/>
            <w:r w:rsidRPr="00CA26C7">
              <w:rPr>
                <w:rFonts w:eastAsia="Times New Roman" w:cstheme="minorHAnsi"/>
                <w:sz w:val="12"/>
                <w:szCs w:val="12"/>
                <w:lang w:eastAsia="es-EC"/>
              </w:rPr>
              <w:t xml:space="preserve"> y </w:t>
            </w:r>
            <w:proofErr w:type="spellStart"/>
            <w:r w:rsidRPr="00CA26C7">
              <w:rPr>
                <w:rFonts w:eastAsia="Times New Roman" w:cstheme="minorHAnsi"/>
                <w:sz w:val="12"/>
                <w:szCs w:val="12"/>
                <w:lang w:eastAsia="es-EC"/>
              </w:rPr>
              <w:t>Analisis</w:t>
            </w:r>
            <w:proofErr w:type="spellEnd"/>
            <w:r w:rsidRPr="00CA26C7">
              <w:rPr>
                <w:rFonts w:eastAsia="Times New Roman" w:cstheme="minorHAnsi"/>
                <w:sz w:val="12"/>
                <w:szCs w:val="12"/>
                <w:lang w:eastAsia="es-EC"/>
              </w:rPr>
              <w:t xml:space="preserve"> de la Información de Salud </w:t>
            </w:r>
          </w:p>
        </w:tc>
        <w:tc>
          <w:tcPr>
            <w:tcW w:w="1860" w:type="dxa"/>
            <w:tcBorders>
              <w:top w:val="nil"/>
              <w:left w:val="nil"/>
              <w:bottom w:val="single" w:sz="4" w:space="0" w:color="auto"/>
              <w:right w:val="single" w:sz="4" w:space="0" w:color="auto"/>
            </w:tcBorders>
            <w:shd w:val="clear" w:color="000000" w:fill="FFFFFF"/>
            <w:vAlign w:val="center"/>
            <w:hideMark/>
          </w:tcPr>
          <w:p w14:paraId="5CAE5B6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6DD5E2C0" w14:textId="77777777" w:rsidTr="00CA26C7">
        <w:trPr>
          <w:trHeight w:val="945"/>
        </w:trPr>
        <w:tc>
          <w:tcPr>
            <w:tcW w:w="2620" w:type="dxa"/>
            <w:vMerge/>
            <w:tcBorders>
              <w:top w:val="single" w:sz="4" w:space="0" w:color="auto"/>
              <w:left w:val="single" w:sz="4" w:space="0" w:color="auto"/>
              <w:bottom w:val="single" w:sz="4" w:space="0" w:color="000000"/>
              <w:right w:val="single" w:sz="4" w:space="0" w:color="auto"/>
            </w:tcBorders>
            <w:vAlign w:val="center"/>
            <w:hideMark/>
          </w:tcPr>
          <w:p w14:paraId="2E80CC72"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E2FF5F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Gestión de Riegos 3</w:t>
            </w:r>
          </w:p>
        </w:tc>
        <w:tc>
          <w:tcPr>
            <w:tcW w:w="2600" w:type="dxa"/>
            <w:tcBorders>
              <w:top w:val="nil"/>
              <w:left w:val="nil"/>
              <w:bottom w:val="single" w:sz="4" w:space="0" w:color="auto"/>
              <w:right w:val="single" w:sz="4" w:space="0" w:color="auto"/>
            </w:tcBorders>
            <w:shd w:val="clear" w:color="000000" w:fill="FFFFFF"/>
            <w:vAlign w:val="center"/>
            <w:hideMark/>
          </w:tcPr>
          <w:p w14:paraId="30FC330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single" w:sz="4" w:space="0" w:color="auto"/>
              <w:left w:val="single" w:sz="4" w:space="0" w:color="auto"/>
              <w:bottom w:val="single" w:sz="4" w:space="0" w:color="000000"/>
              <w:right w:val="single" w:sz="4" w:space="0" w:color="auto"/>
            </w:tcBorders>
            <w:vAlign w:val="center"/>
            <w:hideMark/>
          </w:tcPr>
          <w:p w14:paraId="563DE6F6"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1FD2424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Gestión de Riegos 3</w:t>
            </w:r>
          </w:p>
        </w:tc>
        <w:tc>
          <w:tcPr>
            <w:tcW w:w="1860" w:type="dxa"/>
            <w:tcBorders>
              <w:top w:val="nil"/>
              <w:left w:val="nil"/>
              <w:bottom w:val="single" w:sz="4" w:space="0" w:color="auto"/>
              <w:right w:val="single" w:sz="4" w:space="0" w:color="auto"/>
            </w:tcBorders>
            <w:shd w:val="clear" w:color="000000" w:fill="FFFFFF"/>
            <w:vAlign w:val="center"/>
            <w:hideMark/>
          </w:tcPr>
          <w:p w14:paraId="6045B8F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10D873AA" w14:textId="77777777" w:rsidTr="00CA26C7">
        <w:trPr>
          <w:trHeight w:val="945"/>
        </w:trPr>
        <w:tc>
          <w:tcPr>
            <w:tcW w:w="2620" w:type="dxa"/>
            <w:vMerge/>
            <w:tcBorders>
              <w:top w:val="single" w:sz="4" w:space="0" w:color="auto"/>
              <w:left w:val="single" w:sz="4" w:space="0" w:color="auto"/>
              <w:bottom w:val="single" w:sz="4" w:space="0" w:color="000000"/>
              <w:right w:val="single" w:sz="4" w:space="0" w:color="auto"/>
            </w:tcBorders>
            <w:vAlign w:val="center"/>
            <w:hideMark/>
          </w:tcPr>
          <w:p w14:paraId="4168C5BA"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B7652A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Gestión de Riegos 1</w:t>
            </w:r>
          </w:p>
        </w:tc>
        <w:tc>
          <w:tcPr>
            <w:tcW w:w="2600" w:type="dxa"/>
            <w:tcBorders>
              <w:top w:val="nil"/>
              <w:left w:val="nil"/>
              <w:bottom w:val="single" w:sz="4" w:space="0" w:color="auto"/>
              <w:right w:val="single" w:sz="4" w:space="0" w:color="auto"/>
            </w:tcBorders>
            <w:shd w:val="clear" w:color="000000" w:fill="FFFFFF"/>
            <w:vAlign w:val="center"/>
            <w:hideMark/>
          </w:tcPr>
          <w:p w14:paraId="354DA19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single" w:sz="4" w:space="0" w:color="auto"/>
              <w:left w:val="single" w:sz="4" w:space="0" w:color="auto"/>
              <w:bottom w:val="single" w:sz="4" w:space="0" w:color="000000"/>
              <w:right w:val="single" w:sz="4" w:space="0" w:color="auto"/>
            </w:tcBorders>
            <w:vAlign w:val="center"/>
            <w:hideMark/>
          </w:tcPr>
          <w:p w14:paraId="7E3CFE49"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4F42DF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2693D82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6E65F712" w14:textId="77777777" w:rsidTr="00CA26C7">
        <w:trPr>
          <w:trHeight w:val="945"/>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DA014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Dirección Zonal de </w:t>
            </w:r>
            <w:proofErr w:type="spellStart"/>
            <w:r w:rsidRPr="00CA26C7">
              <w:rPr>
                <w:rFonts w:eastAsia="Times New Roman" w:cstheme="minorHAnsi"/>
                <w:sz w:val="12"/>
                <w:szCs w:val="12"/>
                <w:lang w:eastAsia="es-EC"/>
              </w:rPr>
              <w:t>Tecnologias</w:t>
            </w:r>
            <w:proofErr w:type="spellEnd"/>
            <w:r w:rsidRPr="00CA26C7">
              <w:rPr>
                <w:rFonts w:eastAsia="Times New Roman" w:cstheme="minorHAnsi"/>
                <w:sz w:val="12"/>
                <w:szCs w:val="12"/>
                <w:lang w:eastAsia="es-EC"/>
              </w:rPr>
              <w:t xml:space="preserve"> de la Información y Comunicaciones </w:t>
            </w:r>
          </w:p>
        </w:tc>
        <w:tc>
          <w:tcPr>
            <w:tcW w:w="2100" w:type="dxa"/>
            <w:tcBorders>
              <w:top w:val="nil"/>
              <w:left w:val="nil"/>
              <w:bottom w:val="single" w:sz="4" w:space="0" w:color="auto"/>
              <w:right w:val="single" w:sz="4" w:space="0" w:color="auto"/>
            </w:tcBorders>
            <w:shd w:val="clear" w:color="000000" w:fill="FFFFFF"/>
            <w:vAlign w:val="center"/>
            <w:hideMark/>
          </w:tcPr>
          <w:p w14:paraId="786F9CF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Director Zonal de </w:t>
            </w:r>
            <w:proofErr w:type="spellStart"/>
            <w:r w:rsidRPr="00CA26C7">
              <w:rPr>
                <w:rFonts w:eastAsia="Times New Roman" w:cstheme="minorHAnsi"/>
                <w:sz w:val="12"/>
                <w:szCs w:val="12"/>
                <w:lang w:eastAsia="es-EC"/>
              </w:rPr>
              <w:t>Tecnologias</w:t>
            </w:r>
            <w:proofErr w:type="spellEnd"/>
            <w:r w:rsidRPr="00CA26C7">
              <w:rPr>
                <w:rFonts w:eastAsia="Times New Roman" w:cstheme="minorHAnsi"/>
                <w:sz w:val="12"/>
                <w:szCs w:val="12"/>
                <w:lang w:eastAsia="es-EC"/>
              </w:rPr>
              <w:t xml:space="preserve"> de la Información y Comunicaciones </w:t>
            </w:r>
          </w:p>
        </w:tc>
        <w:tc>
          <w:tcPr>
            <w:tcW w:w="2600" w:type="dxa"/>
            <w:tcBorders>
              <w:top w:val="nil"/>
              <w:left w:val="nil"/>
              <w:bottom w:val="single" w:sz="4" w:space="0" w:color="auto"/>
              <w:right w:val="single" w:sz="4" w:space="0" w:color="auto"/>
            </w:tcBorders>
            <w:shd w:val="clear" w:color="000000" w:fill="FFFFFF"/>
            <w:vAlign w:val="center"/>
            <w:hideMark/>
          </w:tcPr>
          <w:p w14:paraId="6CE594F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E90642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Dirección Zonal de </w:t>
            </w:r>
            <w:proofErr w:type="spellStart"/>
            <w:r w:rsidRPr="00CA26C7">
              <w:rPr>
                <w:rFonts w:eastAsia="Times New Roman" w:cstheme="minorHAnsi"/>
                <w:sz w:val="12"/>
                <w:szCs w:val="12"/>
                <w:lang w:eastAsia="es-EC"/>
              </w:rPr>
              <w:t>Tecnologias</w:t>
            </w:r>
            <w:proofErr w:type="spellEnd"/>
            <w:r w:rsidRPr="00CA26C7">
              <w:rPr>
                <w:rFonts w:eastAsia="Times New Roman" w:cstheme="minorHAnsi"/>
                <w:sz w:val="12"/>
                <w:szCs w:val="12"/>
                <w:lang w:eastAsia="es-EC"/>
              </w:rPr>
              <w:t xml:space="preserve"> de la Información y Comunicaciones </w:t>
            </w:r>
          </w:p>
        </w:tc>
        <w:tc>
          <w:tcPr>
            <w:tcW w:w="1860" w:type="dxa"/>
            <w:tcBorders>
              <w:top w:val="nil"/>
              <w:left w:val="nil"/>
              <w:bottom w:val="single" w:sz="4" w:space="0" w:color="auto"/>
              <w:right w:val="single" w:sz="4" w:space="0" w:color="auto"/>
            </w:tcBorders>
            <w:shd w:val="clear" w:color="000000" w:fill="FFFFFF"/>
            <w:vAlign w:val="center"/>
            <w:hideMark/>
          </w:tcPr>
          <w:p w14:paraId="445E19D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6911E40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6DD6D597"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58C46A85"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237494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Tecnologias</w:t>
            </w:r>
            <w:proofErr w:type="spellEnd"/>
            <w:r w:rsidRPr="00CA26C7">
              <w:rPr>
                <w:rFonts w:eastAsia="Times New Roman" w:cstheme="minorHAnsi"/>
                <w:sz w:val="12"/>
                <w:szCs w:val="12"/>
                <w:lang w:eastAsia="es-EC"/>
              </w:rPr>
              <w:t xml:space="preserve"> de la Información y </w:t>
            </w:r>
            <w:proofErr w:type="spellStart"/>
            <w:r w:rsidRPr="00CA26C7">
              <w:rPr>
                <w:rFonts w:eastAsia="Times New Roman" w:cstheme="minorHAnsi"/>
                <w:sz w:val="12"/>
                <w:szCs w:val="12"/>
                <w:lang w:eastAsia="es-EC"/>
              </w:rPr>
              <w:t>Comunicaciónes</w:t>
            </w:r>
            <w:proofErr w:type="spellEnd"/>
          </w:p>
        </w:tc>
        <w:tc>
          <w:tcPr>
            <w:tcW w:w="2600" w:type="dxa"/>
            <w:tcBorders>
              <w:top w:val="nil"/>
              <w:left w:val="nil"/>
              <w:bottom w:val="single" w:sz="4" w:space="0" w:color="auto"/>
              <w:right w:val="single" w:sz="4" w:space="0" w:color="auto"/>
            </w:tcBorders>
            <w:shd w:val="clear" w:color="000000" w:fill="FFFFFF"/>
            <w:vAlign w:val="center"/>
            <w:hideMark/>
          </w:tcPr>
          <w:p w14:paraId="1E0233C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55885798"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A9542F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7B36513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30740B3C"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65CCF29F"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284A5D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Redes y Comunicaciones </w:t>
            </w:r>
          </w:p>
        </w:tc>
        <w:tc>
          <w:tcPr>
            <w:tcW w:w="2600" w:type="dxa"/>
            <w:tcBorders>
              <w:top w:val="nil"/>
              <w:left w:val="nil"/>
              <w:bottom w:val="single" w:sz="4" w:space="0" w:color="auto"/>
              <w:right w:val="single" w:sz="4" w:space="0" w:color="auto"/>
            </w:tcBorders>
            <w:shd w:val="clear" w:color="000000" w:fill="FFFFFF"/>
            <w:vAlign w:val="center"/>
            <w:hideMark/>
          </w:tcPr>
          <w:p w14:paraId="35DAE80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6</w:t>
            </w:r>
          </w:p>
        </w:tc>
        <w:tc>
          <w:tcPr>
            <w:tcW w:w="2140" w:type="dxa"/>
            <w:vMerge/>
            <w:tcBorders>
              <w:top w:val="nil"/>
              <w:left w:val="single" w:sz="4" w:space="0" w:color="auto"/>
              <w:bottom w:val="single" w:sz="4" w:space="0" w:color="000000"/>
              <w:right w:val="single" w:sz="4" w:space="0" w:color="auto"/>
            </w:tcBorders>
            <w:vAlign w:val="center"/>
            <w:hideMark/>
          </w:tcPr>
          <w:p w14:paraId="2A04DE05"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17C61F2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Redes y Comunicaciones </w:t>
            </w:r>
          </w:p>
        </w:tc>
        <w:tc>
          <w:tcPr>
            <w:tcW w:w="1860" w:type="dxa"/>
            <w:tcBorders>
              <w:top w:val="nil"/>
              <w:left w:val="nil"/>
              <w:bottom w:val="single" w:sz="4" w:space="0" w:color="auto"/>
              <w:right w:val="single" w:sz="4" w:space="0" w:color="auto"/>
            </w:tcBorders>
            <w:shd w:val="clear" w:color="000000" w:fill="FFFFFF"/>
            <w:vAlign w:val="center"/>
            <w:hideMark/>
          </w:tcPr>
          <w:p w14:paraId="26A559D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6</w:t>
            </w:r>
          </w:p>
        </w:tc>
      </w:tr>
      <w:tr w:rsidR="00CA26C7" w:rsidRPr="00CA26C7" w14:paraId="1DEF5AC0"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6EDFC1E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91DC0B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Soporte Técnico </w:t>
            </w:r>
          </w:p>
        </w:tc>
        <w:tc>
          <w:tcPr>
            <w:tcW w:w="2600" w:type="dxa"/>
            <w:tcBorders>
              <w:top w:val="nil"/>
              <w:left w:val="nil"/>
              <w:bottom w:val="single" w:sz="4" w:space="0" w:color="auto"/>
              <w:right w:val="single" w:sz="4" w:space="0" w:color="auto"/>
            </w:tcBorders>
            <w:shd w:val="clear" w:color="000000" w:fill="FFFFFF"/>
            <w:vAlign w:val="center"/>
            <w:hideMark/>
          </w:tcPr>
          <w:p w14:paraId="2576D63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5B04DC7D"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48B7F7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Soporte Técnico </w:t>
            </w:r>
          </w:p>
        </w:tc>
        <w:tc>
          <w:tcPr>
            <w:tcW w:w="1860" w:type="dxa"/>
            <w:tcBorders>
              <w:top w:val="nil"/>
              <w:left w:val="nil"/>
              <w:bottom w:val="single" w:sz="4" w:space="0" w:color="auto"/>
              <w:right w:val="single" w:sz="4" w:space="0" w:color="auto"/>
            </w:tcBorders>
            <w:shd w:val="clear" w:color="000000" w:fill="FFFFFF"/>
            <w:vAlign w:val="center"/>
            <w:hideMark/>
          </w:tcPr>
          <w:p w14:paraId="56A5490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6A25A936"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02793CFD"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025631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3557578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72C4BAC9"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03E932E"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ANALISTA DISTRITAL DE SOPORTE TECNICO</w:t>
            </w:r>
          </w:p>
        </w:tc>
        <w:tc>
          <w:tcPr>
            <w:tcW w:w="1860" w:type="dxa"/>
            <w:tcBorders>
              <w:top w:val="nil"/>
              <w:left w:val="nil"/>
              <w:bottom w:val="single" w:sz="4" w:space="0" w:color="auto"/>
              <w:right w:val="single" w:sz="4" w:space="0" w:color="auto"/>
            </w:tcBorders>
            <w:shd w:val="clear" w:color="000000" w:fill="FFFFFF"/>
            <w:vAlign w:val="center"/>
            <w:hideMark/>
          </w:tcPr>
          <w:p w14:paraId="7BA0FD63"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PUBLICO 5</w:t>
            </w:r>
          </w:p>
        </w:tc>
      </w:tr>
      <w:tr w:rsidR="00CA26C7" w:rsidRPr="00CA26C7" w14:paraId="1426541F" w14:textId="77777777" w:rsidTr="00CA26C7">
        <w:trPr>
          <w:trHeight w:val="945"/>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1D97A9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de Comunicación Imagen y Prensa</w:t>
            </w:r>
          </w:p>
        </w:tc>
        <w:tc>
          <w:tcPr>
            <w:tcW w:w="2100" w:type="dxa"/>
            <w:tcBorders>
              <w:top w:val="nil"/>
              <w:left w:val="nil"/>
              <w:bottom w:val="single" w:sz="4" w:space="0" w:color="auto"/>
              <w:right w:val="single" w:sz="4" w:space="0" w:color="auto"/>
            </w:tcBorders>
            <w:shd w:val="clear" w:color="000000" w:fill="FFFFFF"/>
            <w:vAlign w:val="center"/>
            <w:hideMark/>
          </w:tcPr>
          <w:p w14:paraId="4F4019D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Director Zonal de Comunicación imagen y Prensa</w:t>
            </w:r>
          </w:p>
        </w:tc>
        <w:tc>
          <w:tcPr>
            <w:tcW w:w="2600" w:type="dxa"/>
            <w:tcBorders>
              <w:top w:val="nil"/>
              <w:left w:val="nil"/>
              <w:bottom w:val="single" w:sz="4" w:space="0" w:color="auto"/>
              <w:right w:val="single" w:sz="4" w:space="0" w:color="auto"/>
            </w:tcBorders>
            <w:shd w:val="clear" w:color="000000" w:fill="FFFFFF"/>
            <w:vAlign w:val="center"/>
            <w:hideMark/>
          </w:tcPr>
          <w:p w14:paraId="692C2F0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15559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de Comunicación Imagen y Prensa</w:t>
            </w:r>
          </w:p>
        </w:tc>
        <w:tc>
          <w:tcPr>
            <w:tcW w:w="1860" w:type="dxa"/>
            <w:tcBorders>
              <w:top w:val="nil"/>
              <w:left w:val="nil"/>
              <w:bottom w:val="single" w:sz="4" w:space="0" w:color="auto"/>
              <w:right w:val="single" w:sz="4" w:space="0" w:color="auto"/>
            </w:tcBorders>
            <w:shd w:val="clear" w:color="000000" w:fill="FFFFFF"/>
            <w:vAlign w:val="center"/>
            <w:hideMark/>
          </w:tcPr>
          <w:p w14:paraId="5082771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381EE43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67367FC2"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1D75F4F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5142868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Comunicación Imagen y Prensa.</w:t>
            </w:r>
          </w:p>
        </w:tc>
        <w:tc>
          <w:tcPr>
            <w:tcW w:w="2600" w:type="dxa"/>
            <w:tcBorders>
              <w:top w:val="nil"/>
              <w:left w:val="nil"/>
              <w:bottom w:val="single" w:sz="4" w:space="0" w:color="auto"/>
              <w:right w:val="single" w:sz="4" w:space="0" w:color="auto"/>
            </w:tcBorders>
            <w:shd w:val="clear" w:color="000000" w:fill="FFFFFF"/>
            <w:vAlign w:val="center"/>
            <w:hideMark/>
          </w:tcPr>
          <w:p w14:paraId="003100F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4</w:t>
            </w:r>
          </w:p>
        </w:tc>
        <w:tc>
          <w:tcPr>
            <w:tcW w:w="2140" w:type="dxa"/>
            <w:vMerge/>
            <w:tcBorders>
              <w:top w:val="nil"/>
              <w:left w:val="single" w:sz="4" w:space="0" w:color="auto"/>
              <w:bottom w:val="single" w:sz="4" w:space="0" w:color="000000"/>
              <w:right w:val="single" w:sz="4" w:space="0" w:color="auto"/>
            </w:tcBorders>
            <w:vAlign w:val="center"/>
            <w:hideMark/>
          </w:tcPr>
          <w:p w14:paraId="72FE64C8"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246D4C3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Comunicación Imagen y Prensa.</w:t>
            </w:r>
          </w:p>
        </w:tc>
        <w:tc>
          <w:tcPr>
            <w:tcW w:w="1860" w:type="dxa"/>
            <w:tcBorders>
              <w:top w:val="nil"/>
              <w:left w:val="nil"/>
              <w:bottom w:val="single" w:sz="4" w:space="0" w:color="auto"/>
              <w:right w:val="single" w:sz="4" w:space="0" w:color="auto"/>
            </w:tcBorders>
            <w:shd w:val="clear" w:color="000000" w:fill="FFFFFF"/>
            <w:vAlign w:val="center"/>
            <w:hideMark/>
          </w:tcPr>
          <w:p w14:paraId="1010952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4</w:t>
            </w:r>
          </w:p>
        </w:tc>
      </w:tr>
      <w:tr w:rsidR="00CA26C7" w:rsidRPr="00CA26C7" w14:paraId="4E85A500" w14:textId="77777777" w:rsidTr="00CA26C7">
        <w:trPr>
          <w:trHeight w:val="945"/>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0D0351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Dirección Zonal de </w:t>
            </w:r>
            <w:proofErr w:type="spellStart"/>
            <w:r w:rsidRPr="00CA26C7">
              <w:rPr>
                <w:rFonts w:eastAsia="Times New Roman" w:cstheme="minorHAnsi"/>
                <w:sz w:val="12"/>
                <w:szCs w:val="12"/>
                <w:lang w:eastAsia="es-EC"/>
              </w:rPr>
              <w:t>Asesoria</w:t>
            </w:r>
            <w:proofErr w:type="spellEnd"/>
            <w:r w:rsidRPr="00CA26C7">
              <w:rPr>
                <w:rFonts w:eastAsia="Times New Roman" w:cstheme="minorHAnsi"/>
                <w:sz w:val="12"/>
                <w:szCs w:val="12"/>
                <w:lang w:eastAsia="es-EC"/>
              </w:rPr>
              <w:t xml:space="preserve"> </w:t>
            </w:r>
            <w:proofErr w:type="spellStart"/>
            <w:r w:rsidRPr="00CA26C7">
              <w:rPr>
                <w:rFonts w:eastAsia="Times New Roman" w:cstheme="minorHAnsi"/>
                <w:sz w:val="12"/>
                <w:szCs w:val="12"/>
                <w:lang w:eastAsia="es-EC"/>
              </w:rPr>
              <w:t>Juridica</w:t>
            </w:r>
            <w:proofErr w:type="spellEnd"/>
          </w:p>
        </w:tc>
        <w:tc>
          <w:tcPr>
            <w:tcW w:w="2100" w:type="dxa"/>
            <w:tcBorders>
              <w:top w:val="nil"/>
              <w:left w:val="nil"/>
              <w:bottom w:val="single" w:sz="4" w:space="0" w:color="auto"/>
              <w:right w:val="single" w:sz="4" w:space="0" w:color="auto"/>
            </w:tcBorders>
            <w:shd w:val="clear" w:color="000000" w:fill="FFFFFF"/>
            <w:vAlign w:val="center"/>
            <w:hideMark/>
          </w:tcPr>
          <w:p w14:paraId="3E9126E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Director Zonal de </w:t>
            </w:r>
            <w:proofErr w:type="spellStart"/>
            <w:r w:rsidRPr="00CA26C7">
              <w:rPr>
                <w:rFonts w:eastAsia="Times New Roman" w:cstheme="minorHAnsi"/>
                <w:sz w:val="12"/>
                <w:szCs w:val="12"/>
                <w:lang w:eastAsia="es-EC"/>
              </w:rPr>
              <w:t>Asesoria</w:t>
            </w:r>
            <w:proofErr w:type="spellEnd"/>
            <w:r w:rsidRPr="00CA26C7">
              <w:rPr>
                <w:rFonts w:eastAsia="Times New Roman" w:cstheme="minorHAnsi"/>
                <w:sz w:val="12"/>
                <w:szCs w:val="12"/>
                <w:lang w:eastAsia="es-EC"/>
              </w:rPr>
              <w:t xml:space="preserve"> </w:t>
            </w:r>
            <w:proofErr w:type="spellStart"/>
            <w:r w:rsidRPr="00CA26C7">
              <w:rPr>
                <w:rFonts w:eastAsia="Times New Roman" w:cstheme="minorHAnsi"/>
                <w:sz w:val="12"/>
                <w:szCs w:val="12"/>
                <w:lang w:eastAsia="es-EC"/>
              </w:rPr>
              <w:t>Juridica</w:t>
            </w:r>
            <w:proofErr w:type="spellEnd"/>
          </w:p>
        </w:tc>
        <w:tc>
          <w:tcPr>
            <w:tcW w:w="2600" w:type="dxa"/>
            <w:tcBorders>
              <w:top w:val="nil"/>
              <w:left w:val="nil"/>
              <w:bottom w:val="single" w:sz="4" w:space="0" w:color="auto"/>
              <w:right w:val="single" w:sz="4" w:space="0" w:color="auto"/>
            </w:tcBorders>
            <w:shd w:val="clear" w:color="000000" w:fill="FFFFFF"/>
            <w:vAlign w:val="center"/>
            <w:hideMark/>
          </w:tcPr>
          <w:p w14:paraId="618ED95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035B66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Dirección Zonal de </w:t>
            </w:r>
            <w:proofErr w:type="spellStart"/>
            <w:r w:rsidRPr="00CA26C7">
              <w:rPr>
                <w:rFonts w:eastAsia="Times New Roman" w:cstheme="minorHAnsi"/>
                <w:sz w:val="12"/>
                <w:szCs w:val="12"/>
                <w:lang w:eastAsia="es-EC"/>
              </w:rPr>
              <w:t>Asesoria</w:t>
            </w:r>
            <w:proofErr w:type="spellEnd"/>
            <w:r w:rsidRPr="00CA26C7">
              <w:rPr>
                <w:rFonts w:eastAsia="Times New Roman" w:cstheme="minorHAnsi"/>
                <w:sz w:val="12"/>
                <w:szCs w:val="12"/>
                <w:lang w:eastAsia="es-EC"/>
              </w:rPr>
              <w:t xml:space="preserve"> </w:t>
            </w:r>
            <w:proofErr w:type="spellStart"/>
            <w:r w:rsidRPr="00CA26C7">
              <w:rPr>
                <w:rFonts w:eastAsia="Times New Roman" w:cstheme="minorHAnsi"/>
                <w:sz w:val="12"/>
                <w:szCs w:val="12"/>
                <w:lang w:eastAsia="es-EC"/>
              </w:rPr>
              <w:t>Juridica</w:t>
            </w:r>
            <w:proofErr w:type="spellEnd"/>
          </w:p>
        </w:tc>
        <w:tc>
          <w:tcPr>
            <w:tcW w:w="1860" w:type="dxa"/>
            <w:tcBorders>
              <w:top w:val="nil"/>
              <w:left w:val="nil"/>
              <w:bottom w:val="single" w:sz="4" w:space="0" w:color="auto"/>
              <w:right w:val="single" w:sz="4" w:space="0" w:color="auto"/>
            </w:tcBorders>
            <w:shd w:val="clear" w:color="000000" w:fill="FFFFFF"/>
            <w:vAlign w:val="center"/>
            <w:hideMark/>
          </w:tcPr>
          <w:p w14:paraId="67A268C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5C9B57D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386948C7" w14:textId="77777777" w:rsidTr="00CA26C7">
        <w:trPr>
          <w:trHeight w:val="945"/>
        </w:trPr>
        <w:tc>
          <w:tcPr>
            <w:tcW w:w="2620" w:type="dxa"/>
            <w:vMerge/>
            <w:tcBorders>
              <w:top w:val="nil"/>
              <w:left w:val="single" w:sz="4" w:space="0" w:color="auto"/>
              <w:bottom w:val="single" w:sz="4" w:space="0" w:color="000000"/>
              <w:right w:val="single" w:sz="4" w:space="0" w:color="auto"/>
            </w:tcBorders>
            <w:vAlign w:val="center"/>
            <w:hideMark/>
          </w:tcPr>
          <w:p w14:paraId="7817DF4B"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46DE287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Asesoria</w:t>
            </w:r>
            <w:proofErr w:type="spellEnd"/>
            <w:r w:rsidRPr="00CA26C7">
              <w:rPr>
                <w:rFonts w:eastAsia="Times New Roman" w:cstheme="minorHAnsi"/>
                <w:sz w:val="12"/>
                <w:szCs w:val="12"/>
                <w:lang w:eastAsia="es-EC"/>
              </w:rPr>
              <w:t xml:space="preserve"> </w:t>
            </w:r>
            <w:proofErr w:type="spellStart"/>
            <w:r w:rsidRPr="00CA26C7">
              <w:rPr>
                <w:rFonts w:eastAsia="Times New Roman" w:cstheme="minorHAnsi"/>
                <w:sz w:val="12"/>
                <w:szCs w:val="12"/>
                <w:lang w:eastAsia="es-EC"/>
              </w:rPr>
              <w:t>Juridica</w:t>
            </w:r>
            <w:proofErr w:type="spellEnd"/>
          </w:p>
        </w:tc>
        <w:tc>
          <w:tcPr>
            <w:tcW w:w="2600" w:type="dxa"/>
            <w:tcBorders>
              <w:top w:val="nil"/>
              <w:left w:val="nil"/>
              <w:bottom w:val="single" w:sz="4" w:space="0" w:color="auto"/>
              <w:right w:val="single" w:sz="4" w:space="0" w:color="auto"/>
            </w:tcBorders>
            <w:shd w:val="clear" w:color="000000" w:fill="FFFFFF"/>
            <w:vAlign w:val="center"/>
            <w:hideMark/>
          </w:tcPr>
          <w:p w14:paraId="53C376E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0CB59107"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2C897ED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Asesoria</w:t>
            </w:r>
            <w:proofErr w:type="spellEnd"/>
            <w:r w:rsidRPr="00CA26C7">
              <w:rPr>
                <w:rFonts w:eastAsia="Times New Roman" w:cstheme="minorHAnsi"/>
                <w:sz w:val="12"/>
                <w:szCs w:val="12"/>
                <w:lang w:eastAsia="es-EC"/>
              </w:rPr>
              <w:t xml:space="preserve"> </w:t>
            </w:r>
            <w:proofErr w:type="spellStart"/>
            <w:r w:rsidRPr="00CA26C7">
              <w:rPr>
                <w:rFonts w:eastAsia="Times New Roman" w:cstheme="minorHAnsi"/>
                <w:sz w:val="12"/>
                <w:szCs w:val="12"/>
                <w:lang w:eastAsia="es-EC"/>
              </w:rPr>
              <w:t>Juridica</w:t>
            </w:r>
            <w:proofErr w:type="spellEnd"/>
          </w:p>
        </w:tc>
        <w:tc>
          <w:tcPr>
            <w:tcW w:w="1860" w:type="dxa"/>
            <w:tcBorders>
              <w:top w:val="nil"/>
              <w:left w:val="nil"/>
              <w:bottom w:val="single" w:sz="4" w:space="0" w:color="auto"/>
              <w:right w:val="single" w:sz="4" w:space="0" w:color="auto"/>
            </w:tcBorders>
            <w:shd w:val="clear" w:color="000000" w:fill="FFFFFF"/>
            <w:vAlign w:val="center"/>
            <w:hideMark/>
          </w:tcPr>
          <w:p w14:paraId="31D44BB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6C42A144" w14:textId="77777777" w:rsidTr="00CA26C7">
        <w:trPr>
          <w:trHeight w:val="375"/>
        </w:trPr>
        <w:tc>
          <w:tcPr>
            <w:tcW w:w="26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A19D4F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Administrativa Financiera</w:t>
            </w:r>
          </w:p>
        </w:tc>
        <w:tc>
          <w:tcPr>
            <w:tcW w:w="2100" w:type="dxa"/>
            <w:tcBorders>
              <w:top w:val="nil"/>
              <w:left w:val="nil"/>
              <w:bottom w:val="single" w:sz="4" w:space="0" w:color="auto"/>
              <w:right w:val="single" w:sz="4" w:space="0" w:color="auto"/>
            </w:tcBorders>
            <w:shd w:val="clear" w:color="000000" w:fill="FFFFFF"/>
            <w:vAlign w:val="center"/>
            <w:hideMark/>
          </w:tcPr>
          <w:p w14:paraId="0C0B8C9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Director Zonal </w:t>
            </w:r>
            <w:proofErr w:type="spellStart"/>
            <w:r w:rsidRPr="00CA26C7">
              <w:rPr>
                <w:rFonts w:eastAsia="Times New Roman" w:cstheme="minorHAnsi"/>
                <w:sz w:val="12"/>
                <w:szCs w:val="12"/>
                <w:lang w:eastAsia="es-EC"/>
              </w:rPr>
              <w:t>Adminsitrativo</w:t>
            </w:r>
            <w:proofErr w:type="spellEnd"/>
            <w:r w:rsidRPr="00CA26C7">
              <w:rPr>
                <w:rFonts w:eastAsia="Times New Roman" w:cstheme="minorHAnsi"/>
                <w:sz w:val="12"/>
                <w:szCs w:val="12"/>
                <w:lang w:eastAsia="es-EC"/>
              </w:rPr>
              <w:t xml:space="preserve">/A </w:t>
            </w:r>
            <w:proofErr w:type="spellStart"/>
            <w:r w:rsidRPr="00CA26C7">
              <w:rPr>
                <w:rFonts w:eastAsia="Times New Roman" w:cstheme="minorHAnsi"/>
                <w:sz w:val="12"/>
                <w:szCs w:val="12"/>
                <w:lang w:eastAsia="es-EC"/>
              </w:rPr>
              <w:t>FinancierA</w:t>
            </w:r>
            <w:proofErr w:type="spellEnd"/>
          </w:p>
        </w:tc>
        <w:tc>
          <w:tcPr>
            <w:tcW w:w="2600" w:type="dxa"/>
            <w:tcBorders>
              <w:top w:val="nil"/>
              <w:left w:val="nil"/>
              <w:bottom w:val="single" w:sz="4" w:space="0" w:color="auto"/>
              <w:right w:val="single" w:sz="4" w:space="0" w:color="auto"/>
            </w:tcBorders>
            <w:shd w:val="clear" w:color="000000" w:fill="FFFFFF"/>
            <w:vAlign w:val="center"/>
            <w:hideMark/>
          </w:tcPr>
          <w:p w14:paraId="321DC25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AB6627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Dirección Zonal Administrativa Financiera</w:t>
            </w:r>
          </w:p>
        </w:tc>
        <w:tc>
          <w:tcPr>
            <w:tcW w:w="1860" w:type="dxa"/>
            <w:tcBorders>
              <w:top w:val="nil"/>
              <w:left w:val="nil"/>
              <w:bottom w:val="single" w:sz="4" w:space="0" w:color="auto"/>
              <w:right w:val="single" w:sz="4" w:space="0" w:color="auto"/>
            </w:tcBorders>
            <w:shd w:val="clear" w:color="000000" w:fill="FFFFFF"/>
            <w:vAlign w:val="center"/>
            <w:hideMark/>
          </w:tcPr>
          <w:p w14:paraId="01ED6D8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0C8F307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715F2A1C"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3319758"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3087DA0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Administrativo Zonal</w:t>
            </w:r>
          </w:p>
        </w:tc>
        <w:tc>
          <w:tcPr>
            <w:tcW w:w="2600" w:type="dxa"/>
            <w:tcBorders>
              <w:top w:val="nil"/>
              <w:left w:val="nil"/>
              <w:bottom w:val="single" w:sz="4" w:space="0" w:color="auto"/>
              <w:right w:val="single" w:sz="4" w:space="0" w:color="auto"/>
            </w:tcBorders>
            <w:shd w:val="clear" w:color="000000" w:fill="FFFFFF"/>
            <w:vAlign w:val="center"/>
            <w:hideMark/>
          </w:tcPr>
          <w:p w14:paraId="66C3BD7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7E497624"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3464E7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Administrativo Zonal</w:t>
            </w:r>
          </w:p>
        </w:tc>
        <w:tc>
          <w:tcPr>
            <w:tcW w:w="1860" w:type="dxa"/>
            <w:tcBorders>
              <w:top w:val="nil"/>
              <w:left w:val="nil"/>
              <w:bottom w:val="single" w:sz="4" w:space="0" w:color="auto"/>
              <w:right w:val="single" w:sz="4" w:space="0" w:color="auto"/>
            </w:tcBorders>
            <w:shd w:val="clear" w:color="000000" w:fill="FFFFFF"/>
            <w:vAlign w:val="center"/>
            <w:hideMark/>
          </w:tcPr>
          <w:p w14:paraId="1B3C3F9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6F6D0C17"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6ADF7A37"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A608E8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Servicios Institucionales, Mantenimiento y Transporte </w:t>
            </w:r>
          </w:p>
        </w:tc>
        <w:tc>
          <w:tcPr>
            <w:tcW w:w="2600" w:type="dxa"/>
            <w:tcBorders>
              <w:top w:val="nil"/>
              <w:left w:val="nil"/>
              <w:bottom w:val="single" w:sz="4" w:space="0" w:color="auto"/>
              <w:right w:val="single" w:sz="4" w:space="0" w:color="auto"/>
            </w:tcBorders>
            <w:shd w:val="clear" w:color="000000" w:fill="FFFFFF"/>
            <w:vAlign w:val="center"/>
            <w:hideMark/>
          </w:tcPr>
          <w:p w14:paraId="0548EFA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5A1F3B0D"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7B2949F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Servicios Institucionales, Mantenimiento y Transporte </w:t>
            </w:r>
          </w:p>
        </w:tc>
        <w:tc>
          <w:tcPr>
            <w:tcW w:w="1860" w:type="dxa"/>
            <w:tcBorders>
              <w:top w:val="nil"/>
              <w:left w:val="nil"/>
              <w:bottom w:val="single" w:sz="4" w:space="0" w:color="auto"/>
              <w:right w:val="single" w:sz="4" w:space="0" w:color="auto"/>
            </w:tcBorders>
            <w:shd w:val="clear" w:color="000000" w:fill="FFFFFF"/>
            <w:vAlign w:val="center"/>
            <w:hideMark/>
          </w:tcPr>
          <w:p w14:paraId="7A06BC2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44880C11"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4575CC29"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532619D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Adquisiciones </w:t>
            </w:r>
          </w:p>
        </w:tc>
        <w:tc>
          <w:tcPr>
            <w:tcW w:w="2600" w:type="dxa"/>
            <w:tcBorders>
              <w:top w:val="nil"/>
              <w:left w:val="nil"/>
              <w:bottom w:val="single" w:sz="4" w:space="0" w:color="auto"/>
              <w:right w:val="single" w:sz="4" w:space="0" w:color="auto"/>
            </w:tcBorders>
            <w:shd w:val="clear" w:color="000000" w:fill="FFFFFF"/>
            <w:vAlign w:val="center"/>
            <w:hideMark/>
          </w:tcPr>
          <w:p w14:paraId="77B9F18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33735FCC"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C2EDEE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Adquisiciones </w:t>
            </w:r>
          </w:p>
        </w:tc>
        <w:tc>
          <w:tcPr>
            <w:tcW w:w="1860" w:type="dxa"/>
            <w:tcBorders>
              <w:top w:val="nil"/>
              <w:left w:val="nil"/>
              <w:bottom w:val="single" w:sz="4" w:space="0" w:color="auto"/>
              <w:right w:val="single" w:sz="4" w:space="0" w:color="auto"/>
            </w:tcBorders>
            <w:shd w:val="clear" w:color="000000" w:fill="FFFFFF"/>
            <w:vAlign w:val="center"/>
            <w:hideMark/>
          </w:tcPr>
          <w:p w14:paraId="5D2A8DA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7ADD5B96"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3243B2F5"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A351F1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Financiero</w:t>
            </w:r>
          </w:p>
        </w:tc>
        <w:tc>
          <w:tcPr>
            <w:tcW w:w="2600" w:type="dxa"/>
            <w:tcBorders>
              <w:top w:val="nil"/>
              <w:left w:val="nil"/>
              <w:bottom w:val="single" w:sz="4" w:space="0" w:color="auto"/>
              <w:right w:val="single" w:sz="4" w:space="0" w:color="auto"/>
            </w:tcBorders>
            <w:shd w:val="clear" w:color="000000" w:fill="FFFFFF"/>
            <w:vAlign w:val="center"/>
            <w:hideMark/>
          </w:tcPr>
          <w:p w14:paraId="12F7B1F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43742CEC"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AEC36C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32FEFA8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40F5724E"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190F8E3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4CEBBA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Presupuesto </w:t>
            </w:r>
          </w:p>
        </w:tc>
        <w:tc>
          <w:tcPr>
            <w:tcW w:w="2600" w:type="dxa"/>
            <w:tcBorders>
              <w:top w:val="nil"/>
              <w:left w:val="nil"/>
              <w:bottom w:val="single" w:sz="4" w:space="0" w:color="auto"/>
              <w:right w:val="single" w:sz="4" w:space="0" w:color="auto"/>
            </w:tcBorders>
            <w:shd w:val="clear" w:color="000000" w:fill="FFFFFF"/>
            <w:vAlign w:val="center"/>
            <w:hideMark/>
          </w:tcPr>
          <w:p w14:paraId="0A01C4F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00ED322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26A9215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Presupuesto </w:t>
            </w:r>
          </w:p>
        </w:tc>
        <w:tc>
          <w:tcPr>
            <w:tcW w:w="1860" w:type="dxa"/>
            <w:tcBorders>
              <w:top w:val="nil"/>
              <w:left w:val="nil"/>
              <w:bottom w:val="single" w:sz="4" w:space="0" w:color="auto"/>
              <w:right w:val="single" w:sz="4" w:space="0" w:color="auto"/>
            </w:tcBorders>
            <w:shd w:val="clear" w:color="000000" w:fill="FFFFFF"/>
            <w:vAlign w:val="center"/>
            <w:hideMark/>
          </w:tcPr>
          <w:p w14:paraId="4171AC8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582C66C9"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232EEAA9"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59ED247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Contabilidad</w:t>
            </w:r>
          </w:p>
        </w:tc>
        <w:tc>
          <w:tcPr>
            <w:tcW w:w="2600" w:type="dxa"/>
            <w:tcBorders>
              <w:top w:val="nil"/>
              <w:left w:val="nil"/>
              <w:bottom w:val="single" w:sz="4" w:space="0" w:color="auto"/>
              <w:right w:val="single" w:sz="4" w:space="0" w:color="auto"/>
            </w:tcBorders>
            <w:shd w:val="clear" w:color="000000" w:fill="FFFFFF"/>
            <w:vAlign w:val="center"/>
            <w:hideMark/>
          </w:tcPr>
          <w:p w14:paraId="799BF51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6F165EBA"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83CEAA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6402BD7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4033C842"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3A7008F5"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71473F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Administración de Caja</w:t>
            </w:r>
          </w:p>
        </w:tc>
        <w:tc>
          <w:tcPr>
            <w:tcW w:w="2600" w:type="dxa"/>
            <w:tcBorders>
              <w:top w:val="nil"/>
              <w:left w:val="nil"/>
              <w:bottom w:val="single" w:sz="4" w:space="0" w:color="auto"/>
              <w:right w:val="single" w:sz="4" w:space="0" w:color="auto"/>
            </w:tcBorders>
            <w:shd w:val="clear" w:color="000000" w:fill="FFFFFF"/>
            <w:vAlign w:val="center"/>
            <w:hideMark/>
          </w:tcPr>
          <w:p w14:paraId="66B1F08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536603A6"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BA6DA8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Administración de Caja</w:t>
            </w:r>
          </w:p>
        </w:tc>
        <w:tc>
          <w:tcPr>
            <w:tcW w:w="1860" w:type="dxa"/>
            <w:tcBorders>
              <w:top w:val="nil"/>
              <w:left w:val="nil"/>
              <w:bottom w:val="single" w:sz="4" w:space="0" w:color="auto"/>
              <w:right w:val="single" w:sz="4" w:space="0" w:color="auto"/>
            </w:tcBorders>
            <w:shd w:val="clear" w:color="000000" w:fill="FFFFFF"/>
            <w:vAlign w:val="center"/>
            <w:hideMark/>
          </w:tcPr>
          <w:p w14:paraId="1B1999F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026A432C" w14:textId="77777777" w:rsidTr="00CA26C7">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1D9662AC"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D541A0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Nomina</w:t>
            </w:r>
          </w:p>
        </w:tc>
        <w:tc>
          <w:tcPr>
            <w:tcW w:w="2600" w:type="dxa"/>
            <w:tcBorders>
              <w:top w:val="nil"/>
              <w:left w:val="nil"/>
              <w:bottom w:val="single" w:sz="4" w:space="0" w:color="auto"/>
              <w:right w:val="single" w:sz="4" w:space="0" w:color="auto"/>
            </w:tcBorders>
            <w:shd w:val="clear" w:color="000000" w:fill="FFFFFF"/>
            <w:vAlign w:val="center"/>
            <w:hideMark/>
          </w:tcPr>
          <w:p w14:paraId="0E776B9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1666582B"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6F512FD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Nomina</w:t>
            </w:r>
          </w:p>
        </w:tc>
        <w:tc>
          <w:tcPr>
            <w:tcW w:w="1860" w:type="dxa"/>
            <w:tcBorders>
              <w:top w:val="nil"/>
              <w:left w:val="nil"/>
              <w:bottom w:val="single" w:sz="4" w:space="0" w:color="auto"/>
              <w:right w:val="single" w:sz="4" w:space="0" w:color="auto"/>
            </w:tcBorders>
            <w:shd w:val="clear" w:color="000000" w:fill="FFFFFF"/>
            <w:vAlign w:val="center"/>
            <w:hideMark/>
          </w:tcPr>
          <w:p w14:paraId="18A4B96D"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4D5B5704"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19FA7C8"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4F4715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Talento Humano 3</w:t>
            </w:r>
          </w:p>
        </w:tc>
        <w:tc>
          <w:tcPr>
            <w:tcW w:w="2600" w:type="dxa"/>
            <w:tcBorders>
              <w:top w:val="nil"/>
              <w:left w:val="nil"/>
              <w:bottom w:val="single" w:sz="4" w:space="0" w:color="auto"/>
              <w:right w:val="single" w:sz="4" w:space="0" w:color="auto"/>
            </w:tcBorders>
            <w:shd w:val="clear" w:color="000000" w:fill="FFFFFF"/>
            <w:vAlign w:val="center"/>
            <w:hideMark/>
          </w:tcPr>
          <w:p w14:paraId="50ADAEC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32164E99"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1CD222A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Talento Humano 3</w:t>
            </w:r>
          </w:p>
        </w:tc>
        <w:tc>
          <w:tcPr>
            <w:tcW w:w="1860" w:type="dxa"/>
            <w:tcBorders>
              <w:top w:val="nil"/>
              <w:left w:val="nil"/>
              <w:bottom w:val="single" w:sz="4" w:space="0" w:color="auto"/>
              <w:right w:val="single" w:sz="4" w:space="0" w:color="auto"/>
            </w:tcBorders>
            <w:shd w:val="clear" w:color="000000" w:fill="FFFFFF"/>
            <w:vAlign w:val="center"/>
            <w:hideMark/>
          </w:tcPr>
          <w:p w14:paraId="4488C0D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30ECBBB1"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4261CE7"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52FABB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Talento Humano 1</w:t>
            </w:r>
          </w:p>
        </w:tc>
        <w:tc>
          <w:tcPr>
            <w:tcW w:w="2600" w:type="dxa"/>
            <w:tcBorders>
              <w:top w:val="nil"/>
              <w:left w:val="nil"/>
              <w:bottom w:val="single" w:sz="4" w:space="0" w:color="auto"/>
              <w:right w:val="single" w:sz="4" w:space="0" w:color="auto"/>
            </w:tcBorders>
            <w:shd w:val="clear" w:color="000000" w:fill="FFFFFF"/>
            <w:vAlign w:val="center"/>
            <w:hideMark/>
          </w:tcPr>
          <w:p w14:paraId="10DACD7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3508329B"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168A33E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Talento Humano 1</w:t>
            </w:r>
          </w:p>
        </w:tc>
        <w:tc>
          <w:tcPr>
            <w:tcW w:w="1860" w:type="dxa"/>
            <w:tcBorders>
              <w:top w:val="nil"/>
              <w:left w:val="nil"/>
              <w:bottom w:val="single" w:sz="4" w:space="0" w:color="auto"/>
              <w:right w:val="single" w:sz="4" w:space="0" w:color="auto"/>
            </w:tcBorders>
            <w:shd w:val="clear" w:color="000000" w:fill="FFFFFF"/>
            <w:vAlign w:val="center"/>
            <w:hideMark/>
          </w:tcPr>
          <w:p w14:paraId="4EF53B3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1077CC89"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04E93691"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1DF142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Regimen</w:t>
            </w:r>
            <w:proofErr w:type="spellEnd"/>
            <w:r w:rsidRPr="00CA26C7">
              <w:rPr>
                <w:rFonts w:eastAsia="Times New Roman" w:cstheme="minorHAnsi"/>
                <w:sz w:val="12"/>
                <w:szCs w:val="12"/>
                <w:lang w:eastAsia="es-EC"/>
              </w:rPr>
              <w:t xml:space="preserve"> Disciplinario </w:t>
            </w:r>
          </w:p>
        </w:tc>
        <w:tc>
          <w:tcPr>
            <w:tcW w:w="2600" w:type="dxa"/>
            <w:tcBorders>
              <w:top w:val="nil"/>
              <w:left w:val="nil"/>
              <w:bottom w:val="single" w:sz="4" w:space="0" w:color="auto"/>
              <w:right w:val="single" w:sz="4" w:space="0" w:color="auto"/>
            </w:tcBorders>
            <w:shd w:val="clear" w:color="000000" w:fill="FFFFFF"/>
            <w:vAlign w:val="center"/>
            <w:hideMark/>
          </w:tcPr>
          <w:p w14:paraId="6615980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657524CC"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A118D0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w:t>
            </w:r>
            <w:proofErr w:type="spellStart"/>
            <w:r w:rsidRPr="00CA26C7">
              <w:rPr>
                <w:rFonts w:eastAsia="Times New Roman" w:cstheme="minorHAnsi"/>
                <w:sz w:val="12"/>
                <w:szCs w:val="12"/>
                <w:lang w:eastAsia="es-EC"/>
              </w:rPr>
              <w:t>Regimen</w:t>
            </w:r>
            <w:proofErr w:type="spellEnd"/>
            <w:r w:rsidRPr="00CA26C7">
              <w:rPr>
                <w:rFonts w:eastAsia="Times New Roman" w:cstheme="minorHAnsi"/>
                <w:sz w:val="12"/>
                <w:szCs w:val="12"/>
                <w:lang w:eastAsia="es-EC"/>
              </w:rPr>
              <w:t xml:space="preserve"> Disciplinario </w:t>
            </w:r>
          </w:p>
        </w:tc>
        <w:tc>
          <w:tcPr>
            <w:tcW w:w="1860" w:type="dxa"/>
            <w:tcBorders>
              <w:top w:val="nil"/>
              <w:left w:val="nil"/>
              <w:bottom w:val="single" w:sz="4" w:space="0" w:color="auto"/>
              <w:right w:val="single" w:sz="4" w:space="0" w:color="auto"/>
            </w:tcBorders>
            <w:shd w:val="clear" w:color="000000" w:fill="FFFFFF"/>
            <w:vAlign w:val="center"/>
            <w:hideMark/>
          </w:tcPr>
          <w:p w14:paraId="6E5D685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23E02DBB"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EEE66D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AEBC2A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Remuneraciones </w:t>
            </w:r>
          </w:p>
        </w:tc>
        <w:tc>
          <w:tcPr>
            <w:tcW w:w="2600" w:type="dxa"/>
            <w:tcBorders>
              <w:top w:val="nil"/>
              <w:left w:val="nil"/>
              <w:bottom w:val="single" w:sz="4" w:space="0" w:color="auto"/>
              <w:right w:val="single" w:sz="4" w:space="0" w:color="auto"/>
            </w:tcBorders>
            <w:shd w:val="clear" w:color="000000" w:fill="FFFFFF"/>
            <w:vAlign w:val="center"/>
            <w:hideMark/>
          </w:tcPr>
          <w:p w14:paraId="4197999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6FEC5214"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815BEC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5543C4C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12C1BC4A"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6A471DF2"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4554C3E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Trabajadora Social Zonal </w:t>
            </w:r>
          </w:p>
        </w:tc>
        <w:tc>
          <w:tcPr>
            <w:tcW w:w="2600" w:type="dxa"/>
            <w:tcBorders>
              <w:top w:val="nil"/>
              <w:left w:val="nil"/>
              <w:bottom w:val="single" w:sz="4" w:space="0" w:color="auto"/>
              <w:right w:val="single" w:sz="4" w:space="0" w:color="auto"/>
            </w:tcBorders>
            <w:shd w:val="clear" w:color="000000" w:fill="FFFFFF"/>
            <w:vAlign w:val="center"/>
            <w:hideMark/>
          </w:tcPr>
          <w:p w14:paraId="5FEC397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4</w:t>
            </w:r>
          </w:p>
        </w:tc>
        <w:tc>
          <w:tcPr>
            <w:tcW w:w="2140" w:type="dxa"/>
            <w:vMerge/>
            <w:tcBorders>
              <w:top w:val="nil"/>
              <w:left w:val="single" w:sz="4" w:space="0" w:color="auto"/>
              <w:bottom w:val="single" w:sz="4" w:space="0" w:color="000000"/>
              <w:right w:val="single" w:sz="4" w:space="0" w:color="auto"/>
            </w:tcBorders>
            <w:vAlign w:val="center"/>
            <w:hideMark/>
          </w:tcPr>
          <w:p w14:paraId="0465DEE2"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324243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Trabajadora Social Zonal </w:t>
            </w:r>
          </w:p>
        </w:tc>
        <w:tc>
          <w:tcPr>
            <w:tcW w:w="1860" w:type="dxa"/>
            <w:tcBorders>
              <w:top w:val="nil"/>
              <w:left w:val="nil"/>
              <w:bottom w:val="single" w:sz="4" w:space="0" w:color="auto"/>
              <w:right w:val="single" w:sz="4" w:space="0" w:color="auto"/>
            </w:tcBorders>
            <w:shd w:val="clear" w:color="000000" w:fill="FFFFFF"/>
            <w:vAlign w:val="center"/>
            <w:hideMark/>
          </w:tcPr>
          <w:p w14:paraId="2C8F5BC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4</w:t>
            </w:r>
          </w:p>
        </w:tc>
      </w:tr>
      <w:tr w:rsidR="00CA26C7" w:rsidRPr="00CA26C7" w14:paraId="12BD6E6E"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2D611D2E"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1A92D5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w:t>
            </w:r>
            <w:proofErr w:type="spellStart"/>
            <w:r w:rsidRPr="00CA26C7">
              <w:rPr>
                <w:rFonts w:eastAsia="Times New Roman" w:cstheme="minorHAnsi"/>
                <w:sz w:val="12"/>
                <w:szCs w:val="12"/>
                <w:lang w:eastAsia="es-EC"/>
              </w:rPr>
              <w:t>Zonail</w:t>
            </w:r>
            <w:proofErr w:type="spellEnd"/>
            <w:r w:rsidRPr="00CA26C7">
              <w:rPr>
                <w:rFonts w:eastAsia="Times New Roman" w:cstheme="minorHAnsi"/>
                <w:sz w:val="12"/>
                <w:szCs w:val="12"/>
                <w:lang w:eastAsia="es-EC"/>
              </w:rPr>
              <w:t xml:space="preserve"> de Secretaria General </w:t>
            </w:r>
          </w:p>
        </w:tc>
        <w:tc>
          <w:tcPr>
            <w:tcW w:w="2600" w:type="dxa"/>
            <w:tcBorders>
              <w:top w:val="nil"/>
              <w:left w:val="nil"/>
              <w:bottom w:val="single" w:sz="4" w:space="0" w:color="auto"/>
              <w:right w:val="single" w:sz="4" w:space="0" w:color="auto"/>
            </w:tcBorders>
            <w:shd w:val="clear" w:color="000000" w:fill="FFFFFF"/>
            <w:vAlign w:val="center"/>
            <w:hideMark/>
          </w:tcPr>
          <w:p w14:paraId="523CAB2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4</w:t>
            </w:r>
          </w:p>
        </w:tc>
        <w:tc>
          <w:tcPr>
            <w:tcW w:w="2140" w:type="dxa"/>
            <w:vMerge/>
            <w:tcBorders>
              <w:top w:val="nil"/>
              <w:left w:val="single" w:sz="4" w:space="0" w:color="auto"/>
              <w:bottom w:val="single" w:sz="4" w:space="0" w:color="000000"/>
              <w:right w:val="single" w:sz="4" w:space="0" w:color="auto"/>
            </w:tcBorders>
            <w:vAlign w:val="center"/>
            <w:hideMark/>
          </w:tcPr>
          <w:p w14:paraId="7C7F0DD9"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31432DD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w:t>
            </w:r>
            <w:proofErr w:type="spellStart"/>
            <w:r w:rsidRPr="00CA26C7">
              <w:rPr>
                <w:rFonts w:eastAsia="Times New Roman" w:cstheme="minorHAnsi"/>
                <w:sz w:val="12"/>
                <w:szCs w:val="12"/>
                <w:lang w:eastAsia="es-EC"/>
              </w:rPr>
              <w:t>Zonail</w:t>
            </w:r>
            <w:proofErr w:type="spellEnd"/>
            <w:r w:rsidRPr="00CA26C7">
              <w:rPr>
                <w:rFonts w:eastAsia="Times New Roman" w:cstheme="minorHAnsi"/>
                <w:sz w:val="12"/>
                <w:szCs w:val="12"/>
                <w:lang w:eastAsia="es-EC"/>
              </w:rPr>
              <w:t xml:space="preserve"> de Secretaria General </w:t>
            </w:r>
          </w:p>
        </w:tc>
        <w:tc>
          <w:tcPr>
            <w:tcW w:w="1860" w:type="dxa"/>
            <w:tcBorders>
              <w:top w:val="nil"/>
              <w:left w:val="nil"/>
              <w:bottom w:val="single" w:sz="4" w:space="0" w:color="auto"/>
              <w:right w:val="single" w:sz="4" w:space="0" w:color="auto"/>
            </w:tcBorders>
            <w:shd w:val="clear" w:color="000000" w:fill="FFFFFF"/>
            <w:vAlign w:val="center"/>
            <w:hideMark/>
          </w:tcPr>
          <w:p w14:paraId="7942CCF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4</w:t>
            </w:r>
          </w:p>
        </w:tc>
      </w:tr>
      <w:tr w:rsidR="00CA26C7" w:rsidRPr="00CA26C7" w14:paraId="2B4A26B1"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08423806"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F6BEB49" w14:textId="77777777" w:rsidR="00CA26C7" w:rsidRPr="00CA26C7" w:rsidRDefault="00CA26C7" w:rsidP="00CA26C7">
            <w:pPr>
              <w:spacing w:after="0" w:line="240" w:lineRule="auto"/>
              <w:jc w:val="center"/>
              <w:rPr>
                <w:rFonts w:eastAsia="Times New Roman" w:cstheme="minorHAnsi"/>
                <w:sz w:val="12"/>
                <w:szCs w:val="12"/>
                <w:lang w:eastAsia="es-EC"/>
              </w:rPr>
            </w:pPr>
            <w:proofErr w:type="spellStart"/>
            <w:r w:rsidRPr="00CA26C7">
              <w:rPr>
                <w:rFonts w:eastAsia="Times New Roman" w:cstheme="minorHAnsi"/>
                <w:sz w:val="12"/>
                <w:szCs w:val="12"/>
                <w:lang w:eastAsia="es-EC"/>
              </w:rPr>
              <w:t>Tecnico</w:t>
            </w:r>
            <w:proofErr w:type="spellEnd"/>
            <w:r w:rsidRPr="00CA26C7">
              <w:rPr>
                <w:rFonts w:eastAsia="Times New Roman" w:cstheme="minorHAnsi"/>
                <w:sz w:val="12"/>
                <w:szCs w:val="12"/>
                <w:lang w:eastAsia="es-EC"/>
              </w:rPr>
              <w:t xml:space="preserve"> Zonal de Archivo </w:t>
            </w:r>
          </w:p>
        </w:tc>
        <w:tc>
          <w:tcPr>
            <w:tcW w:w="2600" w:type="dxa"/>
            <w:tcBorders>
              <w:top w:val="nil"/>
              <w:left w:val="nil"/>
              <w:bottom w:val="single" w:sz="4" w:space="0" w:color="auto"/>
              <w:right w:val="single" w:sz="4" w:space="0" w:color="auto"/>
            </w:tcBorders>
            <w:shd w:val="clear" w:color="000000" w:fill="FFFFFF"/>
            <w:vAlign w:val="center"/>
            <w:hideMark/>
          </w:tcPr>
          <w:p w14:paraId="1A2E36B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4</w:t>
            </w:r>
          </w:p>
        </w:tc>
        <w:tc>
          <w:tcPr>
            <w:tcW w:w="2140" w:type="dxa"/>
            <w:vMerge/>
            <w:tcBorders>
              <w:top w:val="nil"/>
              <w:left w:val="single" w:sz="4" w:space="0" w:color="auto"/>
              <w:bottom w:val="single" w:sz="4" w:space="0" w:color="000000"/>
              <w:right w:val="single" w:sz="4" w:space="0" w:color="auto"/>
            </w:tcBorders>
            <w:vAlign w:val="center"/>
            <w:hideMark/>
          </w:tcPr>
          <w:p w14:paraId="79F52925"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D387284" w14:textId="77777777" w:rsidR="00CA26C7" w:rsidRPr="00CA26C7" w:rsidRDefault="00CA26C7" w:rsidP="00CA26C7">
            <w:pPr>
              <w:spacing w:after="0" w:line="240" w:lineRule="auto"/>
              <w:jc w:val="center"/>
              <w:rPr>
                <w:rFonts w:eastAsia="Times New Roman" w:cstheme="minorHAnsi"/>
                <w:sz w:val="12"/>
                <w:szCs w:val="12"/>
                <w:lang w:eastAsia="es-EC"/>
              </w:rPr>
            </w:pPr>
            <w:proofErr w:type="spellStart"/>
            <w:r w:rsidRPr="00CA26C7">
              <w:rPr>
                <w:rFonts w:eastAsia="Times New Roman" w:cstheme="minorHAnsi"/>
                <w:sz w:val="12"/>
                <w:szCs w:val="12"/>
                <w:lang w:eastAsia="es-EC"/>
              </w:rPr>
              <w:t>Tecnico</w:t>
            </w:r>
            <w:proofErr w:type="spellEnd"/>
            <w:r w:rsidRPr="00CA26C7">
              <w:rPr>
                <w:rFonts w:eastAsia="Times New Roman" w:cstheme="minorHAnsi"/>
                <w:sz w:val="12"/>
                <w:szCs w:val="12"/>
                <w:lang w:eastAsia="es-EC"/>
              </w:rPr>
              <w:t xml:space="preserve"> Zonal de Archivo </w:t>
            </w:r>
          </w:p>
        </w:tc>
        <w:tc>
          <w:tcPr>
            <w:tcW w:w="1860" w:type="dxa"/>
            <w:tcBorders>
              <w:top w:val="nil"/>
              <w:left w:val="nil"/>
              <w:bottom w:val="single" w:sz="4" w:space="0" w:color="auto"/>
              <w:right w:val="single" w:sz="4" w:space="0" w:color="auto"/>
            </w:tcBorders>
            <w:shd w:val="clear" w:color="000000" w:fill="FFFFFF"/>
            <w:vAlign w:val="center"/>
            <w:hideMark/>
          </w:tcPr>
          <w:p w14:paraId="098E186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4</w:t>
            </w:r>
          </w:p>
        </w:tc>
      </w:tr>
      <w:tr w:rsidR="00CA26C7" w:rsidRPr="00CA26C7" w14:paraId="75DD4520"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6BB2BE4"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58FB0A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Asistente de Coordinación/a Zonal </w:t>
            </w:r>
          </w:p>
        </w:tc>
        <w:tc>
          <w:tcPr>
            <w:tcW w:w="2600" w:type="dxa"/>
            <w:tcBorders>
              <w:top w:val="nil"/>
              <w:left w:val="nil"/>
              <w:bottom w:val="single" w:sz="4" w:space="0" w:color="auto"/>
              <w:right w:val="single" w:sz="4" w:space="0" w:color="auto"/>
            </w:tcBorders>
            <w:shd w:val="clear" w:color="000000" w:fill="FFFFFF"/>
            <w:vAlign w:val="center"/>
            <w:hideMark/>
          </w:tcPr>
          <w:p w14:paraId="5477F26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4</w:t>
            </w:r>
          </w:p>
        </w:tc>
        <w:tc>
          <w:tcPr>
            <w:tcW w:w="2140" w:type="dxa"/>
            <w:vMerge/>
            <w:tcBorders>
              <w:top w:val="nil"/>
              <w:left w:val="single" w:sz="4" w:space="0" w:color="auto"/>
              <w:bottom w:val="single" w:sz="4" w:space="0" w:color="000000"/>
              <w:right w:val="single" w:sz="4" w:space="0" w:color="auto"/>
            </w:tcBorders>
            <w:vAlign w:val="center"/>
            <w:hideMark/>
          </w:tcPr>
          <w:p w14:paraId="189BDC39"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2E5C390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Asistente de Coordinación/a Zonal </w:t>
            </w:r>
          </w:p>
        </w:tc>
        <w:tc>
          <w:tcPr>
            <w:tcW w:w="1860" w:type="dxa"/>
            <w:tcBorders>
              <w:top w:val="nil"/>
              <w:left w:val="nil"/>
              <w:bottom w:val="single" w:sz="4" w:space="0" w:color="auto"/>
              <w:right w:val="single" w:sz="4" w:space="0" w:color="auto"/>
            </w:tcBorders>
            <w:shd w:val="clear" w:color="000000" w:fill="FFFFFF"/>
            <w:vAlign w:val="center"/>
            <w:hideMark/>
          </w:tcPr>
          <w:p w14:paraId="2304452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4</w:t>
            </w:r>
          </w:p>
        </w:tc>
      </w:tr>
      <w:tr w:rsidR="00CA26C7" w:rsidRPr="00CA26C7" w14:paraId="47D538FA"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4B1CEAA"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4523B4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Asistente de Director/a Zonal </w:t>
            </w:r>
          </w:p>
        </w:tc>
        <w:tc>
          <w:tcPr>
            <w:tcW w:w="2600" w:type="dxa"/>
            <w:tcBorders>
              <w:top w:val="nil"/>
              <w:left w:val="nil"/>
              <w:bottom w:val="single" w:sz="4" w:space="0" w:color="auto"/>
              <w:right w:val="single" w:sz="4" w:space="0" w:color="auto"/>
            </w:tcBorders>
            <w:shd w:val="clear" w:color="000000" w:fill="FFFFFF"/>
            <w:vAlign w:val="center"/>
            <w:hideMark/>
          </w:tcPr>
          <w:p w14:paraId="11B905B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3</w:t>
            </w:r>
          </w:p>
        </w:tc>
        <w:tc>
          <w:tcPr>
            <w:tcW w:w="2140" w:type="dxa"/>
            <w:vMerge/>
            <w:tcBorders>
              <w:top w:val="nil"/>
              <w:left w:val="single" w:sz="4" w:space="0" w:color="auto"/>
              <w:bottom w:val="single" w:sz="4" w:space="0" w:color="000000"/>
              <w:right w:val="single" w:sz="4" w:space="0" w:color="auto"/>
            </w:tcBorders>
            <w:vAlign w:val="center"/>
            <w:hideMark/>
          </w:tcPr>
          <w:p w14:paraId="021DC95A"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BC2432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Asistente de Director/a Zonal </w:t>
            </w:r>
          </w:p>
        </w:tc>
        <w:tc>
          <w:tcPr>
            <w:tcW w:w="1860" w:type="dxa"/>
            <w:tcBorders>
              <w:top w:val="nil"/>
              <w:left w:val="nil"/>
              <w:bottom w:val="single" w:sz="4" w:space="0" w:color="auto"/>
              <w:right w:val="single" w:sz="4" w:space="0" w:color="auto"/>
            </w:tcBorders>
            <w:shd w:val="clear" w:color="000000" w:fill="FFFFFF"/>
            <w:vAlign w:val="center"/>
            <w:hideMark/>
          </w:tcPr>
          <w:p w14:paraId="7698327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3</w:t>
            </w:r>
          </w:p>
        </w:tc>
      </w:tr>
      <w:tr w:rsidR="00CA26C7" w:rsidRPr="00CA26C7" w14:paraId="21DAC77B"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9F7B3BF"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EB799E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Recepcionista Zonal </w:t>
            </w:r>
          </w:p>
        </w:tc>
        <w:tc>
          <w:tcPr>
            <w:tcW w:w="2600" w:type="dxa"/>
            <w:tcBorders>
              <w:top w:val="nil"/>
              <w:left w:val="nil"/>
              <w:bottom w:val="single" w:sz="4" w:space="0" w:color="auto"/>
              <w:right w:val="single" w:sz="4" w:space="0" w:color="auto"/>
            </w:tcBorders>
            <w:shd w:val="clear" w:color="000000" w:fill="FFFFFF"/>
            <w:vAlign w:val="center"/>
            <w:hideMark/>
          </w:tcPr>
          <w:p w14:paraId="3498F66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2</w:t>
            </w:r>
          </w:p>
        </w:tc>
        <w:tc>
          <w:tcPr>
            <w:tcW w:w="2140" w:type="dxa"/>
            <w:vMerge/>
            <w:tcBorders>
              <w:top w:val="nil"/>
              <w:left w:val="single" w:sz="4" w:space="0" w:color="auto"/>
              <w:bottom w:val="single" w:sz="4" w:space="0" w:color="000000"/>
              <w:right w:val="single" w:sz="4" w:space="0" w:color="auto"/>
            </w:tcBorders>
            <w:vAlign w:val="center"/>
            <w:hideMark/>
          </w:tcPr>
          <w:p w14:paraId="6B30ECE8"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EFD824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Recepcionista Zonal </w:t>
            </w:r>
          </w:p>
        </w:tc>
        <w:tc>
          <w:tcPr>
            <w:tcW w:w="1860" w:type="dxa"/>
            <w:tcBorders>
              <w:top w:val="nil"/>
              <w:left w:val="nil"/>
              <w:bottom w:val="single" w:sz="4" w:space="0" w:color="auto"/>
              <w:right w:val="single" w:sz="4" w:space="0" w:color="auto"/>
            </w:tcBorders>
            <w:shd w:val="clear" w:color="000000" w:fill="FFFFFF"/>
            <w:vAlign w:val="center"/>
            <w:hideMark/>
          </w:tcPr>
          <w:p w14:paraId="6E7BE3B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de Apoyo  2</w:t>
            </w:r>
          </w:p>
        </w:tc>
      </w:tr>
      <w:tr w:rsidR="00CA26C7" w:rsidRPr="00CA26C7" w14:paraId="2DA542BE"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61238CED"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BE258B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2572E8B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44563B60"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3B30A0A0"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Analista Zonal </w:t>
            </w:r>
            <w:proofErr w:type="spellStart"/>
            <w:r w:rsidRPr="00CA26C7">
              <w:rPr>
                <w:rFonts w:eastAsia="Times New Roman" w:cstheme="minorHAnsi"/>
                <w:color w:val="FF0000"/>
                <w:sz w:val="12"/>
                <w:szCs w:val="12"/>
                <w:lang w:eastAsia="es-EC"/>
              </w:rPr>
              <w:t>Adminsitrativo</w:t>
            </w:r>
            <w:proofErr w:type="spellEnd"/>
          </w:p>
        </w:tc>
        <w:tc>
          <w:tcPr>
            <w:tcW w:w="1860" w:type="dxa"/>
            <w:tcBorders>
              <w:top w:val="nil"/>
              <w:left w:val="nil"/>
              <w:bottom w:val="single" w:sz="4" w:space="0" w:color="auto"/>
              <w:right w:val="single" w:sz="4" w:space="0" w:color="auto"/>
            </w:tcBorders>
            <w:shd w:val="clear" w:color="000000" w:fill="FFFFFF"/>
            <w:vAlign w:val="center"/>
            <w:hideMark/>
          </w:tcPr>
          <w:p w14:paraId="538EF04B"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Servidor Público 7</w:t>
            </w:r>
          </w:p>
        </w:tc>
      </w:tr>
      <w:tr w:rsidR="00CA26C7" w:rsidRPr="00CA26C7" w14:paraId="28E19EBF"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7FE302A"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D8A9D7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39C8A34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612C6641"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7F5BC3CB" w14:textId="77777777" w:rsidR="00CA26C7" w:rsidRPr="00CA26C7" w:rsidRDefault="00CA26C7" w:rsidP="00CA26C7">
            <w:pPr>
              <w:spacing w:after="0" w:line="240" w:lineRule="auto"/>
              <w:jc w:val="center"/>
              <w:rPr>
                <w:rFonts w:eastAsia="Times New Roman" w:cstheme="minorHAnsi"/>
                <w:color w:val="FF0000"/>
                <w:sz w:val="12"/>
                <w:szCs w:val="12"/>
                <w:lang w:eastAsia="es-EC"/>
              </w:rPr>
            </w:pPr>
            <w:proofErr w:type="spellStart"/>
            <w:r w:rsidRPr="00CA26C7">
              <w:rPr>
                <w:rFonts w:eastAsia="Times New Roman" w:cstheme="minorHAnsi"/>
                <w:color w:val="FF0000"/>
                <w:sz w:val="12"/>
                <w:szCs w:val="12"/>
                <w:lang w:eastAsia="es-EC"/>
              </w:rPr>
              <w:t>Tecnico</w:t>
            </w:r>
            <w:proofErr w:type="spellEnd"/>
            <w:r w:rsidRPr="00CA26C7">
              <w:rPr>
                <w:rFonts w:eastAsia="Times New Roman" w:cstheme="minorHAnsi"/>
                <w:color w:val="FF0000"/>
                <w:sz w:val="12"/>
                <w:szCs w:val="12"/>
                <w:lang w:eastAsia="es-EC"/>
              </w:rPr>
              <w:t xml:space="preserve"> de Archivo </w:t>
            </w:r>
          </w:p>
        </w:tc>
        <w:tc>
          <w:tcPr>
            <w:tcW w:w="1860" w:type="dxa"/>
            <w:tcBorders>
              <w:top w:val="nil"/>
              <w:left w:val="nil"/>
              <w:bottom w:val="single" w:sz="4" w:space="0" w:color="auto"/>
              <w:right w:val="single" w:sz="4" w:space="0" w:color="auto"/>
            </w:tcBorders>
            <w:shd w:val="clear" w:color="000000" w:fill="FFFFFF"/>
            <w:vAlign w:val="center"/>
            <w:hideMark/>
          </w:tcPr>
          <w:p w14:paraId="7E73506F"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Servidor </w:t>
            </w:r>
            <w:proofErr w:type="spellStart"/>
            <w:r w:rsidRPr="00CA26C7">
              <w:rPr>
                <w:rFonts w:eastAsia="Times New Roman" w:cstheme="minorHAnsi"/>
                <w:color w:val="FF0000"/>
                <w:sz w:val="12"/>
                <w:szCs w:val="12"/>
                <w:lang w:eastAsia="es-EC"/>
              </w:rPr>
              <w:t>Publico</w:t>
            </w:r>
            <w:proofErr w:type="spellEnd"/>
            <w:r w:rsidRPr="00CA26C7">
              <w:rPr>
                <w:rFonts w:eastAsia="Times New Roman" w:cstheme="minorHAnsi"/>
                <w:color w:val="FF0000"/>
                <w:sz w:val="12"/>
                <w:szCs w:val="12"/>
                <w:lang w:eastAsia="es-EC"/>
              </w:rPr>
              <w:t xml:space="preserve"> de apoyo 3</w:t>
            </w:r>
          </w:p>
        </w:tc>
      </w:tr>
      <w:tr w:rsidR="00CA26C7" w:rsidRPr="00CA26C7" w14:paraId="39C46A75"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7293D8EE"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CF6109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w:t>
            </w:r>
          </w:p>
        </w:tc>
        <w:tc>
          <w:tcPr>
            <w:tcW w:w="2600" w:type="dxa"/>
            <w:tcBorders>
              <w:top w:val="nil"/>
              <w:left w:val="nil"/>
              <w:bottom w:val="single" w:sz="4" w:space="0" w:color="auto"/>
              <w:right w:val="single" w:sz="4" w:space="0" w:color="auto"/>
            </w:tcBorders>
            <w:shd w:val="clear" w:color="000000" w:fill="FFFFFF"/>
            <w:vAlign w:val="center"/>
            <w:hideMark/>
          </w:tcPr>
          <w:p w14:paraId="76E7E4B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w:t>
            </w:r>
          </w:p>
        </w:tc>
        <w:tc>
          <w:tcPr>
            <w:tcW w:w="2140" w:type="dxa"/>
            <w:vMerge/>
            <w:tcBorders>
              <w:top w:val="nil"/>
              <w:left w:val="single" w:sz="4" w:space="0" w:color="auto"/>
              <w:bottom w:val="single" w:sz="4" w:space="0" w:color="000000"/>
              <w:right w:val="single" w:sz="4" w:space="0" w:color="auto"/>
            </w:tcBorders>
            <w:vAlign w:val="center"/>
            <w:hideMark/>
          </w:tcPr>
          <w:p w14:paraId="393F5671"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DE40BFC" w14:textId="77777777" w:rsidR="00CA26C7" w:rsidRPr="00CA26C7" w:rsidRDefault="00CA26C7" w:rsidP="00CA26C7">
            <w:pPr>
              <w:spacing w:after="0" w:line="240" w:lineRule="auto"/>
              <w:jc w:val="center"/>
              <w:rPr>
                <w:rFonts w:eastAsia="Times New Roman" w:cstheme="minorHAnsi"/>
                <w:color w:val="FF0000"/>
                <w:sz w:val="12"/>
                <w:szCs w:val="12"/>
                <w:lang w:eastAsia="es-EC"/>
              </w:rPr>
            </w:pPr>
            <w:proofErr w:type="spellStart"/>
            <w:r w:rsidRPr="00CA26C7">
              <w:rPr>
                <w:rFonts w:eastAsia="Times New Roman" w:cstheme="minorHAnsi"/>
                <w:color w:val="FF0000"/>
                <w:sz w:val="12"/>
                <w:szCs w:val="12"/>
                <w:lang w:eastAsia="es-EC"/>
              </w:rPr>
              <w:t>Guardalmacen</w:t>
            </w:r>
            <w:proofErr w:type="spellEnd"/>
            <w:r w:rsidRPr="00CA26C7">
              <w:rPr>
                <w:rFonts w:eastAsia="Times New Roman" w:cstheme="minorHAnsi"/>
                <w:color w:val="FF0000"/>
                <w:sz w:val="12"/>
                <w:szCs w:val="12"/>
                <w:lang w:eastAsia="es-EC"/>
              </w:rPr>
              <w:t xml:space="preserve"> </w:t>
            </w:r>
          </w:p>
        </w:tc>
        <w:tc>
          <w:tcPr>
            <w:tcW w:w="1860" w:type="dxa"/>
            <w:tcBorders>
              <w:top w:val="nil"/>
              <w:left w:val="nil"/>
              <w:bottom w:val="single" w:sz="4" w:space="0" w:color="auto"/>
              <w:right w:val="single" w:sz="4" w:space="0" w:color="auto"/>
            </w:tcBorders>
            <w:shd w:val="clear" w:color="000000" w:fill="FFFFFF"/>
            <w:vAlign w:val="center"/>
            <w:hideMark/>
          </w:tcPr>
          <w:p w14:paraId="40ACA1B5"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Servidor </w:t>
            </w:r>
            <w:proofErr w:type="spellStart"/>
            <w:r w:rsidRPr="00CA26C7">
              <w:rPr>
                <w:rFonts w:eastAsia="Times New Roman" w:cstheme="minorHAnsi"/>
                <w:color w:val="FF0000"/>
                <w:sz w:val="12"/>
                <w:szCs w:val="12"/>
                <w:lang w:eastAsia="es-EC"/>
              </w:rPr>
              <w:t>Públco</w:t>
            </w:r>
            <w:proofErr w:type="spellEnd"/>
            <w:r w:rsidRPr="00CA26C7">
              <w:rPr>
                <w:rFonts w:eastAsia="Times New Roman" w:cstheme="minorHAnsi"/>
                <w:color w:val="FF0000"/>
                <w:sz w:val="12"/>
                <w:szCs w:val="12"/>
                <w:lang w:eastAsia="es-EC"/>
              </w:rPr>
              <w:t xml:space="preserve"> 1</w:t>
            </w:r>
          </w:p>
        </w:tc>
      </w:tr>
      <w:tr w:rsidR="00CA26C7" w:rsidRPr="00CA26C7" w14:paraId="5BBB7954"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F34CBD7" w14:textId="77777777" w:rsidR="00CA26C7" w:rsidRPr="00CA26C7" w:rsidRDefault="00CA26C7" w:rsidP="00CA26C7">
            <w:pPr>
              <w:spacing w:after="0" w:line="240" w:lineRule="auto"/>
              <w:rPr>
                <w:rFonts w:eastAsia="Times New Roman" w:cstheme="minorHAnsi"/>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677CDFE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nil"/>
              <w:left w:val="nil"/>
              <w:bottom w:val="single" w:sz="4" w:space="0" w:color="auto"/>
              <w:right w:val="single" w:sz="4" w:space="0" w:color="auto"/>
            </w:tcBorders>
            <w:shd w:val="clear" w:color="000000" w:fill="FFFFFF"/>
            <w:vAlign w:val="center"/>
            <w:hideMark/>
          </w:tcPr>
          <w:p w14:paraId="3CA78BB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02A7FF05"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1EF08E2" w14:textId="77777777" w:rsidR="00CA26C7" w:rsidRPr="00CA26C7" w:rsidRDefault="00CA26C7" w:rsidP="00CA26C7">
            <w:pPr>
              <w:spacing w:after="0" w:line="240" w:lineRule="auto"/>
              <w:jc w:val="center"/>
              <w:rPr>
                <w:rFonts w:eastAsia="Times New Roman" w:cstheme="minorHAnsi"/>
                <w:color w:val="FF0000"/>
                <w:sz w:val="12"/>
                <w:szCs w:val="12"/>
                <w:lang w:eastAsia="es-EC"/>
              </w:rPr>
            </w:pPr>
            <w:proofErr w:type="spellStart"/>
            <w:r w:rsidRPr="00CA26C7">
              <w:rPr>
                <w:rFonts w:eastAsia="Times New Roman" w:cstheme="minorHAnsi"/>
                <w:color w:val="FF0000"/>
                <w:sz w:val="12"/>
                <w:szCs w:val="12"/>
                <w:lang w:eastAsia="es-EC"/>
              </w:rPr>
              <w:t>Tenico</w:t>
            </w:r>
            <w:proofErr w:type="spellEnd"/>
            <w:r w:rsidRPr="00CA26C7">
              <w:rPr>
                <w:rFonts w:eastAsia="Times New Roman" w:cstheme="minorHAnsi"/>
                <w:color w:val="FF0000"/>
                <w:sz w:val="12"/>
                <w:szCs w:val="12"/>
                <w:lang w:eastAsia="es-EC"/>
              </w:rPr>
              <w:t xml:space="preserve"> de Ventanilla </w:t>
            </w:r>
            <w:proofErr w:type="spellStart"/>
            <w:r w:rsidRPr="00CA26C7">
              <w:rPr>
                <w:rFonts w:eastAsia="Times New Roman" w:cstheme="minorHAnsi"/>
                <w:color w:val="FF0000"/>
                <w:sz w:val="12"/>
                <w:szCs w:val="12"/>
                <w:lang w:eastAsia="es-EC"/>
              </w:rPr>
              <w:t>Unica</w:t>
            </w:r>
            <w:proofErr w:type="spellEnd"/>
            <w:r w:rsidRPr="00CA26C7">
              <w:rPr>
                <w:rFonts w:eastAsia="Times New Roman" w:cstheme="minorHAnsi"/>
                <w:color w:val="FF0000"/>
                <w:sz w:val="12"/>
                <w:szCs w:val="12"/>
                <w:lang w:eastAsia="es-EC"/>
              </w:rPr>
              <w:t xml:space="preserve"> </w:t>
            </w:r>
          </w:p>
        </w:tc>
        <w:tc>
          <w:tcPr>
            <w:tcW w:w="1860" w:type="dxa"/>
            <w:tcBorders>
              <w:top w:val="nil"/>
              <w:left w:val="nil"/>
              <w:bottom w:val="single" w:sz="4" w:space="0" w:color="auto"/>
              <w:right w:val="single" w:sz="4" w:space="0" w:color="auto"/>
            </w:tcBorders>
            <w:shd w:val="clear" w:color="000000" w:fill="FFFFFF"/>
            <w:vAlign w:val="center"/>
            <w:hideMark/>
          </w:tcPr>
          <w:p w14:paraId="4A348412"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Servidor </w:t>
            </w:r>
            <w:proofErr w:type="spellStart"/>
            <w:r w:rsidRPr="00CA26C7">
              <w:rPr>
                <w:rFonts w:eastAsia="Times New Roman" w:cstheme="minorHAnsi"/>
                <w:color w:val="FF0000"/>
                <w:sz w:val="12"/>
                <w:szCs w:val="12"/>
                <w:lang w:eastAsia="es-EC"/>
              </w:rPr>
              <w:t>Públco</w:t>
            </w:r>
            <w:proofErr w:type="spellEnd"/>
            <w:r w:rsidRPr="00CA26C7">
              <w:rPr>
                <w:rFonts w:eastAsia="Times New Roman" w:cstheme="minorHAnsi"/>
                <w:color w:val="FF0000"/>
                <w:sz w:val="12"/>
                <w:szCs w:val="12"/>
                <w:lang w:eastAsia="es-EC"/>
              </w:rPr>
              <w:t xml:space="preserve"> 1</w:t>
            </w:r>
          </w:p>
        </w:tc>
      </w:tr>
      <w:tr w:rsidR="00CA26C7" w:rsidRPr="00CA26C7" w14:paraId="32EF067F" w14:textId="77777777" w:rsidTr="00CA26C7">
        <w:trPr>
          <w:trHeight w:val="660"/>
        </w:trPr>
        <w:tc>
          <w:tcPr>
            <w:tcW w:w="2620" w:type="dxa"/>
            <w:vMerge w:val="restart"/>
            <w:tcBorders>
              <w:top w:val="nil"/>
              <w:left w:val="single" w:sz="4" w:space="0" w:color="auto"/>
              <w:bottom w:val="single" w:sz="4" w:space="0" w:color="000000"/>
              <w:right w:val="single" w:sz="4" w:space="0" w:color="auto"/>
            </w:tcBorders>
            <w:shd w:val="clear" w:color="000000" w:fill="auto"/>
            <w:vAlign w:val="center"/>
            <w:hideMark/>
          </w:tcPr>
          <w:p w14:paraId="422A7910"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Dirección Zonal de Gobernanza de la Salud </w:t>
            </w:r>
          </w:p>
        </w:tc>
        <w:tc>
          <w:tcPr>
            <w:tcW w:w="2100" w:type="dxa"/>
            <w:tcBorders>
              <w:top w:val="nil"/>
              <w:left w:val="nil"/>
              <w:bottom w:val="single" w:sz="4" w:space="0" w:color="auto"/>
              <w:right w:val="single" w:sz="4" w:space="0" w:color="auto"/>
            </w:tcBorders>
            <w:shd w:val="clear" w:color="000000" w:fill="FFFFFF"/>
            <w:vAlign w:val="center"/>
            <w:hideMark/>
          </w:tcPr>
          <w:p w14:paraId="727323B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Director Zonal de </w:t>
            </w:r>
            <w:proofErr w:type="spellStart"/>
            <w:r w:rsidRPr="00CA26C7">
              <w:rPr>
                <w:rFonts w:eastAsia="Times New Roman" w:cstheme="minorHAnsi"/>
                <w:sz w:val="12"/>
                <w:szCs w:val="12"/>
                <w:lang w:eastAsia="es-EC"/>
              </w:rPr>
              <w:t>Gonernaza</w:t>
            </w:r>
            <w:proofErr w:type="spellEnd"/>
            <w:r w:rsidRPr="00CA26C7">
              <w:rPr>
                <w:rFonts w:eastAsia="Times New Roman" w:cstheme="minorHAnsi"/>
                <w:sz w:val="12"/>
                <w:szCs w:val="12"/>
                <w:lang w:eastAsia="es-EC"/>
              </w:rPr>
              <w:t xml:space="preserve"> de la Salud </w:t>
            </w:r>
          </w:p>
        </w:tc>
        <w:tc>
          <w:tcPr>
            <w:tcW w:w="2600" w:type="dxa"/>
            <w:tcBorders>
              <w:top w:val="nil"/>
              <w:left w:val="nil"/>
              <w:bottom w:val="single" w:sz="4" w:space="0" w:color="auto"/>
              <w:right w:val="single" w:sz="4" w:space="0" w:color="auto"/>
            </w:tcBorders>
            <w:shd w:val="clear" w:color="000000" w:fill="FFFFFF"/>
            <w:vAlign w:val="center"/>
            <w:hideMark/>
          </w:tcPr>
          <w:p w14:paraId="462E199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Nivel </w:t>
            </w:r>
            <w:proofErr w:type="spellStart"/>
            <w:r w:rsidRPr="00CA26C7">
              <w:rPr>
                <w:rFonts w:eastAsia="Times New Roman" w:cstheme="minorHAnsi"/>
                <w:sz w:val="12"/>
                <w:szCs w:val="12"/>
                <w:lang w:eastAsia="es-EC"/>
              </w:rPr>
              <w:t>Jerarquico</w:t>
            </w:r>
            <w:proofErr w:type="spellEnd"/>
            <w:r w:rsidRPr="00CA26C7">
              <w:rPr>
                <w:rFonts w:eastAsia="Times New Roman" w:cstheme="minorHAnsi"/>
                <w:sz w:val="12"/>
                <w:szCs w:val="12"/>
                <w:lang w:eastAsia="es-EC"/>
              </w:rPr>
              <w:t xml:space="preserve"> Superior </w:t>
            </w:r>
          </w:p>
        </w:tc>
        <w:tc>
          <w:tcPr>
            <w:tcW w:w="214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197B3B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Dirección Zonal de Gobernanza de la Salud </w:t>
            </w:r>
          </w:p>
        </w:tc>
        <w:tc>
          <w:tcPr>
            <w:tcW w:w="1860" w:type="dxa"/>
            <w:tcBorders>
              <w:top w:val="nil"/>
              <w:left w:val="nil"/>
              <w:bottom w:val="single" w:sz="4" w:space="0" w:color="auto"/>
              <w:right w:val="single" w:sz="4" w:space="0" w:color="auto"/>
            </w:tcBorders>
            <w:shd w:val="clear" w:color="000000" w:fill="FFFFFF"/>
            <w:vAlign w:val="center"/>
            <w:hideMark/>
          </w:tcPr>
          <w:p w14:paraId="63D5ED0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20F35AC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70213268"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16D90D6E"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1FE4FFE4"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Experto Zonal  de Control </w:t>
            </w:r>
            <w:proofErr w:type="spellStart"/>
            <w:r w:rsidRPr="00CA26C7">
              <w:rPr>
                <w:rFonts w:eastAsia="Times New Roman" w:cstheme="minorHAnsi"/>
                <w:sz w:val="12"/>
                <w:szCs w:val="12"/>
                <w:lang w:eastAsia="es-EC"/>
              </w:rPr>
              <w:t>Tecnico</w:t>
            </w:r>
            <w:proofErr w:type="spellEnd"/>
            <w:r w:rsidRPr="00CA26C7">
              <w:rPr>
                <w:rFonts w:eastAsia="Times New Roman" w:cstheme="minorHAnsi"/>
                <w:sz w:val="12"/>
                <w:szCs w:val="12"/>
                <w:lang w:eastAsia="es-EC"/>
              </w:rPr>
              <w:t xml:space="preserve"> Medico</w:t>
            </w:r>
          </w:p>
        </w:tc>
        <w:tc>
          <w:tcPr>
            <w:tcW w:w="2600" w:type="dxa"/>
            <w:tcBorders>
              <w:top w:val="nil"/>
              <w:left w:val="nil"/>
              <w:bottom w:val="single" w:sz="4" w:space="0" w:color="auto"/>
              <w:right w:val="single" w:sz="4" w:space="0" w:color="auto"/>
            </w:tcBorders>
            <w:shd w:val="clear" w:color="000000" w:fill="FFFFFF"/>
            <w:vAlign w:val="center"/>
            <w:hideMark/>
          </w:tcPr>
          <w:p w14:paraId="2F3999E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11</w:t>
            </w:r>
          </w:p>
        </w:tc>
        <w:tc>
          <w:tcPr>
            <w:tcW w:w="2140" w:type="dxa"/>
            <w:vMerge/>
            <w:tcBorders>
              <w:top w:val="nil"/>
              <w:left w:val="single" w:sz="4" w:space="0" w:color="auto"/>
              <w:bottom w:val="single" w:sz="4" w:space="0" w:color="000000"/>
              <w:right w:val="single" w:sz="4" w:space="0" w:color="auto"/>
            </w:tcBorders>
            <w:vAlign w:val="center"/>
            <w:hideMark/>
          </w:tcPr>
          <w:p w14:paraId="4FD13497"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27DB554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246274A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08392381"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497AB87"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099C3BA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Control </w:t>
            </w:r>
            <w:proofErr w:type="spellStart"/>
            <w:r w:rsidRPr="00CA26C7">
              <w:rPr>
                <w:rFonts w:eastAsia="Times New Roman" w:cstheme="minorHAnsi"/>
                <w:sz w:val="12"/>
                <w:szCs w:val="12"/>
                <w:lang w:eastAsia="es-EC"/>
              </w:rPr>
              <w:t>Tecnico</w:t>
            </w:r>
            <w:proofErr w:type="spellEnd"/>
            <w:r w:rsidRPr="00CA26C7">
              <w:rPr>
                <w:rFonts w:eastAsia="Times New Roman" w:cstheme="minorHAnsi"/>
                <w:sz w:val="12"/>
                <w:szCs w:val="12"/>
                <w:lang w:eastAsia="es-EC"/>
              </w:rPr>
              <w:t xml:space="preserve"> Medico 2</w:t>
            </w:r>
          </w:p>
        </w:tc>
        <w:tc>
          <w:tcPr>
            <w:tcW w:w="2600" w:type="dxa"/>
            <w:tcBorders>
              <w:top w:val="nil"/>
              <w:left w:val="nil"/>
              <w:bottom w:val="single" w:sz="4" w:space="0" w:color="auto"/>
              <w:right w:val="single" w:sz="4" w:space="0" w:color="auto"/>
            </w:tcBorders>
            <w:shd w:val="clear" w:color="000000" w:fill="FFFFFF"/>
            <w:vAlign w:val="center"/>
            <w:hideMark/>
          </w:tcPr>
          <w:p w14:paraId="49AA295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9</w:t>
            </w:r>
          </w:p>
        </w:tc>
        <w:tc>
          <w:tcPr>
            <w:tcW w:w="2140" w:type="dxa"/>
            <w:vMerge/>
            <w:tcBorders>
              <w:top w:val="nil"/>
              <w:left w:val="single" w:sz="4" w:space="0" w:color="auto"/>
              <w:bottom w:val="single" w:sz="4" w:space="0" w:color="000000"/>
              <w:right w:val="single" w:sz="4" w:space="0" w:color="auto"/>
            </w:tcBorders>
            <w:vAlign w:val="center"/>
            <w:hideMark/>
          </w:tcPr>
          <w:p w14:paraId="200027F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109641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2052169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40934CA4" w14:textId="77777777" w:rsidTr="00CA26C7">
        <w:trPr>
          <w:trHeight w:val="675"/>
        </w:trPr>
        <w:tc>
          <w:tcPr>
            <w:tcW w:w="2620" w:type="dxa"/>
            <w:vMerge/>
            <w:tcBorders>
              <w:top w:val="nil"/>
              <w:left w:val="single" w:sz="4" w:space="0" w:color="auto"/>
              <w:bottom w:val="single" w:sz="4" w:space="0" w:color="000000"/>
              <w:right w:val="single" w:sz="4" w:space="0" w:color="auto"/>
            </w:tcBorders>
            <w:vAlign w:val="center"/>
            <w:hideMark/>
          </w:tcPr>
          <w:p w14:paraId="1313C962"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79216CF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Control </w:t>
            </w:r>
            <w:proofErr w:type="spellStart"/>
            <w:r w:rsidRPr="00CA26C7">
              <w:rPr>
                <w:rFonts w:eastAsia="Times New Roman" w:cstheme="minorHAnsi"/>
                <w:sz w:val="12"/>
                <w:szCs w:val="12"/>
                <w:lang w:eastAsia="es-EC"/>
              </w:rPr>
              <w:t>Tecnico</w:t>
            </w:r>
            <w:proofErr w:type="spellEnd"/>
            <w:r w:rsidRPr="00CA26C7">
              <w:rPr>
                <w:rFonts w:eastAsia="Times New Roman" w:cstheme="minorHAnsi"/>
                <w:sz w:val="12"/>
                <w:szCs w:val="12"/>
                <w:lang w:eastAsia="es-EC"/>
              </w:rPr>
              <w:t xml:space="preserve"> Medico 1</w:t>
            </w:r>
          </w:p>
        </w:tc>
        <w:tc>
          <w:tcPr>
            <w:tcW w:w="2600" w:type="dxa"/>
            <w:tcBorders>
              <w:top w:val="nil"/>
              <w:left w:val="nil"/>
              <w:bottom w:val="single" w:sz="4" w:space="0" w:color="auto"/>
              <w:right w:val="single" w:sz="4" w:space="0" w:color="auto"/>
            </w:tcBorders>
            <w:shd w:val="clear" w:color="000000" w:fill="FFFFFF"/>
            <w:vAlign w:val="center"/>
            <w:hideMark/>
          </w:tcPr>
          <w:p w14:paraId="125D7089"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25B2EB8C"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C03210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Control </w:t>
            </w:r>
            <w:proofErr w:type="spellStart"/>
            <w:r w:rsidRPr="00CA26C7">
              <w:rPr>
                <w:rFonts w:eastAsia="Times New Roman" w:cstheme="minorHAnsi"/>
                <w:sz w:val="12"/>
                <w:szCs w:val="12"/>
                <w:lang w:eastAsia="es-EC"/>
              </w:rPr>
              <w:t>Tecnico</w:t>
            </w:r>
            <w:proofErr w:type="spellEnd"/>
            <w:r w:rsidRPr="00CA26C7">
              <w:rPr>
                <w:rFonts w:eastAsia="Times New Roman" w:cstheme="minorHAnsi"/>
                <w:sz w:val="12"/>
                <w:szCs w:val="12"/>
                <w:lang w:eastAsia="es-EC"/>
              </w:rPr>
              <w:t xml:space="preserve"> Medico 1</w:t>
            </w:r>
          </w:p>
        </w:tc>
        <w:tc>
          <w:tcPr>
            <w:tcW w:w="1860" w:type="dxa"/>
            <w:tcBorders>
              <w:top w:val="nil"/>
              <w:left w:val="nil"/>
              <w:bottom w:val="single" w:sz="4" w:space="0" w:color="auto"/>
              <w:right w:val="single" w:sz="4" w:space="0" w:color="auto"/>
            </w:tcBorders>
            <w:shd w:val="clear" w:color="000000" w:fill="FFFFFF"/>
            <w:vAlign w:val="center"/>
            <w:hideMark/>
          </w:tcPr>
          <w:p w14:paraId="7F176BE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r>
      <w:tr w:rsidR="00CA26C7" w:rsidRPr="00CA26C7" w14:paraId="08C9A771" w14:textId="77777777" w:rsidTr="00CA26C7">
        <w:trPr>
          <w:trHeight w:val="675"/>
        </w:trPr>
        <w:tc>
          <w:tcPr>
            <w:tcW w:w="2620" w:type="dxa"/>
            <w:vMerge/>
            <w:tcBorders>
              <w:top w:val="nil"/>
              <w:left w:val="single" w:sz="4" w:space="0" w:color="auto"/>
              <w:bottom w:val="single" w:sz="4" w:space="0" w:color="000000"/>
              <w:right w:val="single" w:sz="4" w:space="0" w:color="auto"/>
            </w:tcBorders>
            <w:vAlign w:val="center"/>
            <w:hideMark/>
          </w:tcPr>
          <w:p w14:paraId="6DF0139B"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E2D0DF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Atención al Usuario</w:t>
            </w:r>
          </w:p>
        </w:tc>
        <w:tc>
          <w:tcPr>
            <w:tcW w:w="2600" w:type="dxa"/>
            <w:tcBorders>
              <w:top w:val="nil"/>
              <w:left w:val="nil"/>
              <w:bottom w:val="single" w:sz="4" w:space="0" w:color="auto"/>
              <w:right w:val="single" w:sz="4" w:space="0" w:color="auto"/>
            </w:tcBorders>
            <w:shd w:val="clear" w:color="000000" w:fill="FFFFFF"/>
            <w:vAlign w:val="center"/>
            <w:hideMark/>
          </w:tcPr>
          <w:p w14:paraId="117D322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0AFA5E03"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41F54A05"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Analista Zonal de Atención al Usuario</w:t>
            </w:r>
          </w:p>
        </w:tc>
        <w:tc>
          <w:tcPr>
            <w:tcW w:w="1860" w:type="dxa"/>
            <w:tcBorders>
              <w:top w:val="nil"/>
              <w:left w:val="nil"/>
              <w:bottom w:val="single" w:sz="4" w:space="0" w:color="auto"/>
              <w:right w:val="single" w:sz="4" w:space="0" w:color="auto"/>
            </w:tcBorders>
            <w:shd w:val="clear" w:color="000000" w:fill="FFFFFF"/>
            <w:vAlign w:val="center"/>
            <w:hideMark/>
          </w:tcPr>
          <w:p w14:paraId="7A256CBE"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40396778" w14:textId="77777777" w:rsidTr="00CA26C7">
        <w:trPr>
          <w:trHeight w:val="675"/>
        </w:trPr>
        <w:tc>
          <w:tcPr>
            <w:tcW w:w="2620" w:type="dxa"/>
            <w:vMerge/>
            <w:tcBorders>
              <w:top w:val="nil"/>
              <w:left w:val="single" w:sz="4" w:space="0" w:color="auto"/>
              <w:bottom w:val="single" w:sz="4" w:space="0" w:color="000000"/>
              <w:right w:val="single" w:sz="4" w:space="0" w:color="auto"/>
            </w:tcBorders>
            <w:vAlign w:val="center"/>
            <w:hideMark/>
          </w:tcPr>
          <w:p w14:paraId="3B295B9D"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3CAC6D67"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Seguimiento a la aplicación de </w:t>
            </w:r>
            <w:proofErr w:type="spellStart"/>
            <w:r w:rsidRPr="00CA26C7">
              <w:rPr>
                <w:rFonts w:eastAsia="Times New Roman" w:cstheme="minorHAnsi"/>
                <w:sz w:val="12"/>
                <w:szCs w:val="12"/>
                <w:lang w:eastAsia="es-EC"/>
              </w:rPr>
              <w:t>Politicas</w:t>
            </w:r>
            <w:proofErr w:type="spellEnd"/>
            <w:r w:rsidRPr="00CA26C7">
              <w:rPr>
                <w:rFonts w:eastAsia="Times New Roman" w:cstheme="minorHAnsi"/>
                <w:sz w:val="12"/>
                <w:szCs w:val="12"/>
                <w:lang w:eastAsia="es-EC"/>
              </w:rPr>
              <w:t xml:space="preserve"> de Salud, Modelos y Normas 2</w:t>
            </w:r>
          </w:p>
        </w:tc>
        <w:tc>
          <w:tcPr>
            <w:tcW w:w="2600" w:type="dxa"/>
            <w:tcBorders>
              <w:top w:val="nil"/>
              <w:left w:val="nil"/>
              <w:bottom w:val="single" w:sz="4" w:space="0" w:color="auto"/>
              <w:right w:val="single" w:sz="4" w:space="0" w:color="auto"/>
            </w:tcBorders>
            <w:shd w:val="clear" w:color="000000" w:fill="FFFFFF"/>
            <w:vAlign w:val="center"/>
            <w:hideMark/>
          </w:tcPr>
          <w:p w14:paraId="3DEDDA51"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9</w:t>
            </w:r>
          </w:p>
        </w:tc>
        <w:tc>
          <w:tcPr>
            <w:tcW w:w="2140" w:type="dxa"/>
            <w:vMerge/>
            <w:tcBorders>
              <w:top w:val="nil"/>
              <w:left w:val="single" w:sz="4" w:space="0" w:color="auto"/>
              <w:bottom w:val="single" w:sz="4" w:space="0" w:color="000000"/>
              <w:right w:val="single" w:sz="4" w:space="0" w:color="auto"/>
            </w:tcBorders>
            <w:vAlign w:val="center"/>
            <w:hideMark/>
          </w:tcPr>
          <w:p w14:paraId="68DD1D5B"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05BC144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1B63016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49D6CC69" w14:textId="77777777" w:rsidTr="00CA26C7">
        <w:trPr>
          <w:trHeight w:val="750"/>
        </w:trPr>
        <w:tc>
          <w:tcPr>
            <w:tcW w:w="2620" w:type="dxa"/>
            <w:vMerge/>
            <w:tcBorders>
              <w:top w:val="nil"/>
              <w:left w:val="single" w:sz="4" w:space="0" w:color="auto"/>
              <w:bottom w:val="single" w:sz="4" w:space="0" w:color="000000"/>
              <w:right w:val="single" w:sz="4" w:space="0" w:color="auto"/>
            </w:tcBorders>
            <w:vAlign w:val="center"/>
            <w:hideMark/>
          </w:tcPr>
          <w:p w14:paraId="75433005"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single" w:sz="4" w:space="0" w:color="auto"/>
              <w:right w:val="single" w:sz="4" w:space="0" w:color="auto"/>
            </w:tcBorders>
            <w:shd w:val="clear" w:color="000000" w:fill="FFFFFF"/>
            <w:vAlign w:val="center"/>
            <w:hideMark/>
          </w:tcPr>
          <w:p w14:paraId="2D963052"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Especialista Zonal de Seguimiento a la aplicación de </w:t>
            </w:r>
            <w:proofErr w:type="spellStart"/>
            <w:r w:rsidRPr="00CA26C7">
              <w:rPr>
                <w:rFonts w:eastAsia="Times New Roman" w:cstheme="minorHAnsi"/>
                <w:sz w:val="12"/>
                <w:szCs w:val="12"/>
                <w:lang w:eastAsia="es-EC"/>
              </w:rPr>
              <w:t>Politicas</w:t>
            </w:r>
            <w:proofErr w:type="spellEnd"/>
            <w:r w:rsidRPr="00CA26C7">
              <w:rPr>
                <w:rFonts w:eastAsia="Times New Roman" w:cstheme="minorHAnsi"/>
                <w:sz w:val="12"/>
                <w:szCs w:val="12"/>
                <w:lang w:eastAsia="es-EC"/>
              </w:rPr>
              <w:t xml:space="preserve"> de Salud, Modelos y Normas 1</w:t>
            </w:r>
          </w:p>
        </w:tc>
        <w:tc>
          <w:tcPr>
            <w:tcW w:w="2600" w:type="dxa"/>
            <w:tcBorders>
              <w:top w:val="nil"/>
              <w:left w:val="nil"/>
              <w:bottom w:val="single" w:sz="4" w:space="0" w:color="auto"/>
              <w:right w:val="single" w:sz="4" w:space="0" w:color="auto"/>
            </w:tcBorders>
            <w:shd w:val="clear" w:color="000000" w:fill="FFFFFF"/>
            <w:vAlign w:val="center"/>
            <w:hideMark/>
          </w:tcPr>
          <w:p w14:paraId="75C8810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7</w:t>
            </w:r>
          </w:p>
        </w:tc>
        <w:tc>
          <w:tcPr>
            <w:tcW w:w="2140" w:type="dxa"/>
            <w:vMerge/>
            <w:tcBorders>
              <w:top w:val="nil"/>
              <w:left w:val="single" w:sz="4" w:space="0" w:color="auto"/>
              <w:bottom w:val="single" w:sz="4" w:space="0" w:color="000000"/>
              <w:right w:val="single" w:sz="4" w:space="0" w:color="auto"/>
            </w:tcBorders>
            <w:vAlign w:val="center"/>
            <w:hideMark/>
          </w:tcPr>
          <w:p w14:paraId="280B793C"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single" w:sz="4" w:space="0" w:color="auto"/>
              <w:right w:val="single" w:sz="4" w:space="0" w:color="auto"/>
            </w:tcBorders>
            <w:shd w:val="clear" w:color="000000" w:fill="FFFFFF"/>
            <w:vAlign w:val="center"/>
            <w:hideMark/>
          </w:tcPr>
          <w:p w14:paraId="5B36BE8C"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1860" w:type="dxa"/>
            <w:tcBorders>
              <w:top w:val="nil"/>
              <w:left w:val="nil"/>
              <w:bottom w:val="single" w:sz="4" w:space="0" w:color="auto"/>
              <w:right w:val="single" w:sz="4" w:space="0" w:color="auto"/>
            </w:tcBorders>
            <w:shd w:val="clear" w:color="000000" w:fill="FFFFFF"/>
            <w:vAlign w:val="center"/>
            <w:hideMark/>
          </w:tcPr>
          <w:p w14:paraId="5E38F333"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r>
      <w:tr w:rsidR="00CA26C7" w:rsidRPr="00CA26C7" w14:paraId="02D63F0A"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06CACAA"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nil"/>
              <w:left w:val="nil"/>
              <w:bottom w:val="nil"/>
              <w:right w:val="single" w:sz="4" w:space="0" w:color="auto"/>
            </w:tcBorders>
            <w:shd w:val="clear" w:color="000000" w:fill="FFFFFF"/>
            <w:vAlign w:val="center"/>
            <w:hideMark/>
          </w:tcPr>
          <w:p w14:paraId="7428CB66"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Control Documental y Tarifas </w:t>
            </w:r>
          </w:p>
        </w:tc>
        <w:tc>
          <w:tcPr>
            <w:tcW w:w="2600" w:type="dxa"/>
            <w:tcBorders>
              <w:top w:val="nil"/>
              <w:left w:val="nil"/>
              <w:bottom w:val="nil"/>
              <w:right w:val="single" w:sz="4" w:space="0" w:color="auto"/>
            </w:tcBorders>
            <w:shd w:val="clear" w:color="000000" w:fill="FFFFFF"/>
            <w:vAlign w:val="center"/>
            <w:hideMark/>
          </w:tcPr>
          <w:p w14:paraId="5C0FF97F"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c>
          <w:tcPr>
            <w:tcW w:w="2140" w:type="dxa"/>
            <w:vMerge/>
            <w:tcBorders>
              <w:top w:val="nil"/>
              <w:left w:val="single" w:sz="4" w:space="0" w:color="auto"/>
              <w:bottom w:val="single" w:sz="4" w:space="0" w:color="000000"/>
              <w:right w:val="single" w:sz="4" w:space="0" w:color="auto"/>
            </w:tcBorders>
            <w:vAlign w:val="center"/>
            <w:hideMark/>
          </w:tcPr>
          <w:p w14:paraId="6BE35746"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nil"/>
              <w:left w:val="nil"/>
              <w:bottom w:val="nil"/>
              <w:right w:val="single" w:sz="4" w:space="0" w:color="auto"/>
            </w:tcBorders>
            <w:shd w:val="clear" w:color="000000" w:fill="FFFFFF"/>
            <w:vAlign w:val="center"/>
            <w:hideMark/>
          </w:tcPr>
          <w:p w14:paraId="0B9805FA"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xml:space="preserve">Analista Zonal de Control Documental y Tarifas </w:t>
            </w:r>
          </w:p>
        </w:tc>
        <w:tc>
          <w:tcPr>
            <w:tcW w:w="1860" w:type="dxa"/>
            <w:tcBorders>
              <w:top w:val="nil"/>
              <w:left w:val="nil"/>
              <w:bottom w:val="nil"/>
              <w:right w:val="single" w:sz="4" w:space="0" w:color="auto"/>
            </w:tcBorders>
            <w:shd w:val="clear" w:color="000000" w:fill="FFFFFF"/>
            <w:vAlign w:val="center"/>
            <w:hideMark/>
          </w:tcPr>
          <w:p w14:paraId="622A10E0"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Servidor Público 5</w:t>
            </w:r>
          </w:p>
        </w:tc>
      </w:tr>
      <w:tr w:rsidR="00CA26C7" w:rsidRPr="00CA26C7" w14:paraId="0D37E2DA" w14:textId="77777777" w:rsidTr="00CA26C7">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703D180E" w14:textId="77777777" w:rsidR="00CA26C7" w:rsidRPr="00CA26C7" w:rsidRDefault="00CA26C7" w:rsidP="00CA26C7">
            <w:pPr>
              <w:spacing w:after="0" w:line="240" w:lineRule="auto"/>
              <w:rPr>
                <w:rFonts w:eastAsia="Times New Roman" w:cstheme="minorHAnsi"/>
                <w:color w:val="FF0000"/>
                <w:sz w:val="12"/>
                <w:szCs w:val="12"/>
                <w:lang w:eastAsia="es-EC"/>
              </w:rPr>
            </w:pPr>
          </w:p>
        </w:tc>
        <w:tc>
          <w:tcPr>
            <w:tcW w:w="2100" w:type="dxa"/>
            <w:tcBorders>
              <w:top w:val="single" w:sz="4" w:space="0" w:color="auto"/>
              <w:left w:val="nil"/>
              <w:bottom w:val="single" w:sz="4" w:space="0" w:color="auto"/>
              <w:right w:val="single" w:sz="4" w:space="0" w:color="auto"/>
            </w:tcBorders>
            <w:shd w:val="clear" w:color="000000" w:fill="FFFFFF"/>
            <w:vAlign w:val="center"/>
            <w:hideMark/>
          </w:tcPr>
          <w:p w14:paraId="72D0BE7B"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600" w:type="dxa"/>
            <w:tcBorders>
              <w:top w:val="single" w:sz="4" w:space="0" w:color="auto"/>
              <w:left w:val="nil"/>
              <w:bottom w:val="single" w:sz="4" w:space="0" w:color="auto"/>
              <w:right w:val="single" w:sz="4" w:space="0" w:color="auto"/>
            </w:tcBorders>
            <w:shd w:val="clear" w:color="000000" w:fill="FFFFFF"/>
            <w:vAlign w:val="center"/>
            <w:hideMark/>
          </w:tcPr>
          <w:p w14:paraId="4D286D18" w14:textId="77777777" w:rsidR="00CA26C7" w:rsidRPr="00CA26C7" w:rsidRDefault="00CA26C7" w:rsidP="00CA26C7">
            <w:pPr>
              <w:spacing w:after="0" w:line="240" w:lineRule="auto"/>
              <w:jc w:val="center"/>
              <w:rPr>
                <w:rFonts w:eastAsia="Times New Roman" w:cstheme="minorHAnsi"/>
                <w:sz w:val="12"/>
                <w:szCs w:val="12"/>
                <w:lang w:eastAsia="es-EC"/>
              </w:rPr>
            </w:pPr>
            <w:r w:rsidRPr="00CA26C7">
              <w:rPr>
                <w:rFonts w:eastAsia="Times New Roman" w:cstheme="minorHAnsi"/>
                <w:sz w:val="12"/>
                <w:szCs w:val="12"/>
                <w:lang w:eastAsia="es-EC"/>
              </w:rPr>
              <w:t> </w:t>
            </w:r>
          </w:p>
        </w:tc>
        <w:tc>
          <w:tcPr>
            <w:tcW w:w="2140" w:type="dxa"/>
            <w:vMerge/>
            <w:tcBorders>
              <w:top w:val="nil"/>
              <w:left w:val="single" w:sz="4" w:space="0" w:color="auto"/>
              <w:bottom w:val="single" w:sz="4" w:space="0" w:color="000000"/>
              <w:right w:val="single" w:sz="4" w:space="0" w:color="auto"/>
            </w:tcBorders>
            <w:vAlign w:val="center"/>
            <w:hideMark/>
          </w:tcPr>
          <w:p w14:paraId="22EE07AA" w14:textId="77777777" w:rsidR="00CA26C7" w:rsidRPr="00CA26C7" w:rsidRDefault="00CA26C7" w:rsidP="00CA26C7">
            <w:pPr>
              <w:spacing w:after="0" w:line="240" w:lineRule="auto"/>
              <w:rPr>
                <w:rFonts w:eastAsia="Times New Roman" w:cstheme="minorHAnsi"/>
                <w:sz w:val="12"/>
                <w:szCs w:val="12"/>
                <w:lang w:eastAsia="es-EC"/>
              </w:rPr>
            </w:pPr>
          </w:p>
        </w:tc>
        <w:tc>
          <w:tcPr>
            <w:tcW w:w="1860" w:type="dxa"/>
            <w:tcBorders>
              <w:top w:val="single" w:sz="4" w:space="0" w:color="auto"/>
              <w:left w:val="nil"/>
              <w:bottom w:val="single" w:sz="4" w:space="0" w:color="auto"/>
              <w:right w:val="single" w:sz="4" w:space="0" w:color="auto"/>
            </w:tcBorders>
            <w:shd w:val="clear" w:color="000000" w:fill="FFFFFF"/>
            <w:vAlign w:val="center"/>
            <w:hideMark/>
          </w:tcPr>
          <w:p w14:paraId="20A8C559"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ESPECIALISTA 1</w:t>
            </w:r>
          </w:p>
        </w:tc>
        <w:tc>
          <w:tcPr>
            <w:tcW w:w="1860" w:type="dxa"/>
            <w:tcBorders>
              <w:top w:val="single" w:sz="4" w:space="0" w:color="auto"/>
              <w:left w:val="nil"/>
              <w:bottom w:val="single" w:sz="4" w:space="0" w:color="auto"/>
              <w:right w:val="single" w:sz="4" w:space="0" w:color="auto"/>
            </w:tcBorders>
            <w:shd w:val="clear" w:color="000000" w:fill="FFFFFF"/>
            <w:vAlign w:val="center"/>
            <w:hideMark/>
          </w:tcPr>
          <w:p w14:paraId="05A7B0D7" w14:textId="77777777" w:rsidR="00CA26C7" w:rsidRPr="00CA26C7" w:rsidRDefault="00CA26C7" w:rsidP="00CA26C7">
            <w:pPr>
              <w:spacing w:after="0" w:line="240" w:lineRule="auto"/>
              <w:jc w:val="center"/>
              <w:rPr>
                <w:rFonts w:eastAsia="Times New Roman" w:cstheme="minorHAnsi"/>
                <w:color w:val="FF0000"/>
                <w:sz w:val="12"/>
                <w:szCs w:val="12"/>
                <w:lang w:eastAsia="es-EC"/>
              </w:rPr>
            </w:pPr>
            <w:r w:rsidRPr="00CA26C7">
              <w:rPr>
                <w:rFonts w:eastAsia="Times New Roman" w:cstheme="minorHAnsi"/>
                <w:color w:val="FF0000"/>
                <w:sz w:val="12"/>
                <w:szCs w:val="12"/>
                <w:lang w:eastAsia="es-EC"/>
              </w:rPr>
              <w:t xml:space="preserve">ESPECIALISTA </w:t>
            </w:r>
          </w:p>
        </w:tc>
      </w:tr>
    </w:tbl>
    <w:p w14:paraId="39E4D376"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sz w:val="14"/>
          <w:szCs w:val="14"/>
        </w:rPr>
        <w:t>FUENTE:</w:t>
      </w:r>
      <w:r>
        <w:rPr>
          <w:rFonts w:cstheme="minorHAnsi"/>
          <w:b/>
          <w:sz w:val="14"/>
          <w:szCs w:val="14"/>
        </w:rPr>
        <w:t xml:space="preserve"> Coordinación Zonal 7 Salud</w:t>
      </w:r>
    </w:p>
    <w:p w14:paraId="1A911F00"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bCs/>
          <w:color w:val="000000"/>
          <w:sz w:val="14"/>
          <w:szCs w:val="14"/>
        </w:rPr>
        <w:t xml:space="preserve">ELABORADO POR: </w:t>
      </w:r>
      <w:r>
        <w:rPr>
          <w:rFonts w:cstheme="minorHAnsi"/>
          <w:b/>
          <w:bCs/>
          <w:color w:val="000000"/>
          <w:sz w:val="14"/>
          <w:szCs w:val="14"/>
        </w:rPr>
        <w:t xml:space="preserve">Dirección de  Gestión de Control del Servicio Público </w:t>
      </w:r>
    </w:p>
    <w:p w14:paraId="4C5F0144" w14:textId="77777777" w:rsidR="00330B79" w:rsidRPr="00B43D51" w:rsidRDefault="00330B79" w:rsidP="00330B79">
      <w:pPr>
        <w:pStyle w:val="Prrafodelista"/>
        <w:tabs>
          <w:tab w:val="left" w:pos="284"/>
          <w:tab w:val="left" w:pos="426"/>
          <w:tab w:val="left" w:pos="567"/>
        </w:tabs>
        <w:spacing w:after="0" w:line="240" w:lineRule="auto"/>
        <w:ind w:left="0"/>
        <w:jc w:val="both"/>
        <w:rPr>
          <w:rFonts w:cstheme="minorHAnsi"/>
          <w:bCs/>
          <w:color w:val="000000"/>
          <w:sz w:val="14"/>
          <w:szCs w:val="14"/>
        </w:rPr>
      </w:pPr>
      <w:r w:rsidRPr="00AC1E75">
        <w:rPr>
          <w:rFonts w:cstheme="minorHAnsi"/>
          <w:b/>
          <w:bCs/>
          <w:color w:val="000000"/>
          <w:sz w:val="14"/>
          <w:szCs w:val="14"/>
        </w:rPr>
        <w:t xml:space="preserve">FECHA DE CORTE: </w:t>
      </w:r>
      <w:r>
        <w:rPr>
          <w:rFonts w:cstheme="minorHAnsi"/>
          <w:b/>
          <w:bCs/>
          <w:color w:val="000000"/>
          <w:sz w:val="14"/>
          <w:szCs w:val="14"/>
        </w:rPr>
        <w:t>Marzo 2023</w:t>
      </w:r>
    </w:p>
    <w:p w14:paraId="63754226" w14:textId="77777777" w:rsidR="00CA26C7" w:rsidDel="00E50362" w:rsidRDefault="00CA26C7" w:rsidP="003E0373">
      <w:pPr>
        <w:autoSpaceDE w:val="0"/>
        <w:autoSpaceDN w:val="0"/>
        <w:adjustRightInd w:val="0"/>
        <w:spacing w:after="0" w:line="240" w:lineRule="auto"/>
        <w:rPr>
          <w:del w:id="901" w:author="María_Nole" w:date="2023-06-14T13:54:00Z"/>
          <w:rFonts w:ascii="Calibri" w:hAnsi="Calibri" w:cs="Calibri"/>
          <w:b/>
          <w:bCs/>
          <w:color w:val="000000"/>
          <w:sz w:val="24"/>
          <w:szCs w:val="24"/>
        </w:rPr>
      </w:pPr>
    </w:p>
    <w:p w14:paraId="335FFC93" w14:textId="77777777" w:rsidR="003E0373" w:rsidDel="00E50362" w:rsidRDefault="003E0373" w:rsidP="003E0373">
      <w:pPr>
        <w:autoSpaceDE w:val="0"/>
        <w:autoSpaceDN w:val="0"/>
        <w:adjustRightInd w:val="0"/>
        <w:spacing w:after="0" w:line="240" w:lineRule="auto"/>
        <w:rPr>
          <w:del w:id="902" w:author="María_Nole" w:date="2023-06-14T13:54:00Z"/>
          <w:rFonts w:ascii="Calibri" w:hAnsi="Calibri" w:cs="Calibri"/>
          <w:b/>
          <w:bCs/>
          <w:color w:val="000000"/>
          <w:sz w:val="24"/>
          <w:szCs w:val="24"/>
        </w:rPr>
      </w:pPr>
    </w:p>
    <w:p w14:paraId="497C2A14" w14:textId="77777777" w:rsidR="00CA26C7" w:rsidRDefault="00CA26C7" w:rsidP="003E0373">
      <w:pPr>
        <w:autoSpaceDE w:val="0"/>
        <w:autoSpaceDN w:val="0"/>
        <w:adjustRightInd w:val="0"/>
        <w:spacing w:after="0" w:line="240" w:lineRule="auto"/>
        <w:rPr>
          <w:rFonts w:ascii="Calibri" w:hAnsi="Calibri" w:cs="Calibri"/>
          <w:b/>
          <w:bCs/>
          <w:color w:val="000000"/>
          <w:sz w:val="24"/>
          <w:szCs w:val="24"/>
        </w:rPr>
      </w:pPr>
    </w:p>
    <w:p w14:paraId="3B6711D0" w14:textId="6ED579A1" w:rsidR="00CA26C7" w:rsidRDefault="00CA26C7" w:rsidP="00CA26C7">
      <w:pPr>
        <w:autoSpaceDE w:val="0"/>
        <w:autoSpaceDN w:val="0"/>
        <w:adjustRightInd w:val="0"/>
        <w:spacing w:after="0" w:line="240" w:lineRule="auto"/>
        <w:jc w:val="center"/>
        <w:rPr>
          <w:rFonts w:ascii="Calibri" w:hAnsi="Calibri" w:cs="Calibri"/>
          <w:b/>
          <w:bCs/>
          <w:color w:val="000000"/>
          <w:sz w:val="24"/>
          <w:szCs w:val="24"/>
        </w:rPr>
      </w:pPr>
      <w:r w:rsidRPr="00CA26C7">
        <w:rPr>
          <w:rFonts w:ascii="Calibri" w:hAnsi="Calibri" w:cs="Calibri"/>
          <w:b/>
          <w:bCs/>
          <w:color w:val="000000"/>
          <w:sz w:val="24"/>
          <w:szCs w:val="24"/>
        </w:rPr>
        <w:t>IMPLEMENTACIÓN DEL MANUAL DE DESCRIPCIÓN, VALORACIÓN Y CLASIFICACIÓN DE PUESTOS</w:t>
      </w:r>
    </w:p>
    <w:tbl>
      <w:tblPr>
        <w:tblW w:w="5000" w:type="pct"/>
        <w:tblCellMar>
          <w:left w:w="70" w:type="dxa"/>
          <w:right w:w="70" w:type="dxa"/>
        </w:tblCellMar>
        <w:tblLook w:val="04A0" w:firstRow="1" w:lastRow="0" w:firstColumn="1" w:lastColumn="0" w:noHBand="0" w:noVBand="1"/>
        <w:tblPrChange w:id="903" w:author="María_Nole" w:date="2023-06-14T13:23:00Z">
          <w:tblPr>
            <w:tblW w:w="19660" w:type="dxa"/>
            <w:tblCellMar>
              <w:left w:w="70" w:type="dxa"/>
              <w:right w:w="70" w:type="dxa"/>
            </w:tblCellMar>
            <w:tblLook w:val="04A0" w:firstRow="1" w:lastRow="0" w:firstColumn="1" w:lastColumn="0" w:noHBand="0" w:noVBand="1"/>
          </w:tblPr>
        </w:tblPrChange>
      </w:tblPr>
      <w:tblGrid>
        <w:gridCol w:w="1771"/>
        <w:gridCol w:w="1409"/>
        <w:gridCol w:w="1759"/>
        <w:gridCol w:w="1441"/>
        <w:gridCol w:w="1244"/>
        <w:gridCol w:w="1244"/>
        <w:gridCol w:w="1244"/>
        <w:gridCol w:w="1438"/>
        <w:gridCol w:w="1158"/>
        <w:gridCol w:w="1002"/>
        <w:tblGridChange w:id="904">
          <w:tblGrid>
            <w:gridCol w:w="75"/>
            <w:gridCol w:w="1771"/>
            <w:gridCol w:w="774"/>
            <w:gridCol w:w="635"/>
            <w:gridCol w:w="1465"/>
            <w:gridCol w:w="294"/>
            <w:gridCol w:w="1441"/>
            <w:gridCol w:w="865"/>
            <w:gridCol w:w="379"/>
            <w:gridCol w:w="1244"/>
            <w:gridCol w:w="517"/>
            <w:gridCol w:w="727"/>
            <w:gridCol w:w="1133"/>
            <w:gridCol w:w="305"/>
            <w:gridCol w:w="1158"/>
            <w:gridCol w:w="397"/>
            <w:gridCol w:w="605"/>
            <w:gridCol w:w="1255"/>
            <w:gridCol w:w="1720"/>
            <w:gridCol w:w="1700"/>
            <w:gridCol w:w="1200"/>
          </w:tblGrid>
        </w:tblGridChange>
      </w:tblGrid>
      <w:tr w:rsidR="00953D4E" w:rsidRPr="00953D4E" w14:paraId="29A153FF" w14:textId="77777777" w:rsidTr="00953D4E">
        <w:trPr>
          <w:trHeight w:val="480"/>
          <w:ins w:id="905" w:author="María_Nole" w:date="2023-06-14T13:23:00Z"/>
          <w:trPrChange w:id="906" w:author="María_Nole" w:date="2023-06-14T13:23:00Z">
            <w:trPr>
              <w:trHeight w:val="480"/>
            </w:trPr>
          </w:trPrChange>
        </w:trPr>
        <w:tc>
          <w:tcPr>
            <w:tcW w:w="2406" w:type="pct"/>
            <w:gridSpan w:val="4"/>
            <w:tcBorders>
              <w:top w:val="single" w:sz="4" w:space="0" w:color="auto"/>
              <w:left w:val="single" w:sz="4" w:space="0" w:color="auto"/>
              <w:bottom w:val="single" w:sz="4" w:space="0" w:color="auto"/>
              <w:right w:val="single" w:sz="4" w:space="0" w:color="auto"/>
            </w:tcBorders>
            <w:shd w:val="clear" w:color="000000" w:fill="F2F2F2"/>
            <w:vAlign w:val="center"/>
            <w:hideMark/>
            <w:tcPrChange w:id="907" w:author="María_Nole" w:date="2023-06-14T13:23:00Z">
              <w:tcPr>
                <w:tcW w:w="9460" w:type="dxa"/>
                <w:gridSpan w:val="11"/>
                <w:tcBorders>
                  <w:top w:val="single" w:sz="4" w:space="0" w:color="auto"/>
                  <w:left w:val="single" w:sz="4" w:space="0" w:color="auto"/>
                  <w:bottom w:val="single" w:sz="4" w:space="0" w:color="auto"/>
                  <w:right w:val="single" w:sz="4" w:space="0" w:color="auto"/>
                </w:tcBorders>
                <w:shd w:val="clear" w:color="000000" w:fill="F2F2F2"/>
                <w:vAlign w:val="center"/>
                <w:hideMark/>
              </w:tcPr>
            </w:tcPrChange>
          </w:tcPr>
          <w:p w14:paraId="02A29776" w14:textId="77777777" w:rsidR="00953D4E" w:rsidRPr="00953D4E" w:rsidRDefault="00953D4E" w:rsidP="00953D4E">
            <w:pPr>
              <w:spacing w:after="0" w:line="240" w:lineRule="auto"/>
              <w:jc w:val="center"/>
              <w:rPr>
                <w:ins w:id="908" w:author="María_Nole" w:date="2023-06-14T13:23:00Z"/>
                <w:rFonts w:ascii="Calibri" w:eastAsia="Times New Roman" w:hAnsi="Calibri" w:cs="Calibri"/>
                <w:b/>
                <w:bCs/>
                <w:color w:val="000000"/>
                <w:sz w:val="14"/>
                <w:szCs w:val="14"/>
                <w:lang w:eastAsia="es-EC"/>
              </w:rPr>
            </w:pPr>
            <w:ins w:id="909" w:author="María_Nole" w:date="2023-06-14T13:23:00Z">
              <w:r w:rsidRPr="00953D4E">
                <w:rPr>
                  <w:rFonts w:ascii="Calibri" w:eastAsia="Times New Roman" w:hAnsi="Calibri" w:cs="Calibri"/>
                  <w:b/>
                  <w:bCs/>
                  <w:color w:val="000000"/>
                  <w:sz w:val="14"/>
                  <w:szCs w:val="14"/>
                  <w:lang w:eastAsia="es-EC"/>
                </w:rPr>
                <w:t>DISTRIBUTIVO DE MARZO DE 2023</w:t>
              </w:r>
            </w:ins>
          </w:p>
        </w:tc>
        <w:tc>
          <w:tcPr>
            <w:tcW w:w="1419" w:type="pct"/>
            <w:gridSpan w:val="3"/>
            <w:tcBorders>
              <w:top w:val="single" w:sz="4" w:space="0" w:color="auto"/>
              <w:left w:val="nil"/>
              <w:bottom w:val="single" w:sz="4" w:space="0" w:color="auto"/>
              <w:right w:val="single" w:sz="4" w:space="0" w:color="000000"/>
            </w:tcBorders>
            <w:shd w:val="clear" w:color="000000" w:fill="F2F2F2"/>
            <w:vAlign w:val="center"/>
            <w:hideMark/>
            <w:tcPrChange w:id="910" w:author="María_Nole" w:date="2023-06-14T13:23:00Z">
              <w:tcPr>
                <w:tcW w:w="5580" w:type="dxa"/>
                <w:gridSpan w:val="7"/>
                <w:tcBorders>
                  <w:top w:val="single" w:sz="4" w:space="0" w:color="auto"/>
                  <w:left w:val="nil"/>
                  <w:bottom w:val="single" w:sz="4" w:space="0" w:color="auto"/>
                  <w:right w:val="single" w:sz="4" w:space="0" w:color="000000"/>
                </w:tcBorders>
                <w:shd w:val="clear" w:color="000000" w:fill="F2F2F2"/>
                <w:vAlign w:val="center"/>
                <w:hideMark/>
              </w:tcPr>
            </w:tcPrChange>
          </w:tcPr>
          <w:p w14:paraId="32992B83" w14:textId="77777777" w:rsidR="00953D4E" w:rsidRPr="00953D4E" w:rsidRDefault="00953D4E" w:rsidP="00953D4E">
            <w:pPr>
              <w:spacing w:after="0" w:line="240" w:lineRule="auto"/>
              <w:jc w:val="center"/>
              <w:rPr>
                <w:ins w:id="911" w:author="María_Nole" w:date="2023-06-14T13:23:00Z"/>
                <w:rFonts w:ascii="Calibri" w:eastAsia="Times New Roman" w:hAnsi="Calibri" w:cs="Calibri"/>
                <w:b/>
                <w:bCs/>
                <w:color w:val="000000"/>
                <w:sz w:val="14"/>
                <w:szCs w:val="14"/>
                <w:lang w:eastAsia="es-EC"/>
              </w:rPr>
            </w:pPr>
            <w:ins w:id="912" w:author="María_Nole" w:date="2023-06-14T13:23:00Z">
              <w:r w:rsidRPr="00953D4E">
                <w:rPr>
                  <w:rFonts w:ascii="Calibri" w:eastAsia="Times New Roman" w:hAnsi="Calibri" w:cs="Calibri"/>
                  <w:b/>
                  <w:bCs/>
                  <w:color w:val="000000"/>
                  <w:sz w:val="14"/>
                  <w:szCs w:val="14"/>
                  <w:lang w:eastAsia="es-EC"/>
                </w:rPr>
                <w:t>MANUAL DE PUESTOS</w:t>
              </w:r>
            </w:ins>
          </w:p>
        </w:tc>
        <w:tc>
          <w:tcPr>
            <w:tcW w:w="1175" w:type="pct"/>
            <w:gridSpan w:val="3"/>
            <w:tcBorders>
              <w:top w:val="single" w:sz="4" w:space="0" w:color="auto"/>
              <w:left w:val="nil"/>
              <w:bottom w:val="single" w:sz="4" w:space="0" w:color="auto"/>
              <w:right w:val="single" w:sz="4" w:space="0" w:color="000000"/>
            </w:tcBorders>
            <w:shd w:val="clear" w:color="000000" w:fill="FFFF00"/>
            <w:vAlign w:val="center"/>
            <w:hideMark/>
            <w:tcPrChange w:id="913" w:author="María_Nole" w:date="2023-06-14T13:23:00Z">
              <w:tcPr>
                <w:tcW w:w="4620" w:type="dxa"/>
                <w:gridSpan w:val="3"/>
                <w:tcBorders>
                  <w:top w:val="single" w:sz="4" w:space="0" w:color="auto"/>
                  <w:left w:val="nil"/>
                  <w:bottom w:val="single" w:sz="4" w:space="0" w:color="auto"/>
                  <w:right w:val="single" w:sz="4" w:space="0" w:color="000000"/>
                </w:tcBorders>
                <w:shd w:val="clear" w:color="000000" w:fill="FFFF00"/>
                <w:vAlign w:val="center"/>
                <w:hideMark/>
              </w:tcPr>
            </w:tcPrChange>
          </w:tcPr>
          <w:p w14:paraId="3927096C" w14:textId="77777777" w:rsidR="00953D4E" w:rsidRPr="00953D4E" w:rsidRDefault="00953D4E" w:rsidP="00953D4E">
            <w:pPr>
              <w:spacing w:after="0" w:line="240" w:lineRule="auto"/>
              <w:jc w:val="center"/>
              <w:rPr>
                <w:ins w:id="914" w:author="María_Nole" w:date="2023-06-14T13:23:00Z"/>
                <w:rFonts w:ascii="Calibri" w:eastAsia="Times New Roman" w:hAnsi="Calibri" w:cs="Calibri"/>
                <w:b/>
                <w:bCs/>
                <w:color w:val="000000"/>
                <w:sz w:val="14"/>
                <w:szCs w:val="14"/>
                <w:lang w:eastAsia="es-EC"/>
              </w:rPr>
            </w:pPr>
            <w:ins w:id="915" w:author="María_Nole" w:date="2023-06-14T13:23:00Z">
              <w:r w:rsidRPr="00953D4E">
                <w:rPr>
                  <w:rFonts w:ascii="Calibri" w:eastAsia="Times New Roman" w:hAnsi="Calibri" w:cs="Calibri"/>
                  <w:b/>
                  <w:bCs/>
                  <w:color w:val="000000"/>
                  <w:sz w:val="14"/>
                  <w:szCs w:val="14"/>
                  <w:lang w:eastAsia="es-EC"/>
                </w:rPr>
                <w:t>ACCIÓN DE PERSONAL O CSO</w:t>
              </w:r>
            </w:ins>
          </w:p>
        </w:tc>
      </w:tr>
      <w:tr w:rsidR="00953D4E" w:rsidRPr="00953D4E" w14:paraId="64C0FDAC" w14:textId="77777777" w:rsidTr="00953D4E">
        <w:trPr>
          <w:trHeight w:val="480"/>
          <w:ins w:id="916" w:author="María_Nole" w:date="2023-06-14T13:23:00Z"/>
          <w:trPrChange w:id="917" w:author="María_Nole" w:date="2023-06-14T13:23:00Z">
            <w:trPr>
              <w:trHeight w:val="480"/>
            </w:trPr>
          </w:trPrChange>
        </w:trPr>
        <w:tc>
          <w:tcPr>
            <w:tcW w:w="666" w:type="pct"/>
            <w:tcBorders>
              <w:top w:val="nil"/>
              <w:left w:val="single" w:sz="4" w:space="0" w:color="auto"/>
              <w:bottom w:val="single" w:sz="4" w:space="0" w:color="auto"/>
              <w:right w:val="single" w:sz="4" w:space="0" w:color="auto"/>
            </w:tcBorders>
            <w:shd w:val="clear" w:color="000000" w:fill="F2F2F2"/>
            <w:vAlign w:val="center"/>
            <w:hideMark/>
            <w:tcPrChange w:id="918" w:author="María_Nole" w:date="2023-06-14T13:23:00Z">
              <w:tcPr>
                <w:tcW w:w="2620" w:type="dxa"/>
                <w:gridSpan w:val="3"/>
                <w:tcBorders>
                  <w:top w:val="nil"/>
                  <w:left w:val="single" w:sz="4" w:space="0" w:color="auto"/>
                  <w:bottom w:val="single" w:sz="4" w:space="0" w:color="auto"/>
                  <w:right w:val="single" w:sz="4" w:space="0" w:color="auto"/>
                </w:tcBorders>
                <w:shd w:val="clear" w:color="000000" w:fill="F2F2F2"/>
                <w:vAlign w:val="center"/>
                <w:hideMark/>
              </w:tcPr>
            </w:tcPrChange>
          </w:tcPr>
          <w:p w14:paraId="2D20165C" w14:textId="77777777" w:rsidR="00953D4E" w:rsidRPr="00953D4E" w:rsidRDefault="00953D4E" w:rsidP="00953D4E">
            <w:pPr>
              <w:spacing w:after="0" w:line="240" w:lineRule="auto"/>
              <w:jc w:val="center"/>
              <w:rPr>
                <w:ins w:id="919" w:author="María_Nole" w:date="2023-06-14T13:23:00Z"/>
                <w:rFonts w:ascii="Calibri" w:eastAsia="Times New Roman" w:hAnsi="Calibri" w:cs="Calibri"/>
                <w:b/>
                <w:bCs/>
                <w:sz w:val="14"/>
                <w:szCs w:val="14"/>
                <w:lang w:eastAsia="es-EC"/>
              </w:rPr>
            </w:pPr>
            <w:ins w:id="920" w:author="María_Nole" w:date="2023-06-14T13:23:00Z">
              <w:r w:rsidRPr="00953D4E">
                <w:rPr>
                  <w:rFonts w:ascii="Calibri" w:eastAsia="Times New Roman" w:hAnsi="Calibri" w:cs="Calibri"/>
                  <w:b/>
                  <w:bCs/>
                  <w:sz w:val="14"/>
                  <w:szCs w:val="14"/>
                  <w:lang w:eastAsia="es-EC"/>
                </w:rPr>
                <w:t>APELLIDOS Y NOMBRES</w:t>
              </w:r>
            </w:ins>
          </w:p>
        </w:tc>
        <w:tc>
          <w:tcPr>
            <w:tcW w:w="534" w:type="pct"/>
            <w:tcBorders>
              <w:top w:val="nil"/>
              <w:left w:val="nil"/>
              <w:bottom w:val="single" w:sz="4" w:space="0" w:color="auto"/>
              <w:right w:val="single" w:sz="4" w:space="0" w:color="auto"/>
            </w:tcBorders>
            <w:shd w:val="clear" w:color="000000" w:fill="F2F2F2"/>
            <w:vAlign w:val="center"/>
            <w:hideMark/>
            <w:tcPrChange w:id="921" w:author="María_Nole" w:date="2023-06-14T13:23:00Z">
              <w:tcPr>
                <w:tcW w:w="2100" w:type="dxa"/>
                <w:gridSpan w:val="2"/>
                <w:tcBorders>
                  <w:top w:val="nil"/>
                  <w:left w:val="nil"/>
                  <w:bottom w:val="single" w:sz="4" w:space="0" w:color="auto"/>
                  <w:right w:val="single" w:sz="4" w:space="0" w:color="auto"/>
                </w:tcBorders>
                <w:shd w:val="clear" w:color="000000" w:fill="F2F2F2"/>
                <w:vAlign w:val="center"/>
                <w:hideMark/>
              </w:tcPr>
            </w:tcPrChange>
          </w:tcPr>
          <w:p w14:paraId="43068E28" w14:textId="77777777" w:rsidR="00953D4E" w:rsidRPr="00953D4E" w:rsidRDefault="00953D4E" w:rsidP="00953D4E">
            <w:pPr>
              <w:spacing w:after="0" w:line="240" w:lineRule="auto"/>
              <w:jc w:val="center"/>
              <w:rPr>
                <w:ins w:id="922" w:author="María_Nole" w:date="2023-06-14T13:23:00Z"/>
                <w:rFonts w:ascii="Calibri" w:eastAsia="Times New Roman" w:hAnsi="Calibri" w:cs="Calibri"/>
                <w:b/>
                <w:bCs/>
                <w:sz w:val="14"/>
                <w:szCs w:val="14"/>
                <w:lang w:eastAsia="es-EC"/>
              </w:rPr>
            </w:pPr>
            <w:ins w:id="923" w:author="María_Nole" w:date="2023-06-14T13:23:00Z">
              <w:r w:rsidRPr="00953D4E">
                <w:rPr>
                  <w:rFonts w:ascii="Calibri" w:eastAsia="Times New Roman" w:hAnsi="Calibri" w:cs="Calibri"/>
                  <w:b/>
                  <w:bCs/>
                  <w:sz w:val="14"/>
                  <w:szCs w:val="14"/>
                  <w:lang w:eastAsia="es-EC"/>
                </w:rPr>
                <w:t xml:space="preserve"> UNIDAD ADMINISTRATIVA</w:t>
              </w:r>
            </w:ins>
          </w:p>
        </w:tc>
        <w:tc>
          <w:tcPr>
            <w:tcW w:w="661" w:type="pct"/>
            <w:tcBorders>
              <w:top w:val="nil"/>
              <w:left w:val="nil"/>
              <w:bottom w:val="single" w:sz="4" w:space="0" w:color="auto"/>
              <w:right w:val="single" w:sz="4" w:space="0" w:color="auto"/>
            </w:tcBorders>
            <w:shd w:val="clear" w:color="000000" w:fill="F2F2F2"/>
            <w:vAlign w:val="center"/>
            <w:hideMark/>
            <w:tcPrChange w:id="924" w:author="María_Nole" w:date="2023-06-14T13:23:00Z">
              <w:tcPr>
                <w:tcW w:w="2600" w:type="dxa"/>
                <w:gridSpan w:val="3"/>
                <w:tcBorders>
                  <w:top w:val="nil"/>
                  <w:left w:val="nil"/>
                  <w:bottom w:val="single" w:sz="4" w:space="0" w:color="auto"/>
                  <w:right w:val="single" w:sz="4" w:space="0" w:color="auto"/>
                </w:tcBorders>
                <w:shd w:val="clear" w:color="000000" w:fill="F2F2F2"/>
                <w:vAlign w:val="center"/>
                <w:hideMark/>
              </w:tcPr>
            </w:tcPrChange>
          </w:tcPr>
          <w:p w14:paraId="6D8859FD" w14:textId="77777777" w:rsidR="00953D4E" w:rsidRPr="00953D4E" w:rsidRDefault="00953D4E" w:rsidP="00953D4E">
            <w:pPr>
              <w:spacing w:after="0" w:line="240" w:lineRule="auto"/>
              <w:jc w:val="center"/>
              <w:rPr>
                <w:ins w:id="925" w:author="María_Nole" w:date="2023-06-14T13:23:00Z"/>
                <w:rFonts w:ascii="Calibri" w:eastAsia="Times New Roman" w:hAnsi="Calibri" w:cs="Calibri"/>
                <w:b/>
                <w:bCs/>
                <w:sz w:val="14"/>
                <w:szCs w:val="14"/>
                <w:lang w:eastAsia="es-EC"/>
              </w:rPr>
            </w:pPr>
            <w:ins w:id="926" w:author="María_Nole" w:date="2023-06-14T13:23:00Z">
              <w:r w:rsidRPr="00953D4E">
                <w:rPr>
                  <w:rFonts w:ascii="Calibri" w:eastAsia="Times New Roman" w:hAnsi="Calibri" w:cs="Calibri"/>
                  <w:b/>
                  <w:bCs/>
                  <w:sz w:val="14"/>
                  <w:szCs w:val="14"/>
                  <w:lang w:eastAsia="es-EC"/>
                </w:rPr>
                <w:t>DENOMINACIÓN DEL PUESTO</w:t>
              </w:r>
            </w:ins>
          </w:p>
        </w:tc>
        <w:tc>
          <w:tcPr>
            <w:tcW w:w="544" w:type="pct"/>
            <w:tcBorders>
              <w:top w:val="nil"/>
              <w:left w:val="nil"/>
              <w:bottom w:val="single" w:sz="4" w:space="0" w:color="auto"/>
              <w:right w:val="single" w:sz="4" w:space="0" w:color="auto"/>
            </w:tcBorders>
            <w:shd w:val="clear" w:color="000000" w:fill="F2F2F2"/>
            <w:vAlign w:val="center"/>
            <w:hideMark/>
            <w:tcPrChange w:id="927" w:author="María_Nole" w:date="2023-06-14T13:23:00Z">
              <w:tcPr>
                <w:tcW w:w="2140" w:type="dxa"/>
                <w:gridSpan w:val="3"/>
                <w:tcBorders>
                  <w:top w:val="nil"/>
                  <w:left w:val="nil"/>
                  <w:bottom w:val="single" w:sz="4" w:space="0" w:color="auto"/>
                  <w:right w:val="single" w:sz="4" w:space="0" w:color="auto"/>
                </w:tcBorders>
                <w:shd w:val="clear" w:color="000000" w:fill="F2F2F2"/>
                <w:vAlign w:val="center"/>
                <w:hideMark/>
              </w:tcPr>
            </w:tcPrChange>
          </w:tcPr>
          <w:p w14:paraId="22F1275D" w14:textId="77777777" w:rsidR="00953D4E" w:rsidRPr="00953D4E" w:rsidRDefault="00953D4E" w:rsidP="00953D4E">
            <w:pPr>
              <w:spacing w:after="0" w:line="240" w:lineRule="auto"/>
              <w:jc w:val="center"/>
              <w:rPr>
                <w:ins w:id="928" w:author="María_Nole" w:date="2023-06-14T13:23:00Z"/>
                <w:rFonts w:ascii="Calibri" w:eastAsia="Times New Roman" w:hAnsi="Calibri" w:cs="Calibri"/>
                <w:b/>
                <w:bCs/>
                <w:color w:val="000000"/>
                <w:sz w:val="14"/>
                <w:szCs w:val="14"/>
                <w:lang w:eastAsia="es-EC"/>
              </w:rPr>
            </w:pPr>
            <w:ins w:id="929" w:author="María_Nole" w:date="2023-06-14T13:23:00Z">
              <w:r w:rsidRPr="00953D4E">
                <w:rPr>
                  <w:rFonts w:ascii="Calibri" w:eastAsia="Times New Roman" w:hAnsi="Calibri" w:cs="Calibri"/>
                  <w:b/>
                  <w:bCs/>
                  <w:color w:val="000000"/>
                  <w:sz w:val="14"/>
                  <w:szCs w:val="14"/>
                  <w:lang w:eastAsia="es-EC"/>
                </w:rPr>
                <w:t>GRUPO OCUPACIONAL</w:t>
              </w:r>
            </w:ins>
          </w:p>
        </w:tc>
        <w:tc>
          <w:tcPr>
            <w:tcW w:w="473" w:type="pct"/>
            <w:tcBorders>
              <w:top w:val="nil"/>
              <w:left w:val="nil"/>
              <w:bottom w:val="single" w:sz="4" w:space="0" w:color="auto"/>
              <w:right w:val="single" w:sz="4" w:space="0" w:color="auto"/>
            </w:tcBorders>
            <w:shd w:val="clear" w:color="000000" w:fill="F2F2F2"/>
            <w:vAlign w:val="center"/>
            <w:hideMark/>
            <w:tcPrChange w:id="930" w:author="María_Nole" w:date="2023-06-14T13:23:00Z">
              <w:tcPr>
                <w:tcW w:w="1860" w:type="dxa"/>
                <w:gridSpan w:val="2"/>
                <w:tcBorders>
                  <w:top w:val="nil"/>
                  <w:left w:val="nil"/>
                  <w:bottom w:val="single" w:sz="4" w:space="0" w:color="auto"/>
                  <w:right w:val="single" w:sz="4" w:space="0" w:color="auto"/>
                </w:tcBorders>
                <w:shd w:val="clear" w:color="000000" w:fill="F2F2F2"/>
                <w:vAlign w:val="center"/>
                <w:hideMark/>
              </w:tcPr>
            </w:tcPrChange>
          </w:tcPr>
          <w:p w14:paraId="187FD65B" w14:textId="77777777" w:rsidR="00953D4E" w:rsidRPr="00953D4E" w:rsidRDefault="00953D4E" w:rsidP="00953D4E">
            <w:pPr>
              <w:spacing w:after="0" w:line="240" w:lineRule="auto"/>
              <w:jc w:val="center"/>
              <w:rPr>
                <w:ins w:id="931" w:author="María_Nole" w:date="2023-06-14T13:23:00Z"/>
                <w:rFonts w:ascii="Calibri" w:eastAsia="Times New Roman" w:hAnsi="Calibri" w:cs="Calibri"/>
                <w:b/>
                <w:bCs/>
                <w:sz w:val="14"/>
                <w:szCs w:val="14"/>
                <w:lang w:eastAsia="es-EC"/>
              </w:rPr>
            </w:pPr>
            <w:ins w:id="932" w:author="María_Nole" w:date="2023-06-14T13:23:00Z">
              <w:r w:rsidRPr="00953D4E">
                <w:rPr>
                  <w:rFonts w:ascii="Calibri" w:eastAsia="Times New Roman" w:hAnsi="Calibri" w:cs="Calibri"/>
                  <w:b/>
                  <w:bCs/>
                  <w:sz w:val="14"/>
                  <w:szCs w:val="14"/>
                  <w:lang w:eastAsia="es-EC"/>
                </w:rPr>
                <w:t>UNIDAD ADMINISTRATIVA</w:t>
              </w:r>
            </w:ins>
          </w:p>
        </w:tc>
        <w:tc>
          <w:tcPr>
            <w:tcW w:w="473" w:type="pct"/>
            <w:tcBorders>
              <w:top w:val="nil"/>
              <w:left w:val="nil"/>
              <w:bottom w:val="single" w:sz="4" w:space="0" w:color="auto"/>
              <w:right w:val="single" w:sz="4" w:space="0" w:color="auto"/>
            </w:tcBorders>
            <w:shd w:val="clear" w:color="000000" w:fill="F2F2F2"/>
            <w:vAlign w:val="center"/>
            <w:hideMark/>
            <w:tcPrChange w:id="933" w:author="María_Nole" w:date="2023-06-14T13:23:00Z">
              <w:tcPr>
                <w:tcW w:w="1860" w:type="dxa"/>
                <w:gridSpan w:val="3"/>
                <w:tcBorders>
                  <w:top w:val="nil"/>
                  <w:left w:val="nil"/>
                  <w:bottom w:val="single" w:sz="4" w:space="0" w:color="auto"/>
                  <w:right w:val="single" w:sz="4" w:space="0" w:color="auto"/>
                </w:tcBorders>
                <w:shd w:val="clear" w:color="000000" w:fill="F2F2F2"/>
                <w:vAlign w:val="center"/>
                <w:hideMark/>
              </w:tcPr>
            </w:tcPrChange>
          </w:tcPr>
          <w:p w14:paraId="7B4F240B" w14:textId="77777777" w:rsidR="00953D4E" w:rsidRPr="00953D4E" w:rsidRDefault="00953D4E" w:rsidP="00953D4E">
            <w:pPr>
              <w:spacing w:after="0" w:line="240" w:lineRule="auto"/>
              <w:jc w:val="center"/>
              <w:rPr>
                <w:ins w:id="934" w:author="María_Nole" w:date="2023-06-14T13:23:00Z"/>
                <w:rFonts w:ascii="Calibri" w:eastAsia="Times New Roman" w:hAnsi="Calibri" w:cs="Calibri"/>
                <w:b/>
                <w:bCs/>
                <w:sz w:val="14"/>
                <w:szCs w:val="14"/>
                <w:lang w:eastAsia="es-EC"/>
              </w:rPr>
            </w:pPr>
            <w:ins w:id="935" w:author="María_Nole" w:date="2023-06-14T13:23:00Z">
              <w:r w:rsidRPr="00953D4E">
                <w:rPr>
                  <w:rFonts w:ascii="Calibri" w:eastAsia="Times New Roman" w:hAnsi="Calibri" w:cs="Calibri"/>
                  <w:b/>
                  <w:bCs/>
                  <w:sz w:val="14"/>
                  <w:szCs w:val="14"/>
                  <w:lang w:eastAsia="es-EC"/>
                </w:rPr>
                <w:t>DENOMINACIÓN DEL PUESTO</w:t>
              </w:r>
            </w:ins>
          </w:p>
        </w:tc>
        <w:tc>
          <w:tcPr>
            <w:tcW w:w="473" w:type="pct"/>
            <w:tcBorders>
              <w:top w:val="nil"/>
              <w:left w:val="nil"/>
              <w:bottom w:val="single" w:sz="4" w:space="0" w:color="auto"/>
              <w:right w:val="single" w:sz="4" w:space="0" w:color="auto"/>
            </w:tcBorders>
            <w:shd w:val="clear" w:color="000000" w:fill="F2F2F2"/>
            <w:vAlign w:val="center"/>
            <w:hideMark/>
            <w:tcPrChange w:id="936" w:author="María_Nole" w:date="2023-06-14T13:23:00Z">
              <w:tcPr>
                <w:tcW w:w="1860" w:type="dxa"/>
                <w:gridSpan w:val="2"/>
                <w:tcBorders>
                  <w:top w:val="nil"/>
                  <w:left w:val="nil"/>
                  <w:bottom w:val="single" w:sz="4" w:space="0" w:color="auto"/>
                  <w:right w:val="single" w:sz="4" w:space="0" w:color="auto"/>
                </w:tcBorders>
                <w:shd w:val="clear" w:color="000000" w:fill="F2F2F2"/>
                <w:vAlign w:val="center"/>
                <w:hideMark/>
              </w:tcPr>
            </w:tcPrChange>
          </w:tcPr>
          <w:p w14:paraId="2626A2AC" w14:textId="77777777" w:rsidR="00953D4E" w:rsidRPr="00953D4E" w:rsidRDefault="00953D4E" w:rsidP="00953D4E">
            <w:pPr>
              <w:spacing w:after="0" w:line="240" w:lineRule="auto"/>
              <w:jc w:val="center"/>
              <w:rPr>
                <w:ins w:id="937" w:author="María_Nole" w:date="2023-06-14T13:23:00Z"/>
                <w:rFonts w:ascii="Calibri" w:eastAsia="Times New Roman" w:hAnsi="Calibri" w:cs="Calibri"/>
                <w:b/>
                <w:bCs/>
                <w:color w:val="000000"/>
                <w:sz w:val="14"/>
                <w:szCs w:val="14"/>
                <w:lang w:eastAsia="es-EC"/>
              </w:rPr>
            </w:pPr>
            <w:ins w:id="938" w:author="María_Nole" w:date="2023-06-14T13:23:00Z">
              <w:r w:rsidRPr="00953D4E">
                <w:rPr>
                  <w:rFonts w:ascii="Calibri" w:eastAsia="Times New Roman" w:hAnsi="Calibri" w:cs="Calibri"/>
                  <w:b/>
                  <w:bCs/>
                  <w:color w:val="000000"/>
                  <w:sz w:val="14"/>
                  <w:szCs w:val="14"/>
                  <w:lang w:eastAsia="es-EC"/>
                </w:rPr>
                <w:t>GRUPO OCUPACIONAL</w:t>
              </w:r>
            </w:ins>
          </w:p>
        </w:tc>
        <w:tc>
          <w:tcPr>
            <w:tcW w:w="437" w:type="pct"/>
            <w:tcBorders>
              <w:top w:val="nil"/>
              <w:left w:val="nil"/>
              <w:bottom w:val="single" w:sz="4" w:space="0" w:color="auto"/>
              <w:right w:val="single" w:sz="4" w:space="0" w:color="auto"/>
            </w:tcBorders>
            <w:shd w:val="clear" w:color="000000" w:fill="FFFF00"/>
            <w:vAlign w:val="center"/>
            <w:hideMark/>
            <w:tcPrChange w:id="939" w:author="María_Nole" w:date="2023-06-14T13:23:00Z">
              <w:tcPr>
                <w:tcW w:w="1720" w:type="dxa"/>
                <w:tcBorders>
                  <w:top w:val="nil"/>
                  <w:left w:val="nil"/>
                  <w:bottom w:val="single" w:sz="4" w:space="0" w:color="auto"/>
                  <w:right w:val="single" w:sz="4" w:space="0" w:color="auto"/>
                </w:tcBorders>
                <w:shd w:val="clear" w:color="000000" w:fill="FFFF00"/>
                <w:vAlign w:val="center"/>
                <w:hideMark/>
              </w:tcPr>
            </w:tcPrChange>
          </w:tcPr>
          <w:p w14:paraId="333B70E2" w14:textId="77777777" w:rsidR="00953D4E" w:rsidRPr="00953D4E" w:rsidRDefault="00953D4E" w:rsidP="00953D4E">
            <w:pPr>
              <w:spacing w:after="0" w:line="240" w:lineRule="auto"/>
              <w:jc w:val="center"/>
              <w:rPr>
                <w:ins w:id="940" w:author="María_Nole" w:date="2023-06-14T13:23:00Z"/>
                <w:rFonts w:ascii="Calibri" w:eastAsia="Times New Roman" w:hAnsi="Calibri" w:cs="Calibri"/>
                <w:b/>
                <w:bCs/>
                <w:sz w:val="14"/>
                <w:szCs w:val="14"/>
                <w:lang w:eastAsia="es-EC"/>
              </w:rPr>
            </w:pPr>
            <w:ins w:id="941" w:author="María_Nole" w:date="2023-06-14T13:23:00Z">
              <w:r w:rsidRPr="00953D4E">
                <w:rPr>
                  <w:rFonts w:ascii="Calibri" w:eastAsia="Times New Roman" w:hAnsi="Calibri" w:cs="Calibri"/>
                  <w:b/>
                  <w:bCs/>
                  <w:sz w:val="14"/>
                  <w:szCs w:val="14"/>
                  <w:lang w:eastAsia="es-EC"/>
                </w:rPr>
                <w:t>UNIDAD ADMINISTRATIVA</w:t>
              </w:r>
            </w:ins>
          </w:p>
        </w:tc>
        <w:tc>
          <w:tcPr>
            <w:tcW w:w="432" w:type="pct"/>
            <w:tcBorders>
              <w:top w:val="nil"/>
              <w:left w:val="nil"/>
              <w:bottom w:val="single" w:sz="4" w:space="0" w:color="auto"/>
              <w:right w:val="single" w:sz="4" w:space="0" w:color="auto"/>
            </w:tcBorders>
            <w:shd w:val="clear" w:color="000000" w:fill="FFFF00"/>
            <w:vAlign w:val="center"/>
            <w:hideMark/>
            <w:tcPrChange w:id="942" w:author="María_Nole" w:date="2023-06-14T13:23:00Z">
              <w:tcPr>
                <w:tcW w:w="1700" w:type="dxa"/>
                <w:tcBorders>
                  <w:top w:val="nil"/>
                  <w:left w:val="nil"/>
                  <w:bottom w:val="single" w:sz="4" w:space="0" w:color="auto"/>
                  <w:right w:val="single" w:sz="4" w:space="0" w:color="auto"/>
                </w:tcBorders>
                <w:shd w:val="clear" w:color="000000" w:fill="FFFF00"/>
                <w:vAlign w:val="center"/>
                <w:hideMark/>
              </w:tcPr>
            </w:tcPrChange>
          </w:tcPr>
          <w:p w14:paraId="0A66641F" w14:textId="77777777" w:rsidR="00953D4E" w:rsidRPr="00953D4E" w:rsidRDefault="00953D4E" w:rsidP="00953D4E">
            <w:pPr>
              <w:spacing w:after="0" w:line="240" w:lineRule="auto"/>
              <w:jc w:val="center"/>
              <w:rPr>
                <w:ins w:id="943" w:author="María_Nole" w:date="2023-06-14T13:23:00Z"/>
                <w:rFonts w:ascii="Calibri" w:eastAsia="Times New Roman" w:hAnsi="Calibri" w:cs="Calibri"/>
                <w:b/>
                <w:bCs/>
                <w:sz w:val="14"/>
                <w:szCs w:val="14"/>
                <w:lang w:eastAsia="es-EC"/>
              </w:rPr>
            </w:pPr>
            <w:ins w:id="944" w:author="María_Nole" w:date="2023-06-14T13:23:00Z">
              <w:r w:rsidRPr="00953D4E">
                <w:rPr>
                  <w:rFonts w:ascii="Calibri" w:eastAsia="Times New Roman" w:hAnsi="Calibri" w:cs="Calibri"/>
                  <w:b/>
                  <w:bCs/>
                  <w:sz w:val="14"/>
                  <w:szCs w:val="14"/>
                  <w:lang w:eastAsia="es-EC"/>
                </w:rPr>
                <w:t>DENOMINACIÓN DEL PUESTO</w:t>
              </w:r>
            </w:ins>
          </w:p>
        </w:tc>
        <w:tc>
          <w:tcPr>
            <w:tcW w:w="305" w:type="pct"/>
            <w:tcBorders>
              <w:top w:val="nil"/>
              <w:left w:val="nil"/>
              <w:bottom w:val="single" w:sz="4" w:space="0" w:color="auto"/>
              <w:right w:val="single" w:sz="4" w:space="0" w:color="auto"/>
            </w:tcBorders>
            <w:shd w:val="clear" w:color="000000" w:fill="FFFF00"/>
            <w:vAlign w:val="center"/>
            <w:hideMark/>
            <w:tcPrChange w:id="945" w:author="María_Nole" w:date="2023-06-14T13:23:00Z">
              <w:tcPr>
                <w:tcW w:w="1200" w:type="dxa"/>
                <w:tcBorders>
                  <w:top w:val="nil"/>
                  <w:left w:val="nil"/>
                  <w:bottom w:val="single" w:sz="4" w:space="0" w:color="auto"/>
                  <w:right w:val="single" w:sz="4" w:space="0" w:color="auto"/>
                </w:tcBorders>
                <w:shd w:val="clear" w:color="000000" w:fill="FFFF00"/>
                <w:vAlign w:val="center"/>
                <w:hideMark/>
              </w:tcPr>
            </w:tcPrChange>
          </w:tcPr>
          <w:p w14:paraId="151BC0D2" w14:textId="77777777" w:rsidR="00953D4E" w:rsidRPr="00953D4E" w:rsidRDefault="00953D4E" w:rsidP="00953D4E">
            <w:pPr>
              <w:spacing w:after="0" w:line="240" w:lineRule="auto"/>
              <w:jc w:val="center"/>
              <w:rPr>
                <w:ins w:id="946" w:author="María_Nole" w:date="2023-06-14T13:23:00Z"/>
                <w:rFonts w:ascii="Calibri" w:eastAsia="Times New Roman" w:hAnsi="Calibri" w:cs="Calibri"/>
                <w:b/>
                <w:bCs/>
                <w:color w:val="000000"/>
                <w:sz w:val="14"/>
                <w:szCs w:val="14"/>
                <w:lang w:eastAsia="es-EC"/>
              </w:rPr>
            </w:pPr>
            <w:ins w:id="947" w:author="María_Nole" w:date="2023-06-14T13:23:00Z">
              <w:r w:rsidRPr="00953D4E">
                <w:rPr>
                  <w:rFonts w:ascii="Calibri" w:eastAsia="Times New Roman" w:hAnsi="Calibri" w:cs="Calibri"/>
                  <w:b/>
                  <w:bCs/>
                  <w:color w:val="000000"/>
                  <w:sz w:val="14"/>
                  <w:szCs w:val="14"/>
                  <w:lang w:eastAsia="es-EC"/>
                </w:rPr>
                <w:t>GRUPO OCUPACIONAL</w:t>
              </w:r>
            </w:ins>
          </w:p>
        </w:tc>
      </w:tr>
      <w:tr w:rsidR="00953D4E" w:rsidRPr="00953D4E" w14:paraId="5C74BEE5" w14:textId="77777777" w:rsidTr="00953D4E">
        <w:trPr>
          <w:trHeight w:val="1680"/>
          <w:ins w:id="948" w:author="María_Nole" w:date="2023-06-14T13:23:00Z"/>
          <w:trPrChange w:id="949" w:author="María_Nole" w:date="2023-06-14T13:23:00Z">
            <w:trPr>
              <w:trHeight w:val="1680"/>
            </w:trPr>
          </w:trPrChange>
        </w:trPr>
        <w:tc>
          <w:tcPr>
            <w:tcW w:w="666" w:type="pct"/>
            <w:tcBorders>
              <w:top w:val="nil"/>
              <w:left w:val="single" w:sz="4" w:space="0" w:color="auto"/>
              <w:bottom w:val="single" w:sz="4" w:space="0" w:color="auto"/>
              <w:right w:val="single" w:sz="4" w:space="0" w:color="auto"/>
            </w:tcBorders>
            <w:shd w:val="clear" w:color="000000" w:fill="FFFFFF"/>
            <w:vAlign w:val="center"/>
            <w:hideMark/>
            <w:tcPrChange w:id="950" w:author="María_Nole" w:date="2023-06-14T13:23:00Z">
              <w:tcPr>
                <w:tcW w:w="2620" w:type="dxa"/>
                <w:gridSpan w:val="3"/>
                <w:tcBorders>
                  <w:top w:val="nil"/>
                  <w:left w:val="single" w:sz="4" w:space="0" w:color="auto"/>
                  <w:bottom w:val="single" w:sz="4" w:space="0" w:color="auto"/>
                  <w:right w:val="single" w:sz="4" w:space="0" w:color="auto"/>
                </w:tcBorders>
                <w:shd w:val="clear" w:color="000000" w:fill="FFFFFF"/>
                <w:vAlign w:val="center"/>
                <w:hideMark/>
              </w:tcPr>
            </w:tcPrChange>
          </w:tcPr>
          <w:p w14:paraId="5AD090F7" w14:textId="77777777" w:rsidR="00953D4E" w:rsidRPr="00953D4E" w:rsidRDefault="00953D4E" w:rsidP="00953D4E">
            <w:pPr>
              <w:spacing w:after="0" w:line="240" w:lineRule="auto"/>
              <w:jc w:val="center"/>
              <w:rPr>
                <w:ins w:id="951" w:author="María_Nole" w:date="2023-06-14T13:23:00Z"/>
                <w:rFonts w:ascii="Calibri" w:eastAsia="Times New Roman" w:hAnsi="Calibri" w:cs="Calibri"/>
                <w:sz w:val="14"/>
                <w:szCs w:val="14"/>
                <w:lang w:eastAsia="es-EC"/>
              </w:rPr>
            </w:pPr>
            <w:ins w:id="952" w:author="María_Nole" w:date="2023-06-14T13:23:00Z">
              <w:r w:rsidRPr="00953D4E">
                <w:rPr>
                  <w:rFonts w:ascii="Calibri" w:eastAsia="Times New Roman" w:hAnsi="Calibri" w:cs="Calibri"/>
                  <w:sz w:val="14"/>
                  <w:szCs w:val="14"/>
                  <w:lang w:eastAsia="es-EC"/>
                </w:rPr>
                <w:t>RAMON MENDIETA LORNA ELIZABETH</w:t>
              </w:r>
            </w:ins>
          </w:p>
        </w:tc>
        <w:tc>
          <w:tcPr>
            <w:tcW w:w="534" w:type="pct"/>
            <w:tcBorders>
              <w:top w:val="nil"/>
              <w:left w:val="nil"/>
              <w:bottom w:val="single" w:sz="4" w:space="0" w:color="auto"/>
              <w:right w:val="single" w:sz="4" w:space="0" w:color="auto"/>
            </w:tcBorders>
            <w:shd w:val="clear" w:color="000000" w:fill="FFFFFF"/>
            <w:vAlign w:val="center"/>
            <w:hideMark/>
            <w:tcPrChange w:id="953" w:author="María_Nole" w:date="2023-06-14T13:23:00Z">
              <w:tcPr>
                <w:tcW w:w="2100" w:type="dxa"/>
                <w:gridSpan w:val="2"/>
                <w:tcBorders>
                  <w:top w:val="nil"/>
                  <w:left w:val="nil"/>
                  <w:bottom w:val="single" w:sz="4" w:space="0" w:color="auto"/>
                  <w:right w:val="single" w:sz="4" w:space="0" w:color="auto"/>
                </w:tcBorders>
                <w:shd w:val="clear" w:color="000000" w:fill="FFFFFF"/>
                <w:vAlign w:val="center"/>
                <w:hideMark/>
              </w:tcPr>
            </w:tcPrChange>
          </w:tcPr>
          <w:p w14:paraId="0E5639A3" w14:textId="77777777" w:rsidR="00953D4E" w:rsidRPr="00953D4E" w:rsidRDefault="00953D4E" w:rsidP="00953D4E">
            <w:pPr>
              <w:spacing w:after="0" w:line="240" w:lineRule="auto"/>
              <w:jc w:val="center"/>
              <w:rPr>
                <w:ins w:id="954" w:author="María_Nole" w:date="2023-06-14T13:23:00Z"/>
                <w:rFonts w:ascii="Calibri" w:eastAsia="Times New Roman" w:hAnsi="Calibri" w:cs="Calibri"/>
                <w:sz w:val="14"/>
                <w:szCs w:val="14"/>
                <w:lang w:eastAsia="es-EC"/>
              </w:rPr>
            </w:pPr>
            <w:ins w:id="955" w:author="María_Nole" w:date="2023-06-14T13:23:00Z">
              <w:r w:rsidRPr="00953D4E">
                <w:rPr>
                  <w:rFonts w:ascii="Calibri" w:eastAsia="Times New Roman" w:hAnsi="Calibri" w:cs="Calibri"/>
                  <w:sz w:val="14"/>
                  <w:szCs w:val="14"/>
                  <w:lang w:eastAsia="es-EC"/>
                </w:rPr>
                <w:t xml:space="preserve">DIRECCIÓN ZONAL DE VIGILANCIA DE LA SALUD </w:t>
              </w:r>
            </w:ins>
          </w:p>
        </w:tc>
        <w:tc>
          <w:tcPr>
            <w:tcW w:w="661" w:type="pct"/>
            <w:tcBorders>
              <w:top w:val="nil"/>
              <w:left w:val="nil"/>
              <w:bottom w:val="single" w:sz="4" w:space="0" w:color="auto"/>
              <w:right w:val="single" w:sz="4" w:space="0" w:color="auto"/>
            </w:tcBorders>
            <w:shd w:val="clear" w:color="000000" w:fill="FFFFFF"/>
            <w:vAlign w:val="center"/>
            <w:hideMark/>
            <w:tcPrChange w:id="956" w:author="María_Nole" w:date="2023-06-14T13:23:00Z">
              <w:tcPr>
                <w:tcW w:w="2600" w:type="dxa"/>
                <w:gridSpan w:val="3"/>
                <w:tcBorders>
                  <w:top w:val="nil"/>
                  <w:left w:val="nil"/>
                  <w:bottom w:val="single" w:sz="4" w:space="0" w:color="auto"/>
                  <w:right w:val="single" w:sz="4" w:space="0" w:color="auto"/>
                </w:tcBorders>
                <w:shd w:val="clear" w:color="000000" w:fill="FFFFFF"/>
                <w:vAlign w:val="center"/>
                <w:hideMark/>
              </w:tcPr>
            </w:tcPrChange>
          </w:tcPr>
          <w:p w14:paraId="1CEDD6E4" w14:textId="77777777" w:rsidR="00953D4E" w:rsidRPr="00953D4E" w:rsidRDefault="00953D4E" w:rsidP="00953D4E">
            <w:pPr>
              <w:spacing w:after="0" w:line="240" w:lineRule="auto"/>
              <w:jc w:val="center"/>
              <w:rPr>
                <w:ins w:id="957" w:author="María_Nole" w:date="2023-06-14T13:23:00Z"/>
                <w:rFonts w:ascii="Calibri" w:eastAsia="Times New Roman" w:hAnsi="Calibri" w:cs="Calibri"/>
                <w:sz w:val="14"/>
                <w:szCs w:val="14"/>
                <w:lang w:eastAsia="es-EC"/>
              </w:rPr>
            </w:pPr>
            <w:ins w:id="958" w:author="María_Nole" w:date="2023-06-14T13:23:00Z">
              <w:r w:rsidRPr="00953D4E">
                <w:rPr>
                  <w:rFonts w:ascii="Calibri" w:eastAsia="Times New Roman" w:hAnsi="Calibri" w:cs="Calibri"/>
                  <w:sz w:val="14"/>
                  <w:szCs w:val="14"/>
                  <w:lang w:eastAsia="es-EC"/>
                </w:rPr>
                <w:t xml:space="preserve">ENFERMERA </w:t>
              </w:r>
            </w:ins>
          </w:p>
        </w:tc>
        <w:tc>
          <w:tcPr>
            <w:tcW w:w="544" w:type="pct"/>
            <w:tcBorders>
              <w:top w:val="nil"/>
              <w:left w:val="nil"/>
              <w:bottom w:val="single" w:sz="4" w:space="0" w:color="auto"/>
              <w:right w:val="single" w:sz="4" w:space="0" w:color="auto"/>
            </w:tcBorders>
            <w:shd w:val="clear" w:color="000000" w:fill="FFFFFF"/>
            <w:vAlign w:val="center"/>
            <w:hideMark/>
            <w:tcPrChange w:id="959" w:author="María_Nole" w:date="2023-06-14T13:23:00Z">
              <w:tcPr>
                <w:tcW w:w="2140" w:type="dxa"/>
                <w:gridSpan w:val="3"/>
                <w:tcBorders>
                  <w:top w:val="nil"/>
                  <w:left w:val="nil"/>
                  <w:bottom w:val="single" w:sz="4" w:space="0" w:color="auto"/>
                  <w:right w:val="single" w:sz="4" w:space="0" w:color="auto"/>
                </w:tcBorders>
                <w:shd w:val="clear" w:color="000000" w:fill="FFFFFF"/>
                <w:vAlign w:val="center"/>
                <w:hideMark/>
              </w:tcPr>
            </w:tcPrChange>
          </w:tcPr>
          <w:p w14:paraId="6B59B6E7" w14:textId="77777777" w:rsidR="00953D4E" w:rsidRPr="00953D4E" w:rsidRDefault="00953D4E" w:rsidP="00953D4E">
            <w:pPr>
              <w:spacing w:after="0" w:line="240" w:lineRule="auto"/>
              <w:jc w:val="center"/>
              <w:rPr>
                <w:ins w:id="960" w:author="María_Nole" w:date="2023-06-14T13:23:00Z"/>
                <w:rFonts w:ascii="Calibri" w:eastAsia="Times New Roman" w:hAnsi="Calibri" w:cs="Calibri"/>
                <w:sz w:val="14"/>
                <w:szCs w:val="14"/>
                <w:lang w:eastAsia="es-EC"/>
              </w:rPr>
            </w:pPr>
            <w:ins w:id="961" w:author="María_Nole" w:date="2023-06-14T13:23:00Z">
              <w:r w:rsidRPr="00953D4E">
                <w:rPr>
                  <w:rFonts w:ascii="Calibri" w:eastAsia="Times New Roman" w:hAnsi="Calibri" w:cs="Calibri"/>
                  <w:sz w:val="14"/>
                  <w:szCs w:val="14"/>
                  <w:lang w:eastAsia="es-EC"/>
                </w:rPr>
                <w:t>SERVIDOR PUBLICO 7</w:t>
              </w:r>
            </w:ins>
          </w:p>
        </w:tc>
        <w:tc>
          <w:tcPr>
            <w:tcW w:w="473" w:type="pct"/>
            <w:tcBorders>
              <w:top w:val="nil"/>
              <w:left w:val="nil"/>
              <w:bottom w:val="single" w:sz="4" w:space="0" w:color="auto"/>
              <w:right w:val="single" w:sz="4" w:space="0" w:color="auto"/>
            </w:tcBorders>
            <w:shd w:val="clear" w:color="000000" w:fill="FFFFFF"/>
            <w:vAlign w:val="center"/>
            <w:hideMark/>
            <w:tcPrChange w:id="962"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6BCAA018" w14:textId="77777777" w:rsidR="00953D4E" w:rsidRPr="00953D4E" w:rsidRDefault="00953D4E" w:rsidP="00953D4E">
            <w:pPr>
              <w:spacing w:after="0" w:line="240" w:lineRule="auto"/>
              <w:jc w:val="center"/>
              <w:rPr>
                <w:ins w:id="963" w:author="María_Nole" w:date="2023-06-14T13:23:00Z"/>
                <w:rFonts w:ascii="Calibri" w:eastAsia="Times New Roman" w:hAnsi="Calibri" w:cs="Calibri"/>
                <w:sz w:val="14"/>
                <w:szCs w:val="14"/>
                <w:lang w:eastAsia="es-EC"/>
              </w:rPr>
            </w:pPr>
            <w:ins w:id="964" w:author="María_Nole" w:date="2023-06-14T13:23:00Z">
              <w:r w:rsidRPr="00953D4E">
                <w:rPr>
                  <w:rFonts w:ascii="Calibri" w:eastAsia="Times New Roman" w:hAnsi="Calibri" w:cs="Calibri"/>
                  <w:sz w:val="14"/>
                  <w:szCs w:val="14"/>
                  <w:lang w:eastAsia="es-EC"/>
                </w:rPr>
                <w:t xml:space="preserve">NO CONSTA </w:t>
              </w:r>
            </w:ins>
          </w:p>
        </w:tc>
        <w:tc>
          <w:tcPr>
            <w:tcW w:w="473" w:type="pct"/>
            <w:tcBorders>
              <w:top w:val="nil"/>
              <w:left w:val="nil"/>
              <w:bottom w:val="single" w:sz="4" w:space="0" w:color="auto"/>
              <w:right w:val="single" w:sz="4" w:space="0" w:color="auto"/>
            </w:tcBorders>
            <w:shd w:val="clear" w:color="000000" w:fill="FFFFFF"/>
            <w:vAlign w:val="center"/>
            <w:hideMark/>
            <w:tcPrChange w:id="965" w:author="María_Nole" w:date="2023-06-14T13:23:00Z">
              <w:tcPr>
                <w:tcW w:w="1860" w:type="dxa"/>
                <w:gridSpan w:val="3"/>
                <w:tcBorders>
                  <w:top w:val="nil"/>
                  <w:left w:val="nil"/>
                  <w:bottom w:val="single" w:sz="4" w:space="0" w:color="auto"/>
                  <w:right w:val="single" w:sz="4" w:space="0" w:color="auto"/>
                </w:tcBorders>
                <w:shd w:val="clear" w:color="000000" w:fill="FFFFFF"/>
                <w:vAlign w:val="center"/>
                <w:hideMark/>
              </w:tcPr>
            </w:tcPrChange>
          </w:tcPr>
          <w:p w14:paraId="576CB360" w14:textId="77777777" w:rsidR="00953D4E" w:rsidRPr="00953D4E" w:rsidRDefault="00953D4E" w:rsidP="00953D4E">
            <w:pPr>
              <w:spacing w:after="0" w:line="240" w:lineRule="auto"/>
              <w:jc w:val="center"/>
              <w:rPr>
                <w:ins w:id="966" w:author="María_Nole" w:date="2023-06-14T13:23:00Z"/>
                <w:rFonts w:ascii="Calibri" w:eastAsia="Times New Roman" w:hAnsi="Calibri" w:cs="Calibri"/>
                <w:sz w:val="14"/>
                <w:szCs w:val="14"/>
                <w:lang w:eastAsia="es-EC"/>
              </w:rPr>
            </w:pPr>
            <w:ins w:id="967" w:author="María_Nole" w:date="2023-06-14T13:23:00Z">
              <w:r w:rsidRPr="00953D4E">
                <w:rPr>
                  <w:rFonts w:ascii="Calibri" w:eastAsia="Times New Roman" w:hAnsi="Calibri" w:cs="Calibri"/>
                  <w:sz w:val="14"/>
                  <w:szCs w:val="14"/>
                  <w:lang w:eastAsia="es-EC"/>
                </w:rPr>
                <w:t xml:space="preserve">NO CONSTA </w:t>
              </w:r>
            </w:ins>
          </w:p>
        </w:tc>
        <w:tc>
          <w:tcPr>
            <w:tcW w:w="473" w:type="pct"/>
            <w:tcBorders>
              <w:top w:val="nil"/>
              <w:left w:val="nil"/>
              <w:bottom w:val="single" w:sz="4" w:space="0" w:color="auto"/>
              <w:right w:val="single" w:sz="4" w:space="0" w:color="auto"/>
            </w:tcBorders>
            <w:shd w:val="clear" w:color="000000" w:fill="FFFFFF"/>
            <w:vAlign w:val="center"/>
            <w:hideMark/>
            <w:tcPrChange w:id="968"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002A510E" w14:textId="77777777" w:rsidR="00953D4E" w:rsidRPr="00953D4E" w:rsidRDefault="00953D4E" w:rsidP="00953D4E">
            <w:pPr>
              <w:spacing w:after="0" w:line="240" w:lineRule="auto"/>
              <w:jc w:val="center"/>
              <w:rPr>
                <w:ins w:id="969" w:author="María_Nole" w:date="2023-06-14T13:23:00Z"/>
                <w:rFonts w:ascii="Calibri" w:eastAsia="Times New Roman" w:hAnsi="Calibri" w:cs="Calibri"/>
                <w:sz w:val="14"/>
                <w:szCs w:val="14"/>
                <w:lang w:eastAsia="es-EC"/>
              </w:rPr>
            </w:pPr>
            <w:ins w:id="970" w:author="María_Nole" w:date="2023-06-14T13:23:00Z">
              <w:r w:rsidRPr="00953D4E">
                <w:rPr>
                  <w:rFonts w:ascii="Calibri" w:eastAsia="Times New Roman" w:hAnsi="Calibri" w:cs="Calibri"/>
                  <w:sz w:val="14"/>
                  <w:szCs w:val="14"/>
                  <w:lang w:eastAsia="es-EC"/>
                </w:rPr>
                <w:t xml:space="preserve">NO CONSTA </w:t>
              </w:r>
            </w:ins>
          </w:p>
        </w:tc>
        <w:tc>
          <w:tcPr>
            <w:tcW w:w="437" w:type="pct"/>
            <w:tcBorders>
              <w:top w:val="nil"/>
              <w:left w:val="nil"/>
              <w:bottom w:val="single" w:sz="4" w:space="0" w:color="auto"/>
              <w:right w:val="single" w:sz="4" w:space="0" w:color="auto"/>
            </w:tcBorders>
            <w:shd w:val="clear" w:color="000000" w:fill="FFFFFF"/>
            <w:vAlign w:val="center"/>
            <w:hideMark/>
            <w:tcPrChange w:id="971" w:author="María_Nole" w:date="2023-06-14T13:23:00Z">
              <w:tcPr>
                <w:tcW w:w="1720" w:type="dxa"/>
                <w:tcBorders>
                  <w:top w:val="nil"/>
                  <w:left w:val="nil"/>
                  <w:bottom w:val="single" w:sz="4" w:space="0" w:color="auto"/>
                  <w:right w:val="single" w:sz="4" w:space="0" w:color="auto"/>
                </w:tcBorders>
                <w:shd w:val="clear" w:color="000000" w:fill="FFFFFF"/>
                <w:vAlign w:val="center"/>
                <w:hideMark/>
              </w:tcPr>
            </w:tcPrChange>
          </w:tcPr>
          <w:p w14:paraId="72743E21" w14:textId="77777777" w:rsidR="00953D4E" w:rsidRPr="00953D4E" w:rsidRDefault="00953D4E" w:rsidP="00953D4E">
            <w:pPr>
              <w:spacing w:after="0" w:line="240" w:lineRule="auto"/>
              <w:jc w:val="center"/>
              <w:rPr>
                <w:ins w:id="972" w:author="María_Nole" w:date="2023-06-14T13:23:00Z"/>
                <w:rFonts w:ascii="Calibri" w:eastAsia="Times New Roman" w:hAnsi="Calibri" w:cs="Calibri"/>
                <w:sz w:val="14"/>
                <w:szCs w:val="14"/>
                <w:lang w:eastAsia="es-EC"/>
              </w:rPr>
            </w:pPr>
            <w:ins w:id="973" w:author="María_Nole" w:date="2023-06-14T13:23:00Z">
              <w:r w:rsidRPr="00953D4E">
                <w:rPr>
                  <w:rFonts w:ascii="Calibri" w:eastAsia="Times New Roman" w:hAnsi="Calibri" w:cs="Calibri"/>
                  <w:sz w:val="14"/>
                  <w:szCs w:val="14"/>
                  <w:lang w:eastAsia="es-EC"/>
                </w:rPr>
                <w:t xml:space="preserve">DIRECCION PROVINCIAL DE SALUD DE LOJA </w:t>
              </w:r>
            </w:ins>
          </w:p>
        </w:tc>
        <w:tc>
          <w:tcPr>
            <w:tcW w:w="432" w:type="pct"/>
            <w:tcBorders>
              <w:top w:val="nil"/>
              <w:left w:val="nil"/>
              <w:bottom w:val="single" w:sz="4" w:space="0" w:color="auto"/>
              <w:right w:val="single" w:sz="4" w:space="0" w:color="auto"/>
            </w:tcBorders>
            <w:shd w:val="clear" w:color="000000" w:fill="FFFFFF"/>
            <w:vAlign w:val="center"/>
            <w:hideMark/>
            <w:tcPrChange w:id="974" w:author="María_Nole" w:date="2023-06-14T13:23:00Z">
              <w:tcPr>
                <w:tcW w:w="1700" w:type="dxa"/>
                <w:tcBorders>
                  <w:top w:val="nil"/>
                  <w:left w:val="nil"/>
                  <w:bottom w:val="single" w:sz="4" w:space="0" w:color="auto"/>
                  <w:right w:val="single" w:sz="4" w:space="0" w:color="auto"/>
                </w:tcBorders>
                <w:shd w:val="clear" w:color="000000" w:fill="FFFFFF"/>
                <w:vAlign w:val="center"/>
                <w:hideMark/>
              </w:tcPr>
            </w:tcPrChange>
          </w:tcPr>
          <w:p w14:paraId="70807318" w14:textId="77777777" w:rsidR="00953D4E" w:rsidRPr="00953D4E" w:rsidRDefault="00953D4E" w:rsidP="00953D4E">
            <w:pPr>
              <w:spacing w:after="0" w:line="240" w:lineRule="auto"/>
              <w:jc w:val="center"/>
              <w:rPr>
                <w:ins w:id="975" w:author="María_Nole" w:date="2023-06-14T13:23:00Z"/>
                <w:rFonts w:ascii="Calibri" w:eastAsia="Times New Roman" w:hAnsi="Calibri" w:cs="Calibri"/>
                <w:sz w:val="14"/>
                <w:szCs w:val="14"/>
                <w:lang w:eastAsia="es-EC"/>
              </w:rPr>
            </w:pPr>
            <w:ins w:id="976" w:author="María_Nole" w:date="2023-06-14T13:23:00Z">
              <w:r w:rsidRPr="00953D4E">
                <w:rPr>
                  <w:rFonts w:ascii="Calibri" w:eastAsia="Times New Roman" w:hAnsi="Calibri" w:cs="Calibri"/>
                  <w:sz w:val="14"/>
                  <w:szCs w:val="14"/>
                  <w:lang w:eastAsia="es-EC"/>
                </w:rPr>
                <w:t>Enfermera 2</w:t>
              </w:r>
            </w:ins>
          </w:p>
        </w:tc>
        <w:tc>
          <w:tcPr>
            <w:tcW w:w="305" w:type="pct"/>
            <w:tcBorders>
              <w:top w:val="nil"/>
              <w:left w:val="nil"/>
              <w:bottom w:val="single" w:sz="4" w:space="0" w:color="auto"/>
              <w:right w:val="single" w:sz="4" w:space="0" w:color="auto"/>
            </w:tcBorders>
            <w:shd w:val="clear" w:color="000000" w:fill="FFFFFF"/>
            <w:vAlign w:val="center"/>
            <w:hideMark/>
            <w:tcPrChange w:id="977" w:author="María_Nole" w:date="2023-06-14T13:23:00Z">
              <w:tcPr>
                <w:tcW w:w="1200" w:type="dxa"/>
                <w:tcBorders>
                  <w:top w:val="nil"/>
                  <w:left w:val="nil"/>
                  <w:bottom w:val="single" w:sz="4" w:space="0" w:color="auto"/>
                  <w:right w:val="single" w:sz="4" w:space="0" w:color="auto"/>
                </w:tcBorders>
                <w:shd w:val="clear" w:color="000000" w:fill="FFFFFF"/>
                <w:vAlign w:val="center"/>
                <w:hideMark/>
              </w:tcPr>
            </w:tcPrChange>
          </w:tcPr>
          <w:p w14:paraId="0ACC58BB" w14:textId="77777777" w:rsidR="00953D4E" w:rsidRPr="00953D4E" w:rsidRDefault="00953D4E" w:rsidP="00953D4E">
            <w:pPr>
              <w:spacing w:after="0" w:line="240" w:lineRule="auto"/>
              <w:jc w:val="center"/>
              <w:rPr>
                <w:ins w:id="978" w:author="María_Nole" w:date="2023-06-14T13:23:00Z"/>
                <w:rFonts w:ascii="Calibri" w:eastAsia="Times New Roman" w:hAnsi="Calibri" w:cs="Calibri"/>
                <w:sz w:val="14"/>
                <w:szCs w:val="14"/>
                <w:lang w:eastAsia="es-EC"/>
              </w:rPr>
            </w:pPr>
            <w:ins w:id="979" w:author="María_Nole" w:date="2023-06-14T13:23:00Z">
              <w:r w:rsidRPr="00953D4E">
                <w:rPr>
                  <w:rFonts w:ascii="Calibri" w:eastAsia="Times New Roman" w:hAnsi="Calibri" w:cs="Calibri"/>
                  <w:sz w:val="14"/>
                  <w:szCs w:val="14"/>
                  <w:lang w:eastAsia="es-EC"/>
                </w:rPr>
                <w:t>no consta</w:t>
              </w:r>
            </w:ins>
          </w:p>
        </w:tc>
      </w:tr>
      <w:tr w:rsidR="00953D4E" w:rsidRPr="00953D4E" w14:paraId="48056573" w14:textId="77777777" w:rsidTr="00953D4E">
        <w:trPr>
          <w:trHeight w:val="735"/>
          <w:ins w:id="980" w:author="María_Nole" w:date="2023-06-14T13:23:00Z"/>
        </w:trPr>
        <w:tc>
          <w:tcPr>
            <w:tcW w:w="666" w:type="pct"/>
            <w:tcBorders>
              <w:top w:val="nil"/>
              <w:left w:val="single" w:sz="4" w:space="0" w:color="auto"/>
              <w:bottom w:val="single" w:sz="4" w:space="0" w:color="auto"/>
              <w:right w:val="single" w:sz="4" w:space="0" w:color="auto"/>
            </w:tcBorders>
            <w:shd w:val="clear" w:color="000000" w:fill="FFFFFF"/>
            <w:vAlign w:val="center"/>
            <w:hideMark/>
          </w:tcPr>
          <w:p w14:paraId="05CC438B" w14:textId="77777777" w:rsidR="00953D4E" w:rsidRPr="00953D4E" w:rsidRDefault="00953D4E" w:rsidP="00953D4E">
            <w:pPr>
              <w:spacing w:after="0" w:line="240" w:lineRule="auto"/>
              <w:jc w:val="center"/>
              <w:rPr>
                <w:ins w:id="981" w:author="María_Nole" w:date="2023-06-14T13:23:00Z"/>
                <w:rFonts w:ascii="Calibri" w:eastAsia="Times New Roman" w:hAnsi="Calibri" w:cs="Calibri"/>
                <w:sz w:val="14"/>
                <w:szCs w:val="14"/>
                <w:lang w:eastAsia="es-EC"/>
              </w:rPr>
            </w:pPr>
            <w:ins w:id="982" w:author="María_Nole" w:date="2023-06-14T13:23:00Z">
              <w:r w:rsidRPr="00953D4E">
                <w:rPr>
                  <w:rFonts w:ascii="Calibri" w:eastAsia="Times New Roman" w:hAnsi="Calibri" w:cs="Calibri"/>
                  <w:sz w:val="14"/>
                  <w:szCs w:val="14"/>
                  <w:lang w:eastAsia="es-EC"/>
                </w:rPr>
                <w:t>MORENO ORTEGA ENITH MARLENE</w:t>
              </w:r>
            </w:ins>
          </w:p>
        </w:tc>
        <w:tc>
          <w:tcPr>
            <w:tcW w:w="534" w:type="pct"/>
            <w:tcBorders>
              <w:top w:val="nil"/>
              <w:left w:val="nil"/>
              <w:bottom w:val="single" w:sz="4" w:space="0" w:color="auto"/>
              <w:right w:val="single" w:sz="4" w:space="0" w:color="auto"/>
            </w:tcBorders>
            <w:shd w:val="clear" w:color="000000" w:fill="FFFFFF"/>
            <w:vAlign w:val="center"/>
            <w:hideMark/>
          </w:tcPr>
          <w:p w14:paraId="0847D1A3" w14:textId="77777777" w:rsidR="00953D4E" w:rsidRPr="00953D4E" w:rsidRDefault="00953D4E" w:rsidP="00953D4E">
            <w:pPr>
              <w:spacing w:after="0" w:line="240" w:lineRule="auto"/>
              <w:jc w:val="center"/>
              <w:rPr>
                <w:ins w:id="983" w:author="María_Nole" w:date="2023-06-14T13:23:00Z"/>
                <w:rFonts w:ascii="Calibri" w:eastAsia="Times New Roman" w:hAnsi="Calibri" w:cs="Calibri"/>
                <w:sz w:val="14"/>
                <w:szCs w:val="14"/>
                <w:lang w:eastAsia="es-EC"/>
              </w:rPr>
            </w:pPr>
            <w:ins w:id="984" w:author="María_Nole" w:date="2023-06-14T13:23:00Z">
              <w:r w:rsidRPr="00953D4E">
                <w:rPr>
                  <w:rFonts w:ascii="Calibri" w:eastAsia="Times New Roman" w:hAnsi="Calibri" w:cs="Calibri"/>
                  <w:sz w:val="14"/>
                  <w:szCs w:val="14"/>
                  <w:lang w:eastAsia="es-EC"/>
                </w:rPr>
                <w:t xml:space="preserve">DIRECCIÓN ZONAL DE VIGILANCIA DE LA SALUD </w:t>
              </w:r>
            </w:ins>
          </w:p>
        </w:tc>
        <w:tc>
          <w:tcPr>
            <w:tcW w:w="661" w:type="pct"/>
            <w:tcBorders>
              <w:top w:val="nil"/>
              <w:left w:val="nil"/>
              <w:bottom w:val="single" w:sz="4" w:space="0" w:color="auto"/>
              <w:right w:val="single" w:sz="4" w:space="0" w:color="auto"/>
            </w:tcBorders>
            <w:shd w:val="clear" w:color="000000" w:fill="FFFFFF"/>
            <w:vAlign w:val="center"/>
            <w:hideMark/>
          </w:tcPr>
          <w:p w14:paraId="46421F26" w14:textId="77777777" w:rsidR="00953D4E" w:rsidRPr="00953D4E" w:rsidRDefault="00953D4E" w:rsidP="00953D4E">
            <w:pPr>
              <w:spacing w:after="0" w:line="240" w:lineRule="auto"/>
              <w:jc w:val="center"/>
              <w:rPr>
                <w:ins w:id="985" w:author="María_Nole" w:date="2023-06-14T13:23:00Z"/>
                <w:rFonts w:ascii="Calibri" w:eastAsia="Times New Roman" w:hAnsi="Calibri" w:cs="Calibri"/>
                <w:sz w:val="14"/>
                <w:szCs w:val="14"/>
                <w:lang w:eastAsia="es-EC"/>
              </w:rPr>
            </w:pPr>
            <w:ins w:id="986" w:author="María_Nole" w:date="2023-06-14T13:23:00Z">
              <w:r w:rsidRPr="00953D4E">
                <w:rPr>
                  <w:rFonts w:ascii="Calibri" w:eastAsia="Times New Roman" w:hAnsi="Calibri" w:cs="Calibri"/>
                  <w:sz w:val="14"/>
                  <w:szCs w:val="14"/>
                  <w:lang w:eastAsia="es-EC"/>
                </w:rPr>
                <w:t xml:space="preserve">MEDICO GENERAL </w:t>
              </w:r>
            </w:ins>
          </w:p>
        </w:tc>
        <w:tc>
          <w:tcPr>
            <w:tcW w:w="544" w:type="pct"/>
            <w:tcBorders>
              <w:top w:val="nil"/>
              <w:left w:val="nil"/>
              <w:bottom w:val="single" w:sz="4" w:space="0" w:color="auto"/>
              <w:right w:val="single" w:sz="4" w:space="0" w:color="auto"/>
            </w:tcBorders>
            <w:shd w:val="clear" w:color="000000" w:fill="FFFFFF"/>
            <w:vAlign w:val="center"/>
            <w:hideMark/>
          </w:tcPr>
          <w:p w14:paraId="71B1D2D6" w14:textId="77777777" w:rsidR="00953D4E" w:rsidRPr="00953D4E" w:rsidRDefault="00953D4E" w:rsidP="00953D4E">
            <w:pPr>
              <w:spacing w:after="0" w:line="240" w:lineRule="auto"/>
              <w:jc w:val="center"/>
              <w:rPr>
                <w:ins w:id="987" w:author="María_Nole" w:date="2023-06-14T13:23:00Z"/>
                <w:rFonts w:ascii="Calibri" w:eastAsia="Times New Roman" w:hAnsi="Calibri" w:cs="Calibri"/>
                <w:sz w:val="14"/>
                <w:szCs w:val="14"/>
                <w:lang w:eastAsia="es-EC"/>
              </w:rPr>
            </w:pPr>
            <w:ins w:id="988" w:author="María_Nole" w:date="2023-06-14T13:23:00Z">
              <w:r w:rsidRPr="00953D4E">
                <w:rPr>
                  <w:rFonts w:ascii="Calibri" w:eastAsia="Times New Roman" w:hAnsi="Calibri" w:cs="Calibri"/>
                  <w:sz w:val="14"/>
                  <w:szCs w:val="14"/>
                  <w:lang w:eastAsia="es-EC"/>
                </w:rPr>
                <w:t>SERVIDOR PUBLICO 9</w:t>
              </w:r>
            </w:ins>
          </w:p>
        </w:tc>
        <w:tc>
          <w:tcPr>
            <w:tcW w:w="473" w:type="pct"/>
            <w:tcBorders>
              <w:top w:val="nil"/>
              <w:left w:val="nil"/>
              <w:bottom w:val="single" w:sz="4" w:space="0" w:color="auto"/>
              <w:right w:val="single" w:sz="4" w:space="0" w:color="auto"/>
            </w:tcBorders>
            <w:shd w:val="clear" w:color="000000" w:fill="FFFFFF"/>
            <w:noWrap/>
            <w:vAlign w:val="center"/>
            <w:hideMark/>
          </w:tcPr>
          <w:p w14:paraId="4DF25A5F" w14:textId="77777777" w:rsidR="00953D4E" w:rsidRPr="00953D4E" w:rsidRDefault="00953D4E" w:rsidP="00953D4E">
            <w:pPr>
              <w:spacing w:after="0" w:line="240" w:lineRule="auto"/>
              <w:jc w:val="center"/>
              <w:rPr>
                <w:ins w:id="989" w:author="María_Nole" w:date="2023-06-14T13:23:00Z"/>
                <w:rFonts w:ascii="Calibri" w:eastAsia="Times New Roman" w:hAnsi="Calibri" w:cs="Calibri"/>
                <w:sz w:val="14"/>
                <w:szCs w:val="14"/>
                <w:lang w:eastAsia="es-EC"/>
              </w:rPr>
            </w:pPr>
            <w:ins w:id="990" w:author="María_Nole" w:date="2023-06-14T13:23:00Z">
              <w:r w:rsidRPr="00953D4E">
                <w:rPr>
                  <w:rFonts w:ascii="Calibri" w:eastAsia="Times New Roman" w:hAnsi="Calibri" w:cs="Calibri"/>
                  <w:sz w:val="14"/>
                  <w:szCs w:val="14"/>
                  <w:lang w:eastAsia="es-EC"/>
                </w:rPr>
                <w:t xml:space="preserve">NO CONSTA </w:t>
              </w:r>
            </w:ins>
          </w:p>
        </w:tc>
        <w:tc>
          <w:tcPr>
            <w:tcW w:w="473" w:type="pct"/>
            <w:tcBorders>
              <w:top w:val="nil"/>
              <w:left w:val="nil"/>
              <w:bottom w:val="single" w:sz="4" w:space="0" w:color="auto"/>
              <w:right w:val="single" w:sz="4" w:space="0" w:color="auto"/>
            </w:tcBorders>
            <w:shd w:val="clear" w:color="auto" w:fill="auto"/>
            <w:noWrap/>
            <w:vAlign w:val="bottom"/>
            <w:hideMark/>
          </w:tcPr>
          <w:p w14:paraId="6581C773" w14:textId="77777777" w:rsidR="00953D4E" w:rsidRPr="00953D4E" w:rsidRDefault="00953D4E" w:rsidP="00953D4E">
            <w:pPr>
              <w:spacing w:after="0" w:line="240" w:lineRule="auto"/>
              <w:jc w:val="center"/>
              <w:rPr>
                <w:ins w:id="991" w:author="María_Nole" w:date="2023-06-14T13:23:00Z"/>
                <w:rFonts w:ascii="Calibri" w:eastAsia="Times New Roman" w:hAnsi="Calibri" w:cs="Calibri"/>
                <w:color w:val="000000"/>
                <w:sz w:val="14"/>
                <w:szCs w:val="14"/>
                <w:lang w:eastAsia="es-EC"/>
              </w:rPr>
            </w:pPr>
            <w:ins w:id="992" w:author="María_Nole" w:date="2023-06-14T13:23:00Z">
              <w:r w:rsidRPr="00953D4E">
                <w:rPr>
                  <w:rFonts w:ascii="Calibri" w:eastAsia="Times New Roman" w:hAnsi="Calibri" w:cs="Calibri"/>
                  <w:color w:val="000000"/>
                  <w:sz w:val="14"/>
                  <w:szCs w:val="14"/>
                  <w:lang w:eastAsia="es-EC"/>
                </w:rPr>
                <w:t xml:space="preserve">NO CONSTA </w:t>
              </w:r>
            </w:ins>
          </w:p>
        </w:tc>
        <w:tc>
          <w:tcPr>
            <w:tcW w:w="473" w:type="pct"/>
            <w:tcBorders>
              <w:top w:val="nil"/>
              <w:left w:val="nil"/>
              <w:bottom w:val="single" w:sz="4" w:space="0" w:color="auto"/>
              <w:right w:val="single" w:sz="4" w:space="0" w:color="auto"/>
            </w:tcBorders>
            <w:shd w:val="clear" w:color="auto" w:fill="auto"/>
            <w:noWrap/>
            <w:vAlign w:val="bottom"/>
            <w:hideMark/>
          </w:tcPr>
          <w:p w14:paraId="3ECD77EB" w14:textId="77777777" w:rsidR="00953D4E" w:rsidRPr="00953D4E" w:rsidRDefault="00953D4E" w:rsidP="00953D4E">
            <w:pPr>
              <w:spacing w:after="0" w:line="240" w:lineRule="auto"/>
              <w:jc w:val="center"/>
              <w:rPr>
                <w:ins w:id="993" w:author="María_Nole" w:date="2023-06-14T13:23:00Z"/>
                <w:rFonts w:ascii="Calibri" w:eastAsia="Times New Roman" w:hAnsi="Calibri" w:cs="Calibri"/>
                <w:color w:val="000000"/>
                <w:sz w:val="14"/>
                <w:szCs w:val="14"/>
                <w:lang w:eastAsia="es-EC"/>
              </w:rPr>
            </w:pPr>
            <w:ins w:id="994" w:author="María_Nole" w:date="2023-06-14T13:23:00Z">
              <w:r w:rsidRPr="00953D4E">
                <w:rPr>
                  <w:rFonts w:ascii="Calibri" w:eastAsia="Times New Roman" w:hAnsi="Calibri" w:cs="Calibri"/>
                  <w:color w:val="000000"/>
                  <w:sz w:val="14"/>
                  <w:szCs w:val="14"/>
                  <w:lang w:eastAsia="es-EC"/>
                </w:rPr>
                <w:t xml:space="preserve">NO CONSTA </w:t>
              </w:r>
            </w:ins>
          </w:p>
        </w:tc>
        <w:tc>
          <w:tcPr>
            <w:tcW w:w="437" w:type="pct"/>
            <w:tcBorders>
              <w:top w:val="nil"/>
              <w:left w:val="nil"/>
              <w:bottom w:val="single" w:sz="4" w:space="0" w:color="auto"/>
              <w:right w:val="single" w:sz="4" w:space="0" w:color="auto"/>
            </w:tcBorders>
            <w:shd w:val="clear" w:color="auto" w:fill="auto"/>
            <w:noWrap/>
            <w:vAlign w:val="bottom"/>
            <w:hideMark/>
          </w:tcPr>
          <w:p w14:paraId="6B7E56D9" w14:textId="77777777" w:rsidR="00953D4E" w:rsidRPr="00953D4E" w:rsidRDefault="00953D4E" w:rsidP="00953D4E">
            <w:pPr>
              <w:spacing w:after="0" w:line="240" w:lineRule="auto"/>
              <w:rPr>
                <w:ins w:id="995" w:author="María_Nole" w:date="2023-06-14T13:23:00Z"/>
                <w:rFonts w:ascii="Calibri" w:eastAsia="Times New Roman" w:hAnsi="Calibri" w:cs="Calibri"/>
                <w:color w:val="000000"/>
                <w:sz w:val="14"/>
                <w:szCs w:val="14"/>
                <w:lang w:eastAsia="es-EC"/>
              </w:rPr>
            </w:pPr>
            <w:ins w:id="996" w:author="María_Nole" w:date="2023-06-14T13:23:00Z">
              <w:r w:rsidRPr="00953D4E">
                <w:rPr>
                  <w:rFonts w:ascii="Calibri" w:eastAsia="Times New Roman" w:hAnsi="Calibri" w:cs="Calibri"/>
                  <w:color w:val="000000"/>
                  <w:sz w:val="14"/>
                  <w:szCs w:val="14"/>
                  <w:lang w:eastAsia="es-EC"/>
                </w:rPr>
                <w:t>AREA DE SALUD NRO 3</w:t>
              </w:r>
            </w:ins>
          </w:p>
        </w:tc>
        <w:tc>
          <w:tcPr>
            <w:tcW w:w="432" w:type="pct"/>
            <w:tcBorders>
              <w:top w:val="nil"/>
              <w:left w:val="nil"/>
              <w:bottom w:val="single" w:sz="4" w:space="0" w:color="auto"/>
              <w:right w:val="single" w:sz="4" w:space="0" w:color="auto"/>
            </w:tcBorders>
            <w:shd w:val="clear" w:color="auto" w:fill="auto"/>
            <w:vAlign w:val="bottom"/>
            <w:hideMark/>
          </w:tcPr>
          <w:p w14:paraId="68D6B2EC" w14:textId="77777777" w:rsidR="00953D4E" w:rsidRPr="00953D4E" w:rsidRDefault="00953D4E" w:rsidP="00953D4E">
            <w:pPr>
              <w:spacing w:after="0" w:line="240" w:lineRule="auto"/>
              <w:jc w:val="center"/>
              <w:rPr>
                <w:ins w:id="997" w:author="María_Nole" w:date="2023-06-14T13:23:00Z"/>
                <w:rFonts w:ascii="Calibri" w:eastAsia="Times New Roman" w:hAnsi="Calibri" w:cs="Calibri"/>
                <w:color w:val="000000"/>
                <w:sz w:val="14"/>
                <w:szCs w:val="14"/>
                <w:lang w:eastAsia="es-EC"/>
              </w:rPr>
            </w:pPr>
            <w:ins w:id="998" w:author="María_Nole" w:date="2023-06-14T13:23:00Z">
              <w:r w:rsidRPr="00953D4E">
                <w:rPr>
                  <w:rFonts w:ascii="Calibri" w:eastAsia="Times New Roman" w:hAnsi="Calibri" w:cs="Calibri"/>
                  <w:color w:val="000000"/>
                  <w:sz w:val="14"/>
                  <w:szCs w:val="14"/>
                  <w:lang w:eastAsia="es-EC"/>
                </w:rPr>
                <w:t xml:space="preserve">GESTION DE SERVICIOS INSTITUCIONALES DE SALUD </w:t>
              </w:r>
            </w:ins>
          </w:p>
        </w:tc>
        <w:tc>
          <w:tcPr>
            <w:tcW w:w="305" w:type="pct"/>
            <w:tcBorders>
              <w:top w:val="nil"/>
              <w:left w:val="nil"/>
              <w:bottom w:val="single" w:sz="4" w:space="0" w:color="auto"/>
              <w:right w:val="single" w:sz="4" w:space="0" w:color="auto"/>
            </w:tcBorders>
            <w:shd w:val="clear" w:color="auto" w:fill="auto"/>
            <w:vAlign w:val="bottom"/>
            <w:hideMark/>
          </w:tcPr>
          <w:p w14:paraId="0F9AFDC0" w14:textId="77777777" w:rsidR="00953D4E" w:rsidRPr="00953D4E" w:rsidRDefault="00953D4E" w:rsidP="00953D4E">
            <w:pPr>
              <w:spacing w:after="0" w:line="240" w:lineRule="auto"/>
              <w:jc w:val="center"/>
              <w:rPr>
                <w:ins w:id="999" w:author="María_Nole" w:date="2023-06-14T13:23:00Z"/>
                <w:rFonts w:ascii="Calibri" w:eastAsia="Times New Roman" w:hAnsi="Calibri" w:cs="Calibri"/>
                <w:color w:val="000000"/>
                <w:sz w:val="14"/>
                <w:szCs w:val="14"/>
                <w:lang w:eastAsia="es-EC"/>
              </w:rPr>
            </w:pPr>
            <w:ins w:id="1000" w:author="María_Nole" w:date="2023-06-14T13:23:00Z">
              <w:r w:rsidRPr="00953D4E">
                <w:rPr>
                  <w:rFonts w:ascii="Calibri" w:eastAsia="Times New Roman" w:hAnsi="Calibri" w:cs="Calibri"/>
                  <w:color w:val="000000"/>
                  <w:sz w:val="14"/>
                  <w:szCs w:val="14"/>
                  <w:lang w:eastAsia="es-EC"/>
                </w:rPr>
                <w:t>SERVIDOR PUBLICO 4</w:t>
              </w:r>
            </w:ins>
          </w:p>
        </w:tc>
      </w:tr>
      <w:tr w:rsidR="00953D4E" w:rsidRPr="00953D4E" w14:paraId="504FCF8A" w14:textId="77777777" w:rsidTr="00953D4E">
        <w:trPr>
          <w:trHeight w:val="795"/>
          <w:ins w:id="1001" w:author="María_Nole" w:date="2023-06-14T13:23:00Z"/>
          <w:trPrChange w:id="1002" w:author="María_Nole" w:date="2023-06-14T13:23:00Z">
            <w:trPr>
              <w:trHeight w:val="795"/>
            </w:trPr>
          </w:trPrChange>
        </w:trPr>
        <w:tc>
          <w:tcPr>
            <w:tcW w:w="666" w:type="pct"/>
            <w:tcBorders>
              <w:top w:val="nil"/>
              <w:left w:val="single" w:sz="4" w:space="0" w:color="auto"/>
              <w:bottom w:val="single" w:sz="4" w:space="0" w:color="auto"/>
              <w:right w:val="single" w:sz="4" w:space="0" w:color="auto"/>
            </w:tcBorders>
            <w:shd w:val="clear" w:color="000000" w:fill="FFFFFF"/>
            <w:vAlign w:val="center"/>
            <w:hideMark/>
            <w:tcPrChange w:id="1003" w:author="María_Nole" w:date="2023-06-14T13:23:00Z">
              <w:tcPr>
                <w:tcW w:w="2620" w:type="dxa"/>
                <w:gridSpan w:val="3"/>
                <w:tcBorders>
                  <w:top w:val="nil"/>
                  <w:left w:val="single" w:sz="4" w:space="0" w:color="auto"/>
                  <w:bottom w:val="single" w:sz="4" w:space="0" w:color="auto"/>
                  <w:right w:val="single" w:sz="4" w:space="0" w:color="auto"/>
                </w:tcBorders>
                <w:shd w:val="clear" w:color="000000" w:fill="FFFFFF"/>
                <w:vAlign w:val="center"/>
                <w:hideMark/>
              </w:tcPr>
            </w:tcPrChange>
          </w:tcPr>
          <w:p w14:paraId="1211B72F" w14:textId="77777777" w:rsidR="00953D4E" w:rsidRPr="00953D4E" w:rsidRDefault="00953D4E" w:rsidP="00953D4E">
            <w:pPr>
              <w:spacing w:after="0" w:line="240" w:lineRule="auto"/>
              <w:jc w:val="center"/>
              <w:rPr>
                <w:ins w:id="1004" w:author="María_Nole" w:date="2023-06-14T13:23:00Z"/>
                <w:rFonts w:ascii="Calibri" w:eastAsia="Times New Roman" w:hAnsi="Calibri" w:cs="Calibri"/>
                <w:sz w:val="14"/>
                <w:szCs w:val="14"/>
                <w:lang w:eastAsia="es-EC"/>
              </w:rPr>
            </w:pPr>
            <w:ins w:id="1005" w:author="María_Nole" w:date="2023-06-14T13:23:00Z">
              <w:r w:rsidRPr="00953D4E">
                <w:rPr>
                  <w:rFonts w:ascii="Calibri" w:eastAsia="Times New Roman" w:hAnsi="Calibri" w:cs="Calibri"/>
                  <w:sz w:val="14"/>
                  <w:szCs w:val="14"/>
                  <w:lang w:eastAsia="es-EC"/>
                </w:rPr>
                <w:t>LUZURIAGA CARPIO  RONNY XAVIER</w:t>
              </w:r>
            </w:ins>
          </w:p>
        </w:tc>
        <w:tc>
          <w:tcPr>
            <w:tcW w:w="534" w:type="pct"/>
            <w:tcBorders>
              <w:top w:val="nil"/>
              <w:left w:val="nil"/>
              <w:bottom w:val="single" w:sz="4" w:space="0" w:color="auto"/>
              <w:right w:val="single" w:sz="4" w:space="0" w:color="auto"/>
            </w:tcBorders>
            <w:shd w:val="clear" w:color="000000" w:fill="FFFFFF"/>
            <w:vAlign w:val="center"/>
            <w:hideMark/>
            <w:tcPrChange w:id="1006" w:author="María_Nole" w:date="2023-06-14T13:23:00Z">
              <w:tcPr>
                <w:tcW w:w="2100" w:type="dxa"/>
                <w:gridSpan w:val="2"/>
                <w:tcBorders>
                  <w:top w:val="nil"/>
                  <w:left w:val="nil"/>
                  <w:bottom w:val="single" w:sz="4" w:space="0" w:color="auto"/>
                  <w:right w:val="single" w:sz="4" w:space="0" w:color="auto"/>
                </w:tcBorders>
                <w:shd w:val="clear" w:color="000000" w:fill="FFFFFF"/>
                <w:vAlign w:val="center"/>
                <w:hideMark/>
              </w:tcPr>
            </w:tcPrChange>
          </w:tcPr>
          <w:p w14:paraId="4CAD47B6" w14:textId="77777777" w:rsidR="00953D4E" w:rsidRPr="00953D4E" w:rsidRDefault="00953D4E" w:rsidP="00953D4E">
            <w:pPr>
              <w:spacing w:after="0" w:line="240" w:lineRule="auto"/>
              <w:jc w:val="center"/>
              <w:rPr>
                <w:ins w:id="1007" w:author="María_Nole" w:date="2023-06-14T13:23:00Z"/>
                <w:rFonts w:ascii="Calibri" w:eastAsia="Times New Roman" w:hAnsi="Calibri" w:cs="Calibri"/>
                <w:sz w:val="14"/>
                <w:szCs w:val="14"/>
                <w:lang w:eastAsia="es-EC"/>
              </w:rPr>
            </w:pPr>
            <w:ins w:id="1008" w:author="María_Nole" w:date="2023-06-14T13:23:00Z">
              <w:r w:rsidRPr="00953D4E">
                <w:rPr>
                  <w:rFonts w:ascii="Calibri" w:eastAsia="Times New Roman" w:hAnsi="Calibri" w:cs="Calibri"/>
                  <w:sz w:val="14"/>
                  <w:szCs w:val="14"/>
                  <w:lang w:eastAsia="es-EC"/>
                </w:rPr>
                <w:t xml:space="preserve">DIRECCIÓN ZONAL DE PROMOCION  DE LA SALUD </w:t>
              </w:r>
            </w:ins>
          </w:p>
        </w:tc>
        <w:tc>
          <w:tcPr>
            <w:tcW w:w="661" w:type="pct"/>
            <w:tcBorders>
              <w:top w:val="nil"/>
              <w:left w:val="nil"/>
              <w:bottom w:val="single" w:sz="4" w:space="0" w:color="auto"/>
              <w:right w:val="single" w:sz="4" w:space="0" w:color="auto"/>
            </w:tcBorders>
            <w:shd w:val="clear" w:color="000000" w:fill="FFFFFF"/>
            <w:vAlign w:val="center"/>
            <w:hideMark/>
            <w:tcPrChange w:id="1009" w:author="María_Nole" w:date="2023-06-14T13:23:00Z">
              <w:tcPr>
                <w:tcW w:w="2600" w:type="dxa"/>
                <w:gridSpan w:val="3"/>
                <w:tcBorders>
                  <w:top w:val="nil"/>
                  <w:left w:val="nil"/>
                  <w:bottom w:val="single" w:sz="4" w:space="0" w:color="auto"/>
                  <w:right w:val="single" w:sz="4" w:space="0" w:color="auto"/>
                </w:tcBorders>
                <w:shd w:val="clear" w:color="000000" w:fill="FFFFFF"/>
                <w:vAlign w:val="center"/>
                <w:hideMark/>
              </w:tcPr>
            </w:tcPrChange>
          </w:tcPr>
          <w:p w14:paraId="2EA4EF74" w14:textId="77777777" w:rsidR="00953D4E" w:rsidRPr="00953D4E" w:rsidRDefault="00953D4E" w:rsidP="00953D4E">
            <w:pPr>
              <w:spacing w:after="0" w:line="240" w:lineRule="auto"/>
              <w:jc w:val="center"/>
              <w:rPr>
                <w:ins w:id="1010" w:author="María_Nole" w:date="2023-06-14T13:23:00Z"/>
                <w:rFonts w:ascii="Calibri" w:eastAsia="Times New Roman" w:hAnsi="Calibri" w:cs="Calibri"/>
                <w:sz w:val="14"/>
                <w:szCs w:val="14"/>
                <w:lang w:eastAsia="es-EC"/>
              </w:rPr>
            </w:pPr>
            <w:ins w:id="1011" w:author="María_Nole" w:date="2023-06-14T13:23:00Z">
              <w:r w:rsidRPr="00953D4E">
                <w:rPr>
                  <w:rFonts w:ascii="Calibri" w:eastAsia="Times New Roman" w:hAnsi="Calibri" w:cs="Calibri"/>
                  <w:sz w:val="14"/>
                  <w:szCs w:val="14"/>
                  <w:lang w:eastAsia="es-EC"/>
                </w:rPr>
                <w:t>ESPECIALISTA ZONAL DE PROMOCION DE LA SALUD Y SALUD AMBIENTAL 1</w:t>
              </w:r>
            </w:ins>
          </w:p>
        </w:tc>
        <w:tc>
          <w:tcPr>
            <w:tcW w:w="544" w:type="pct"/>
            <w:tcBorders>
              <w:top w:val="nil"/>
              <w:left w:val="nil"/>
              <w:bottom w:val="single" w:sz="4" w:space="0" w:color="auto"/>
              <w:right w:val="single" w:sz="4" w:space="0" w:color="auto"/>
            </w:tcBorders>
            <w:shd w:val="clear" w:color="000000" w:fill="FFFFFF"/>
            <w:vAlign w:val="center"/>
            <w:hideMark/>
            <w:tcPrChange w:id="1012" w:author="María_Nole" w:date="2023-06-14T13:23:00Z">
              <w:tcPr>
                <w:tcW w:w="2140" w:type="dxa"/>
                <w:gridSpan w:val="3"/>
                <w:tcBorders>
                  <w:top w:val="nil"/>
                  <w:left w:val="nil"/>
                  <w:bottom w:val="single" w:sz="4" w:space="0" w:color="auto"/>
                  <w:right w:val="single" w:sz="4" w:space="0" w:color="auto"/>
                </w:tcBorders>
                <w:shd w:val="clear" w:color="000000" w:fill="FFFFFF"/>
                <w:vAlign w:val="center"/>
                <w:hideMark/>
              </w:tcPr>
            </w:tcPrChange>
          </w:tcPr>
          <w:p w14:paraId="088302EB" w14:textId="77777777" w:rsidR="00953D4E" w:rsidRPr="00953D4E" w:rsidRDefault="00953D4E" w:rsidP="00953D4E">
            <w:pPr>
              <w:spacing w:after="0" w:line="240" w:lineRule="auto"/>
              <w:jc w:val="center"/>
              <w:rPr>
                <w:ins w:id="1013" w:author="María_Nole" w:date="2023-06-14T13:23:00Z"/>
                <w:rFonts w:ascii="Calibri" w:eastAsia="Times New Roman" w:hAnsi="Calibri" w:cs="Calibri"/>
                <w:sz w:val="14"/>
                <w:szCs w:val="14"/>
                <w:lang w:eastAsia="es-EC"/>
              </w:rPr>
            </w:pPr>
            <w:ins w:id="1014" w:author="María_Nole" w:date="2023-06-14T13:23:00Z">
              <w:r w:rsidRPr="00953D4E">
                <w:rPr>
                  <w:rFonts w:ascii="Calibri" w:eastAsia="Times New Roman" w:hAnsi="Calibri" w:cs="Calibri"/>
                  <w:sz w:val="14"/>
                  <w:szCs w:val="14"/>
                  <w:lang w:eastAsia="es-EC"/>
                </w:rPr>
                <w:t>SERVIDOR PUBLICO 7</w:t>
              </w:r>
            </w:ins>
          </w:p>
        </w:tc>
        <w:tc>
          <w:tcPr>
            <w:tcW w:w="473" w:type="pct"/>
            <w:tcBorders>
              <w:top w:val="nil"/>
              <w:left w:val="nil"/>
              <w:bottom w:val="single" w:sz="4" w:space="0" w:color="auto"/>
              <w:right w:val="single" w:sz="4" w:space="0" w:color="auto"/>
            </w:tcBorders>
            <w:shd w:val="clear" w:color="000000" w:fill="FFFFFF"/>
            <w:vAlign w:val="center"/>
            <w:hideMark/>
            <w:tcPrChange w:id="1015"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2513B9AE" w14:textId="77777777" w:rsidR="00953D4E" w:rsidRPr="00953D4E" w:rsidRDefault="00953D4E" w:rsidP="00953D4E">
            <w:pPr>
              <w:spacing w:after="0" w:line="240" w:lineRule="auto"/>
              <w:jc w:val="center"/>
              <w:rPr>
                <w:ins w:id="1016" w:author="María_Nole" w:date="2023-06-14T13:23:00Z"/>
                <w:rFonts w:ascii="Calibri" w:eastAsia="Times New Roman" w:hAnsi="Calibri" w:cs="Calibri"/>
                <w:sz w:val="14"/>
                <w:szCs w:val="14"/>
                <w:lang w:eastAsia="es-EC"/>
              </w:rPr>
            </w:pPr>
            <w:ins w:id="1017" w:author="María_Nole" w:date="2023-06-14T13:23:00Z">
              <w:r w:rsidRPr="00953D4E">
                <w:rPr>
                  <w:rFonts w:ascii="Calibri" w:eastAsia="Times New Roman" w:hAnsi="Calibri" w:cs="Calibri"/>
                  <w:sz w:val="14"/>
                  <w:szCs w:val="14"/>
                  <w:lang w:eastAsia="es-EC"/>
                </w:rPr>
                <w:t xml:space="preserve">DIRECCIÓN ZONAL DE PROMOCION  DE LA SALUD </w:t>
              </w:r>
            </w:ins>
          </w:p>
        </w:tc>
        <w:tc>
          <w:tcPr>
            <w:tcW w:w="473" w:type="pct"/>
            <w:tcBorders>
              <w:top w:val="nil"/>
              <w:left w:val="nil"/>
              <w:bottom w:val="single" w:sz="4" w:space="0" w:color="auto"/>
              <w:right w:val="single" w:sz="4" w:space="0" w:color="auto"/>
            </w:tcBorders>
            <w:shd w:val="clear" w:color="auto" w:fill="auto"/>
            <w:vAlign w:val="bottom"/>
            <w:hideMark/>
            <w:tcPrChange w:id="1018" w:author="María_Nole" w:date="2023-06-14T13:23:00Z">
              <w:tcPr>
                <w:tcW w:w="1860" w:type="dxa"/>
                <w:gridSpan w:val="3"/>
                <w:tcBorders>
                  <w:top w:val="nil"/>
                  <w:left w:val="nil"/>
                  <w:bottom w:val="single" w:sz="4" w:space="0" w:color="auto"/>
                  <w:right w:val="single" w:sz="4" w:space="0" w:color="auto"/>
                </w:tcBorders>
                <w:shd w:val="clear" w:color="auto" w:fill="auto"/>
                <w:vAlign w:val="bottom"/>
                <w:hideMark/>
              </w:tcPr>
            </w:tcPrChange>
          </w:tcPr>
          <w:p w14:paraId="00C7068E" w14:textId="77777777" w:rsidR="00953D4E" w:rsidRPr="00953D4E" w:rsidRDefault="00953D4E" w:rsidP="00953D4E">
            <w:pPr>
              <w:spacing w:after="0" w:line="240" w:lineRule="auto"/>
              <w:jc w:val="center"/>
              <w:rPr>
                <w:ins w:id="1019" w:author="María_Nole" w:date="2023-06-14T13:23:00Z"/>
                <w:rFonts w:ascii="Calibri" w:eastAsia="Times New Roman" w:hAnsi="Calibri" w:cs="Calibri"/>
                <w:color w:val="000000"/>
                <w:sz w:val="14"/>
                <w:szCs w:val="14"/>
                <w:lang w:eastAsia="es-EC"/>
              </w:rPr>
            </w:pPr>
            <w:ins w:id="1020" w:author="María_Nole" w:date="2023-06-14T13:23:00Z">
              <w:r w:rsidRPr="00953D4E">
                <w:rPr>
                  <w:rFonts w:ascii="Calibri" w:eastAsia="Times New Roman" w:hAnsi="Calibri" w:cs="Calibri"/>
                  <w:color w:val="000000"/>
                  <w:sz w:val="14"/>
                  <w:szCs w:val="14"/>
                  <w:lang w:eastAsia="es-EC"/>
                </w:rPr>
                <w:t>ESPECIALISTA ZONAL DE PROMOCION DE LA SALUD Y SALUD AMBIENTAL 1</w:t>
              </w:r>
            </w:ins>
          </w:p>
        </w:tc>
        <w:tc>
          <w:tcPr>
            <w:tcW w:w="473" w:type="pct"/>
            <w:tcBorders>
              <w:top w:val="nil"/>
              <w:left w:val="nil"/>
              <w:bottom w:val="single" w:sz="4" w:space="0" w:color="auto"/>
              <w:right w:val="single" w:sz="4" w:space="0" w:color="auto"/>
            </w:tcBorders>
            <w:shd w:val="clear" w:color="000000" w:fill="FFFFFF"/>
            <w:vAlign w:val="center"/>
            <w:hideMark/>
            <w:tcPrChange w:id="1021"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6E532DDB" w14:textId="77777777" w:rsidR="00953D4E" w:rsidRPr="00953D4E" w:rsidRDefault="00953D4E" w:rsidP="00953D4E">
            <w:pPr>
              <w:spacing w:after="0" w:line="240" w:lineRule="auto"/>
              <w:jc w:val="center"/>
              <w:rPr>
                <w:ins w:id="1022" w:author="María_Nole" w:date="2023-06-14T13:23:00Z"/>
                <w:rFonts w:ascii="Calibri" w:eastAsia="Times New Roman" w:hAnsi="Calibri" w:cs="Calibri"/>
                <w:sz w:val="14"/>
                <w:szCs w:val="14"/>
                <w:lang w:eastAsia="es-EC"/>
              </w:rPr>
            </w:pPr>
            <w:ins w:id="1023" w:author="María_Nole" w:date="2023-06-14T13:23:00Z">
              <w:r w:rsidRPr="00953D4E">
                <w:rPr>
                  <w:rFonts w:ascii="Calibri" w:eastAsia="Times New Roman" w:hAnsi="Calibri" w:cs="Calibri"/>
                  <w:sz w:val="14"/>
                  <w:szCs w:val="14"/>
                  <w:lang w:eastAsia="es-EC"/>
                </w:rPr>
                <w:t>SERVIDOR PUBLICO 7</w:t>
              </w:r>
            </w:ins>
          </w:p>
        </w:tc>
        <w:tc>
          <w:tcPr>
            <w:tcW w:w="437" w:type="pct"/>
            <w:tcBorders>
              <w:top w:val="nil"/>
              <w:left w:val="nil"/>
              <w:bottom w:val="single" w:sz="4" w:space="0" w:color="auto"/>
              <w:right w:val="single" w:sz="4" w:space="0" w:color="auto"/>
            </w:tcBorders>
            <w:shd w:val="clear" w:color="000000" w:fill="FFFFFF"/>
            <w:vAlign w:val="center"/>
            <w:hideMark/>
            <w:tcPrChange w:id="1024" w:author="María_Nole" w:date="2023-06-14T13:23:00Z">
              <w:tcPr>
                <w:tcW w:w="1720" w:type="dxa"/>
                <w:tcBorders>
                  <w:top w:val="nil"/>
                  <w:left w:val="nil"/>
                  <w:bottom w:val="single" w:sz="4" w:space="0" w:color="auto"/>
                  <w:right w:val="single" w:sz="4" w:space="0" w:color="auto"/>
                </w:tcBorders>
                <w:shd w:val="clear" w:color="000000" w:fill="FFFFFF"/>
                <w:vAlign w:val="center"/>
                <w:hideMark/>
              </w:tcPr>
            </w:tcPrChange>
          </w:tcPr>
          <w:p w14:paraId="08131436" w14:textId="77777777" w:rsidR="00953D4E" w:rsidRPr="00953D4E" w:rsidRDefault="00953D4E" w:rsidP="00953D4E">
            <w:pPr>
              <w:spacing w:after="0" w:line="240" w:lineRule="auto"/>
              <w:jc w:val="center"/>
              <w:rPr>
                <w:ins w:id="1025" w:author="María_Nole" w:date="2023-06-14T13:23:00Z"/>
                <w:rFonts w:ascii="Calibri" w:eastAsia="Times New Roman" w:hAnsi="Calibri" w:cs="Calibri"/>
                <w:sz w:val="14"/>
                <w:szCs w:val="14"/>
                <w:lang w:eastAsia="es-EC"/>
              </w:rPr>
            </w:pPr>
            <w:ins w:id="1026" w:author="María_Nole" w:date="2023-06-14T13:23:00Z">
              <w:r w:rsidRPr="00953D4E">
                <w:rPr>
                  <w:rFonts w:ascii="Calibri" w:eastAsia="Times New Roman" w:hAnsi="Calibri" w:cs="Calibri"/>
                  <w:sz w:val="14"/>
                  <w:szCs w:val="14"/>
                  <w:lang w:eastAsia="es-EC"/>
                </w:rPr>
                <w:t xml:space="preserve">DIRECCIÓN ZONAL DE PROMOCION  DE LA SALUD </w:t>
              </w:r>
            </w:ins>
          </w:p>
        </w:tc>
        <w:tc>
          <w:tcPr>
            <w:tcW w:w="432" w:type="pct"/>
            <w:tcBorders>
              <w:top w:val="nil"/>
              <w:left w:val="nil"/>
              <w:bottom w:val="single" w:sz="4" w:space="0" w:color="auto"/>
              <w:right w:val="single" w:sz="4" w:space="0" w:color="auto"/>
            </w:tcBorders>
            <w:shd w:val="clear" w:color="auto" w:fill="auto"/>
            <w:vAlign w:val="bottom"/>
            <w:hideMark/>
            <w:tcPrChange w:id="1027" w:author="María_Nole" w:date="2023-06-14T13:23:00Z">
              <w:tcPr>
                <w:tcW w:w="1700" w:type="dxa"/>
                <w:tcBorders>
                  <w:top w:val="nil"/>
                  <w:left w:val="nil"/>
                  <w:bottom w:val="single" w:sz="4" w:space="0" w:color="auto"/>
                  <w:right w:val="single" w:sz="4" w:space="0" w:color="auto"/>
                </w:tcBorders>
                <w:shd w:val="clear" w:color="auto" w:fill="auto"/>
                <w:vAlign w:val="bottom"/>
                <w:hideMark/>
              </w:tcPr>
            </w:tcPrChange>
          </w:tcPr>
          <w:p w14:paraId="5EFB1EFA" w14:textId="77777777" w:rsidR="00953D4E" w:rsidRPr="00953D4E" w:rsidRDefault="00953D4E" w:rsidP="00953D4E">
            <w:pPr>
              <w:spacing w:after="0" w:line="240" w:lineRule="auto"/>
              <w:jc w:val="center"/>
              <w:rPr>
                <w:ins w:id="1028" w:author="María_Nole" w:date="2023-06-14T13:23:00Z"/>
                <w:rFonts w:ascii="Calibri" w:eastAsia="Times New Roman" w:hAnsi="Calibri" w:cs="Calibri"/>
                <w:color w:val="000000"/>
                <w:sz w:val="14"/>
                <w:szCs w:val="14"/>
                <w:lang w:eastAsia="es-EC"/>
              </w:rPr>
            </w:pPr>
            <w:ins w:id="1029" w:author="María_Nole" w:date="2023-06-14T13:23:00Z">
              <w:r w:rsidRPr="00953D4E">
                <w:rPr>
                  <w:rFonts w:ascii="Calibri" w:eastAsia="Times New Roman" w:hAnsi="Calibri" w:cs="Calibri"/>
                  <w:color w:val="000000"/>
                  <w:sz w:val="14"/>
                  <w:szCs w:val="14"/>
                  <w:lang w:eastAsia="es-EC"/>
                </w:rPr>
                <w:t xml:space="preserve">PROMOCION DE LA SALUD Y SALUD AMBIENTAL </w:t>
              </w:r>
            </w:ins>
          </w:p>
        </w:tc>
        <w:tc>
          <w:tcPr>
            <w:tcW w:w="305" w:type="pct"/>
            <w:tcBorders>
              <w:top w:val="nil"/>
              <w:left w:val="nil"/>
              <w:bottom w:val="single" w:sz="4" w:space="0" w:color="auto"/>
              <w:right w:val="single" w:sz="4" w:space="0" w:color="auto"/>
            </w:tcBorders>
            <w:shd w:val="clear" w:color="000000" w:fill="FFFFFF"/>
            <w:vAlign w:val="center"/>
            <w:hideMark/>
            <w:tcPrChange w:id="1030" w:author="María_Nole" w:date="2023-06-14T13:23:00Z">
              <w:tcPr>
                <w:tcW w:w="1200" w:type="dxa"/>
                <w:tcBorders>
                  <w:top w:val="nil"/>
                  <w:left w:val="nil"/>
                  <w:bottom w:val="single" w:sz="4" w:space="0" w:color="auto"/>
                  <w:right w:val="single" w:sz="4" w:space="0" w:color="auto"/>
                </w:tcBorders>
                <w:shd w:val="clear" w:color="000000" w:fill="FFFFFF"/>
                <w:vAlign w:val="center"/>
                <w:hideMark/>
              </w:tcPr>
            </w:tcPrChange>
          </w:tcPr>
          <w:p w14:paraId="62E041F9" w14:textId="77777777" w:rsidR="00953D4E" w:rsidRPr="00953D4E" w:rsidRDefault="00953D4E" w:rsidP="00953D4E">
            <w:pPr>
              <w:spacing w:after="0" w:line="240" w:lineRule="auto"/>
              <w:jc w:val="center"/>
              <w:rPr>
                <w:ins w:id="1031" w:author="María_Nole" w:date="2023-06-14T13:23:00Z"/>
                <w:rFonts w:ascii="Calibri" w:eastAsia="Times New Roman" w:hAnsi="Calibri" w:cs="Calibri"/>
                <w:sz w:val="14"/>
                <w:szCs w:val="14"/>
                <w:lang w:eastAsia="es-EC"/>
              </w:rPr>
            </w:pPr>
            <w:ins w:id="1032" w:author="María_Nole" w:date="2023-06-14T13:23:00Z">
              <w:r w:rsidRPr="00953D4E">
                <w:rPr>
                  <w:rFonts w:ascii="Calibri" w:eastAsia="Times New Roman" w:hAnsi="Calibri" w:cs="Calibri"/>
                  <w:sz w:val="14"/>
                  <w:szCs w:val="14"/>
                  <w:lang w:eastAsia="es-EC"/>
                </w:rPr>
                <w:t>SERVIDOR PUBLICO 7</w:t>
              </w:r>
            </w:ins>
          </w:p>
        </w:tc>
      </w:tr>
      <w:tr w:rsidR="00953D4E" w:rsidRPr="00953D4E" w14:paraId="4779B664" w14:textId="77777777" w:rsidTr="00953D4E">
        <w:trPr>
          <w:trHeight w:val="615"/>
          <w:ins w:id="1033" w:author="María_Nole" w:date="2023-06-14T13:23:00Z"/>
          <w:trPrChange w:id="1034" w:author="María_Nole" w:date="2023-06-14T13:23:00Z">
            <w:trPr>
              <w:trHeight w:val="615"/>
            </w:trPr>
          </w:trPrChange>
        </w:trPr>
        <w:tc>
          <w:tcPr>
            <w:tcW w:w="666" w:type="pct"/>
            <w:tcBorders>
              <w:top w:val="nil"/>
              <w:left w:val="single" w:sz="4" w:space="0" w:color="auto"/>
              <w:bottom w:val="single" w:sz="4" w:space="0" w:color="auto"/>
              <w:right w:val="single" w:sz="4" w:space="0" w:color="auto"/>
            </w:tcBorders>
            <w:shd w:val="clear" w:color="000000" w:fill="FFFFFF"/>
            <w:vAlign w:val="center"/>
            <w:hideMark/>
            <w:tcPrChange w:id="1035" w:author="María_Nole" w:date="2023-06-14T13:23:00Z">
              <w:tcPr>
                <w:tcW w:w="2620" w:type="dxa"/>
                <w:gridSpan w:val="3"/>
                <w:tcBorders>
                  <w:top w:val="nil"/>
                  <w:left w:val="single" w:sz="4" w:space="0" w:color="auto"/>
                  <w:bottom w:val="single" w:sz="4" w:space="0" w:color="auto"/>
                  <w:right w:val="single" w:sz="4" w:space="0" w:color="auto"/>
                </w:tcBorders>
                <w:shd w:val="clear" w:color="000000" w:fill="FFFFFF"/>
                <w:vAlign w:val="center"/>
                <w:hideMark/>
              </w:tcPr>
            </w:tcPrChange>
          </w:tcPr>
          <w:p w14:paraId="20D9B20F" w14:textId="77777777" w:rsidR="00953D4E" w:rsidRPr="00953D4E" w:rsidRDefault="00953D4E" w:rsidP="00953D4E">
            <w:pPr>
              <w:spacing w:after="0" w:line="240" w:lineRule="auto"/>
              <w:jc w:val="center"/>
              <w:rPr>
                <w:ins w:id="1036" w:author="María_Nole" w:date="2023-06-14T13:23:00Z"/>
                <w:rFonts w:ascii="Calibri" w:eastAsia="Times New Roman" w:hAnsi="Calibri" w:cs="Calibri"/>
                <w:sz w:val="14"/>
                <w:szCs w:val="14"/>
                <w:lang w:eastAsia="es-EC"/>
              </w:rPr>
            </w:pPr>
            <w:ins w:id="1037" w:author="María_Nole" w:date="2023-06-14T13:23:00Z">
              <w:r w:rsidRPr="00953D4E">
                <w:rPr>
                  <w:rFonts w:ascii="Calibri" w:eastAsia="Times New Roman" w:hAnsi="Calibri" w:cs="Calibri"/>
                  <w:sz w:val="14"/>
                  <w:szCs w:val="14"/>
                  <w:lang w:eastAsia="es-EC"/>
                </w:rPr>
                <w:t xml:space="preserve">CARTUCHE PEREZ JUAN PABLO </w:t>
              </w:r>
            </w:ins>
          </w:p>
        </w:tc>
        <w:tc>
          <w:tcPr>
            <w:tcW w:w="534" w:type="pct"/>
            <w:tcBorders>
              <w:top w:val="nil"/>
              <w:left w:val="nil"/>
              <w:bottom w:val="single" w:sz="4" w:space="0" w:color="auto"/>
              <w:right w:val="single" w:sz="4" w:space="0" w:color="auto"/>
            </w:tcBorders>
            <w:shd w:val="clear" w:color="000000" w:fill="FFFFFF"/>
            <w:vAlign w:val="center"/>
            <w:hideMark/>
            <w:tcPrChange w:id="1038" w:author="María_Nole" w:date="2023-06-14T13:23:00Z">
              <w:tcPr>
                <w:tcW w:w="2100" w:type="dxa"/>
                <w:gridSpan w:val="2"/>
                <w:tcBorders>
                  <w:top w:val="nil"/>
                  <w:left w:val="nil"/>
                  <w:bottom w:val="single" w:sz="4" w:space="0" w:color="auto"/>
                  <w:right w:val="single" w:sz="4" w:space="0" w:color="auto"/>
                </w:tcBorders>
                <w:shd w:val="clear" w:color="000000" w:fill="FFFFFF"/>
                <w:vAlign w:val="center"/>
                <w:hideMark/>
              </w:tcPr>
            </w:tcPrChange>
          </w:tcPr>
          <w:p w14:paraId="5A90A384" w14:textId="77777777" w:rsidR="00953D4E" w:rsidRPr="00953D4E" w:rsidRDefault="00953D4E" w:rsidP="00953D4E">
            <w:pPr>
              <w:spacing w:after="0" w:line="240" w:lineRule="auto"/>
              <w:jc w:val="center"/>
              <w:rPr>
                <w:ins w:id="1039" w:author="María_Nole" w:date="2023-06-14T13:23:00Z"/>
                <w:rFonts w:ascii="Calibri" w:eastAsia="Times New Roman" w:hAnsi="Calibri" w:cs="Calibri"/>
                <w:sz w:val="14"/>
                <w:szCs w:val="14"/>
                <w:lang w:eastAsia="es-EC"/>
              </w:rPr>
            </w:pPr>
            <w:ins w:id="1040" w:author="María_Nole" w:date="2023-06-14T13:23:00Z">
              <w:r w:rsidRPr="00953D4E">
                <w:rPr>
                  <w:rFonts w:ascii="Calibri" w:eastAsia="Times New Roman" w:hAnsi="Calibri" w:cs="Calibri"/>
                  <w:sz w:val="14"/>
                  <w:szCs w:val="14"/>
                  <w:lang w:eastAsia="es-EC"/>
                </w:rPr>
                <w:t xml:space="preserve">DIRECCION  ZONAL ADMINISTRATIVA FINANCIERA </w:t>
              </w:r>
            </w:ins>
          </w:p>
        </w:tc>
        <w:tc>
          <w:tcPr>
            <w:tcW w:w="661" w:type="pct"/>
            <w:tcBorders>
              <w:top w:val="nil"/>
              <w:left w:val="nil"/>
              <w:bottom w:val="single" w:sz="4" w:space="0" w:color="auto"/>
              <w:right w:val="single" w:sz="4" w:space="0" w:color="auto"/>
            </w:tcBorders>
            <w:shd w:val="clear" w:color="000000" w:fill="FFFFFF"/>
            <w:vAlign w:val="center"/>
            <w:hideMark/>
            <w:tcPrChange w:id="1041" w:author="María_Nole" w:date="2023-06-14T13:23:00Z">
              <w:tcPr>
                <w:tcW w:w="2600" w:type="dxa"/>
                <w:gridSpan w:val="3"/>
                <w:tcBorders>
                  <w:top w:val="nil"/>
                  <w:left w:val="nil"/>
                  <w:bottom w:val="single" w:sz="4" w:space="0" w:color="auto"/>
                  <w:right w:val="single" w:sz="4" w:space="0" w:color="auto"/>
                </w:tcBorders>
                <w:shd w:val="clear" w:color="000000" w:fill="FFFFFF"/>
                <w:vAlign w:val="center"/>
                <w:hideMark/>
              </w:tcPr>
            </w:tcPrChange>
          </w:tcPr>
          <w:p w14:paraId="79DDF663" w14:textId="77777777" w:rsidR="00953D4E" w:rsidRPr="00953D4E" w:rsidRDefault="00953D4E" w:rsidP="00953D4E">
            <w:pPr>
              <w:spacing w:after="0" w:line="240" w:lineRule="auto"/>
              <w:jc w:val="center"/>
              <w:rPr>
                <w:ins w:id="1042" w:author="María_Nole" w:date="2023-06-14T13:23:00Z"/>
                <w:rFonts w:ascii="Calibri" w:eastAsia="Times New Roman" w:hAnsi="Calibri" w:cs="Calibri"/>
                <w:sz w:val="14"/>
                <w:szCs w:val="14"/>
                <w:lang w:eastAsia="es-EC"/>
              </w:rPr>
            </w:pPr>
            <w:ins w:id="1043" w:author="María_Nole" w:date="2023-06-14T13:23:00Z">
              <w:r w:rsidRPr="00953D4E">
                <w:rPr>
                  <w:rFonts w:ascii="Calibri" w:eastAsia="Times New Roman" w:hAnsi="Calibri" w:cs="Calibri"/>
                  <w:sz w:val="14"/>
                  <w:szCs w:val="14"/>
                  <w:lang w:eastAsia="es-EC"/>
                </w:rPr>
                <w:t>ASISTENTE DE DIRECTOR/A ZONAL</w:t>
              </w:r>
            </w:ins>
          </w:p>
        </w:tc>
        <w:tc>
          <w:tcPr>
            <w:tcW w:w="544" w:type="pct"/>
            <w:tcBorders>
              <w:top w:val="nil"/>
              <w:left w:val="nil"/>
              <w:bottom w:val="single" w:sz="4" w:space="0" w:color="auto"/>
              <w:right w:val="single" w:sz="4" w:space="0" w:color="auto"/>
            </w:tcBorders>
            <w:shd w:val="clear" w:color="000000" w:fill="FFFFFF"/>
            <w:vAlign w:val="center"/>
            <w:hideMark/>
            <w:tcPrChange w:id="1044" w:author="María_Nole" w:date="2023-06-14T13:23:00Z">
              <w:tcPr>
                <w:tcW w:w="2140" w:type="dxa"/>
                <w:gridSpan w:val="3"/>
                <w:tcBorders>
                  <w:top w:val="nil"/>
                  <w:left w:val="nil"/>
                  <w:bottom w:val="single" w:sz="4" w:space="0" w:color="auto"/>
                  <w:right w:val="single" w:sz="4" w:space="0" w:color="auto"/>
                </w:tcBorders>
                <w:shd w:val="clear" w:color="000000" w:fill="FFFFFF"/>
                <w:vAlign w:val="center"/>
                <w:hideMark/>
              </w:tcPr>
            </w:tcPrChange>
          </w:tcPr>
          <w:p w14:paraId="53422255" w14:textId="77777777" w:rsidR="00953D4E" w:rsidRPr="00953D4E" w:rsidRDefault="00953D4E" w:rsidP="00953D4E">
            <w:pPr>
              <w:spacing w:after="0" w:line="240" w:lineRule="auto"/>
              <w:jc w:val="center"/>
              <w:rPr>
                <w:ins w:id="1045" w:author="María_Nole" w:date="2023-06-14T13:23:00Z"/>
                <w:rFonts w:ascii="Calibri" w:eastAsia="Times New Roman" w:hAnsi="Calibri" w:cs="Calibri"/>
                <w:sz w:val="14"/>
                <w:szCs w:val="14"/>
                <w:lang w:eastAsia="es-EC"/>
              </w:rPr>
            </w:pPr>
            <w:ins w:id="1046" w:author="María_Nole" w:date="2023-06-14T13:23:00Z">
              <w:r w:rsidRPr="00953D4E">
                <w:rPr>
                  <w:rFonts w:ascii="Calibri" w:eastAsia="Times New Roman" w:hAnsi="Calibri" w:cs="Calibri"/>
                  <w:sz w:val="14"/>
                  <w:szCs w:val="14"/>
                  <w:lang w:eastAsia="es-EC"/>
                </w:rPr>
                <w:t>SERVIDOR PUBLICO DE APOYO 3</w:t>
              </w:r>
            </w:ins>
          </w:p>
        </w:tc>
        <w:tc>
          <w:tcPr>
            <w:tcW w:w="473" w:type="pct"/>
            <w:tcBorders>
              <w:top w:val="nil"/>
              <w:left w:val="nil"/>
              <w:bottom w:val="single" w:sz="4" w:space="0" w:color="auto"/>
              <w:right w:val="single" w:sz="4" w:space="0" w:color="auto"/>
            </w:tcBorders>
            <w:shd w:val="clear" w:color="000000" w:fill="FFFFFF"/>
            <w:vAlign w:val="center"/>
            <w:hideMark/>
            <w:tcPrChange w:id="1047"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2B2C0626" w14:textId="77777777" w:rsidR="00953D4E" w:rsidRPr="00953D4E" w:rsidRDefault="00953D4E" w:rsidP="00953D4E">
            <w:pPr>
              <w:spacing w:after="0" w:line="240" w:lineRule="auto"/>
              <w:jc w:val="center"/>
              <w:rPr>
                <w:ins w:id="1048" w:author="María_Nole" w:date="2023-06-14T13:23:00Z"/>
                <w:rFonts w:ascii="Calibri" w:eastAsia="Times New Roman" w:hAnsi="Calibri" w:cs="Calibri"/>
                <w:sz w:val="14"/>
                <w:szCs w:val="14"/>
                <w:lang w:eastAsia="es-EC"/>
              </w:rPr>
            </w:pPr>
            <w:ins w:id="1049" w:author="María_Nole" w:date="2023-06-14T13:23:00Z">
              <w:r w:rsidRPr="00953D4E">
                <w:rPr>
                  <w:rFonts w:ascii="Calibri" w:eastAsia="Times New Roman" w:hAnsi="Calibri" w:cs="Calibri"/>
                  <w:sz w:val="14"/>
                  <w:szCs w:val="14"/>
                  <w:lang w:eastAsia="es-EC"/>
                </w:rPr>
                <w:t xml:space="preserve">DIRECCION  ZONAL ADMINISTRATIVA FINANCIERA </w:t>
              </w:r>
            </w:ins>
          </w:p>
        </w:tc>
        <w:tc>
          <w:tcPr>
            <w:tcW w:w="473" w:type="pct"/>
            <w:tcBorders>
              <w:top w:val="nil"/>
              <w:left w:val="nil"/>
              <w:bottom w:val="single" w:sz="4" w:space="0" w:color="auto"/>
              <w:right w:val="single" w:sz="4" w:space="0" w:color="auto"/>
            </w:tcBorders>
            <w:shd w:val="clear" w:color="000000" w:fill="FFFFFF"/>
            <w:vAlign w:val="center"/>
            <w:hideMark/>
            <w:tcPrChange w:id="1050" w:author="María_Nole" w:date="2023-06-14T13:23:00Z">
              <w:tcPr>
                <w:tcW w:w="1860" w:type="dxa"/>
                <w:gridSpan w:val="3"/>
                <w:tcBorders>
                  <w:top w:val="nil"/>
                  <w:left w:val="nil"/>
                  <w:bottom w:val="single" w:sz="4" w:space="0" w:color="auto"/>
                  <w:right w:val="single" w:sz="4" w:space="0" w:color="auto"/>
                </w:tcBorders>
                <w:shd w:val="clear" w:color="000000" w:fill="FFFFFF"/>
                <w:vAlign w:val="center"/>
                <w:hideMark/>
              </w:tcPr>
            </w:tcPrChange>
          </w:tcPr>
          <w:p w14:paraId="52F4AF87" w14:textId="77777777" w:rsidR="00953D4E" w:rsidRPr="00953D4E" w:rsidRDefault="00953D4E" w:rsidP="00953D4E">
            <w:pPr>
              <w:spacing w:after="0" w:line="240" w:lineRule="auto"/>
              <w:jc w:val="center"/>
              <w:rPr>
                <w:ins w:id="1051" w:author="María_Nole" w:date="2023-06-14T13:23:00Z"/>
                <w:rFonts w:ascii="Calibri" w:eastAsia="Times New Roman" w:hAnsi="Calibri" w:cs="Calibri"/>
                <w:sz w:val="14"/>
                <w:szCs w:val="14"/>
                <w:lang w:eastAsia="es-EC"/>
              </w:rPr>
            </w:pPr>
            <w:ins w:id="1052" w:author="María_Nole" w:date="2023-06-14T13:23:00Z">
              <w:r w:rsidRPr="00953D4E">
                <w:rPr>
                  <w:rFonts w:ascii="Calibri" w:eastAsia="Times New Roman" w:hAnsi="Calibri" w:cs="Calibri"/>
                  <w:sz w:val="14"/>
                  <w:szCs w:val="14"/>
                  <w:lang w:eastAsia="es-EC"/>
                </w:rPr>
                <w:t>ASISTENTE DE DIRECTOR/A ZONAL</w:t>
              </w:r>
            </w:ins>
          </w:p>
        </w:tc>
        <w:tc>
          <w:tcPr>
            <w:tcW w:w="473" w:type="pct"/>
            <w:tcBorders>
              <w:top w:val="nil"/>
              <w:left w:val="nil"/>
              <w:bottom w:val="single" w:sz="4" w:space="0" w:color="auto"/>
              <w:right w:val="single" w:sz="4" w:space="0" w:color="auto"/>
            </w:tcBorders>
            <w:shd w:val="clear" w:color="000000" w:fill="FFFFFF"/>
            <w:vAlign w:val="center"/>
            <w:hideMark/>
            <w:tcPrChange w:id="1053"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0FFEB213" w14:textId="77777777" w:rsidR="00953D4E" w:rsidRPr="00953D4E" w:rsidRDefault="00953D4E" w:rsidP="00953D4E">
            <w:pPr>
              <w:spacing w:after="0" w:line="240" w:lineRule="auto"/>
              <w:jc w:val="center"/>
              <w:rPr>
                <w:ins w:id="1054" w:author="María_Nole" w:date="2023-06-14T13:23:00Z"/>
                <w:rFonts w:ascii="Calibri" w:eastAsia="Times New Roman" w:hAnsi="Calibri" w:cs="Calibri"/>
                <w:sz w:val="14"/>
                <w:szCs w:val="14"/>
                <w:lang w:eastAsia="es-EC"/>
              </w:rPr>
            </w:pPr>
            <w:ins w:id="1055" w:author="María_Nole" w:date="2023-06-14T13:23:00Z">
              <w:r w:rsidRPr="00953D4E">
                <w:rPr>
                  <w:rFonts w:ascii="Calibri" w:eastAsia="Times New Roman" w:hAnsi="Calibri" w:cs="Calibri"/>
                  <w:sz w:val="14"/>
                  <w:szCs w:val="14"/>
                  <w:lang w:eastAsia="es-EC"/>
                </w:rPr>
                <w:t>SERVIDOR PUBLICO DE APOYO 3</w:t>
              </w:r>
            </w:ins>
          </w:p>
        </w:tc>
        <w:tc>
          <w:tcPr>
            <w:tcW w:w="437" w:type="pct"/>
            <w:tcBorders>
              <w:top w:val="nil"/>
              <w:left w:val="nil"/>
              <w:bottom w:val="single" w:sz="4" w:space="0" w:color="auto"/>
              <w:right w:val="single" w:sz="4" w:space="0" w:color="auto"/>
            </w:tcBorders>
            <w:shd w:val="clear" w:color="000000" w:fill="FFFFFF"/>
            <w:vAlign w:val="center"/>
            <w:hideMark/>
            <w:tcPrChange w:id="1056" w:author="María_Nole" w:date="2023-06-14T13:23:00Z">
              <w:tcPr>
                <w:tcW w:w="1720" w:type="dxa"/>
                <w:tcBorders>
                  <w:top w:val="nil"/>
                  <w:left w:val="nil"/>
                  <w:bottom w:val="single" w:sz="4" w:space="0" w:color="auto"/>
                  <w:right w:val="single" w:sz="4" w:space="0" w:color="auto"/>
                </w:tcBorders>
                <w:shd w:val="clear" w:color="000000" w:fill="FFFFFF"/>
                <w:vAlign w:val="center"/>
                <w:hideMark/>
              </w:tcPr>
            </w:tcPrChange>
          </w:tcPr>
          <w:p w14:paraId="39024930" w14:textId="77777777" w:rsidR="00953D4E" w:rsidRPr="00953D4E" w:rsidRDefault="00953D4E" w:rsidP="00953D4E">
            <w:pPr>
              <w:spacing w:after="0" w:line="240" w:lineRule="auto"/>
              <w:jc w:val="center"/>
              <w:rPr>
                <w:ins w:id="1057" w:author="María_Nole" w:date="2023-06-14T13:23:00Z"/>
                <w:rFonts w:ascii="Calibri" w:eastAsia="Times New Roman" w:hAnsi="Calibri" w:cs="Calibri"/>
                <w:sz w:val="14"/>
                <w:szCs w:val="14"/>
                <w:lang w:eastAsia="es-EC"/>
              </w:rPr>
            </w:pPr>
            <w:ins w:id="1058" w:author="María_Nole" w:date="2023-06-14T13:23:00Z">
              <w:r w:rsidRPr="00953D4E">
                <w:rPr>
                  <w:rFonts w:ascii="Calibri" w:eastAsia="Times New Roman" w:hAnsi="Calibri" w:cs="Calibri"/>
                  <w:sz w:val="14"/>
                  <w:szCs w:val="14"/>
                  <w:lang w:eastAsia="es-EC"/>
                </w:rPr>
                <w:t xml:space="preserve">DIRECCION  ZONAL ADMINISTRATIVA FINANCIERA </w:t>
              </w:r>
            </w:ins>
          </w:p>
        </w:tc>
        <w:tc>
          <w:tcPr>
            <w:tcW w:w="432" w:type="pct"/>
            <w:tcBorders>
              <w:top w:val="nil"/>
              <w:left w:val="nil"/>
              <w:bottom w:val="single" w:sz="4" w:space="0" w:color="auto"/>
              <w:right w:val="single" w:sz="4" w:space="0" w:color="auto"/>
            </w:tcBorders>
            <w:shd w:val="clear" w:color="000000" w:fill="FFFFFF"/>
            <w:vAlign w:val="center"/>
            <w:hideMark/>
            <w:tcPrChange w:id="1059" w:author="María_Nole" w:date="2023-06-14T13:23:00Z">
              <w:tcPr>
                <w:tcW w:w="1700" w:type="dxa"/>
                <w:tcBorders>
                  <w:top w:val="nil"/>
                  <w:left w:val="nil"/>
                  <w:bottom w:val="single" w:sz="4" w:space="0" w:color="auto"/>
                  <w:right w:val="single" w:sz="4" w:space="0" w:color="auto"/>
                </w:tcBorders>
                <w:shd w:val="clear" w:color="000000" w:fill="FFFFFF"/>
                <w:vAlign w:val="center"/>
                <w:hideMark/>
              </w:tcPr>
            </w:tcPrChange>
          </w:tcPr>
          <w:p w14:paraId="27BE7873" w14:textId="77777777" w:rsidR="00953D4E" w:rsidRPr="00953D4E" w:rsidRDefault="00953D4E" w:rsidP="00953D4E">
            <w:pPr>
              <w:spacing w:after="0" w:line="240" w:lineRule="auto"/>
              <w:jc w:val="center"/>
              <w:rPr>
                <w:ins w:id="1060" w:author="María_Nole" w:date="2023-06-14T13:23:00Z"/>
                <w:rFonts w:ascii="Calibri" w:eastAsia="Times New Roman" w:hAnsi="Calibri" w:cs="Calibri"/>
                <w:sz w:val="14"/>
                <w:szCs w:val="14"/>
                <w:lang w:eastAsia="es-EC"/>
              </w:rPr>
            </w:pPr>
            <w:ins w:id="1061" w:author="María_Nole" w:date="2023-06-14T13:23:00Z">
              <w:r w:rsidRPr="00953D4E">
                <w:rPr>
                  <w:rFonts w:ascii="Calibri" w:eastAsia="Times New Roman" w:hAnsi="Calibri" w:cs="Calibri"/>
                  <w:sz w:val="14"/>
                  <w:szCs w:val="14"/>
                  <w:lang w:eastAsia="es-EC"/>
                </w:rPr>
                <w:t>ASISTENTE DE DIRECTOR/A ZONAL</w:t>
              </w:r>
            </w:ins>
          </w:p>
        </w:tc>
        <w:tc>
          <w:tcPr>
            <w:tcW w:w="305" w:type="pct"/>
            <w:tcBorders>
              <w:top w:val="nil"/>
              <w:left w:val="nil"/>
              <w:bottom w:val="single" w:sz="4" w:space="0" w:color="auto"/>
              <w:right w:val="single" w:sz="4" w:space="0" w:color="auto"/>
            </w:tcBorders>
            <w:shd w:val="clear" w:color="000000" w:fill="FFFFFF"/>
            <w:vAlign w:val="center"/>
            <w:hideMark/>
            <w:tcPrChange w:id="1062" w:author="María_Nole" w:date="2023-06-14T13:23:00Z">
              <w:tcPr>
                <w:tcW w:w="1200" w:type="dxa"/>
                <w:tcBorders>
                  <w:top w:val="nil"/>
                  <w:left w:val="nil"/>
                  <w:bottom w:val="single" w:sz="4" w:space="0" w:color="auto"/>
                  <w:right w:val="single" w:sz="4" w:space="0" w:color="auto"/>
                </w:tcBorders>
                <w:shd w:val="clear" w:color="000000" w:fill="FFFFFF"/>
                <w:vAlign w:val="center"/>
                <w:hideMark/>
              </w:tcPr>
            </w:tcPrChange>
          </w:tcPr>
          <w:p w14:paraId="511FAE97" w14:textId="77777777" w:rsidR="00953D4E" w:rsidRPr="00953D4E" w:rsidRDefault="00953D4E" w:rsidP="00953D4E">
            <w:pPr>
              <w:spacing w:after="0" w:line="240" w:lineRule="auto"/>
              <w:jc w:val="center"/>
              <w:rPr>
                <w:ins w:id="1063" w:author="María_Nole" w:date="2023-06-14T13:23:00Z"/>
                <w:rFonts w:ascii="Calibri" w:eastAsia="Times New Roman" w:hAnsi="Calibri" w:cs="Calibri"/>
                <w:sz w:val="14"/>
                <w:szCs w:val="14"/>
                <w:lang w:eastAsia="es-EC"/>
              </w:rPr>
            </w:pPr>
            <w:ins w:id="1064" w:author="María_Nole" w:date="2023-06-14T13:23:00Z">
              <w:r w:rsidRPr="00953D4E">
                <w:rPr>
                  <w:rFonts w:ascii="Calibri" w:eastAsia="Times New Roman" w:hAnsi="Calibri" w:cs="Calibri"/>
                  <w:sz w:val="14"/>
                  <w:szCs w:val="14"/>
                  <w:lang w:eastAsia="es-EC"/>
                </w:rPr>
                <w:t>SERVIDOR PUBLICO DE APOYO 3</w:t>
              </w:r>
            </w:ins>
          </w:p>
        </w:tc>
      </w:tr>
      <w:tr w:rsidR="00953D4E" w:rsidRPr="00953D4E" w14:paraId="1AAE9731" w14:textId="77777777" w:rsidTr="00953D4E">
        <w:trPr>
          <w:trHeight w:val="720"/>
          <w:ins w:id="1065" w:author="María_Nole" w:date="2023-06-14T13:23:00Z"/>
          <w:trPrChange w:id="1066" w:author="María_Nole" w:date="2023-06-14T13:23:00Z">
            <w:trPr>
              <w:trHeight w:val="720"/>
            </w:trPr>
          </w:trPrChange>
        </w:trPr>
        <w:tc>
          <w:tcPr>
            <w:tcW w:w="666" w:type="pct"/>
            <w:tcBorders>
              <w:top w:val="nil"/>
              <w:left w:val="single" w:sz="4" w:space="0" w:color="auto"/>
              <w:bottom w:val="single" w:sz="4" w:space="0" w:color="auto"/>
              <w:right w:val="single" w:sz="4" w:space="0" w:color="auto"/>
            </w:tcBorders>
            <w:shd w:val="clear" w:color="000000" w:fill="FFFFFF"/>
            <w:vAlign w:val="center"/>
            <w:hideMark/>
            <w:tcPrChange w:id="1067" w:author="María_Nole" w:date="2023-06-14T13:23:00Z">
              <w:tcPr>
                <w:tcW w:w="2620" w:type="dxa"/>
                <w:gridSpan w:val="3"/>
                <w:tcBorders>
                  <w:top w:val="nil"/>
                  <w:left w:val="single" w:sz="4" w:space="0" w:color="auto"/>
                  <w:bottom w:val="single" w:sz="4" w:space="0" w:color="auto"/>
                  <w:right w:val="single" w:sz="4" w:space="0" w:color="auto"/>
                </w:tcBorders>
                <w:shd w:val="clear" w:color="000000" w:fill="FFFFFF"/>
                <w:vAlign w:val="center"/>
                <w:hideMark/>
              </w:tcPr>
            </w:tcPrChange>
          </w:tcPr>
          <w:p w14:paraId="2356E482" w14:textId="77777777" w:rsidR="00953D4E" w:rsidRPr="00953D4E" w:rsidRDefault="00953D4E" w:rsidP="00953D4E">
            <w:pPr>
              <w:spacing w:after="0" w:line="240" w:lineRule="auto"/>
              <w:jc w:val="center"/>
              <w:rPr>
                <w:ins w:id="1068" w:author="María_Nole" w:date="2023-06-14T13:23:00Z"/>
                <w:rFonts w:ascii="Calibri" w:eastAsia="Times New Roman" w:hAnsi="Calibri" w:cs="Calibri"/>
                <w:sz w:val="14"/>
                <w:szCs w:val="14"/>
                <w:lang w:eastAsia="es-EC"/>
              </w:rPr>
            </w:pPr>
            <w:ins w:id="1069" w:author="María_Nole" w:date="2023-06-14T13:23:00Z">
              <w:r w:rsidRPr="00953D4E">
                <w:rPr>
                  <w:rFonts w:ascii="Calibri" w:eastAsia="Times New Roman" w:hAnsi="Calibri" w:cs="Calibri"/>
                  <w:sz w:val="14"/>
                  <w:szCs w:val="14"/>
                  <w:lang w:eastAsia="es-EC"/>
                </w:rPr>
                <w:t xml:space="preserve">JARAMILLO SANCHEZ SANDRA LUCIA </w:t>
              </w:r>
            </w:ins>
          </w:p>
        </w:tc>
        <w:tc>
          <w:tcPr>
            <w:tcW w:w="534" w:type="pct"/>
            <w:tcBorders>
              <w:top w:val="nil"/>
              <w:left w:val="nil"/>
              <w:bottom w:val="single" w:sz="4" w:space="0" w:color="auto"/>
              <w:right w:val="single" w:sz="4" w:space="0" w:color="auto"/>
            </w:tcBorders>
            <w:shd w:val="clear" w:color="000000" w:fill="FFFFFF"/>
            <w:vAlign w:val="center"/>
            <w:hideMark/>
            <w:tcPrChange w:id="1070" w:author="María_Nole" w:date="2023-06-14T13:23:00Z">
              <w:tcPr>
                <w:tcW w:w="2100" w:type="dxa"/>
                <w:gridSpan w:val="2"/>
                <w:tcBorders>
                  <w:top w:val="nil"/>
                  <w:left w:val="nil"/>
                  <w:bottom w:val="single" w:sz="4" w:space="0" w:color="auto"/>
                  <w:right w:val="single" w:sz="4" w:space="0" w:color="auto"/>
                </w:tcBorders>
                <w:shd w:val="clear" w:color="000000" w:fill="FFFFFF"/>
                <w:vAlign w:val="center"/>
                <w:hideMark/>
              </w:tcPr>
            </w:tcPrChange>
          </w:tcPr>
          <w:p w14:paraId="57892252" w14:textId="77777777" w:rsidR="00953D4E" w:rsidRPr="00953D4E" w:rsidRDefault="00953D4E" w:rsidP="00953D4E">
            <w:pPr>
              <w:spacing w:after="0" w:line="240" w:lineRule="auto"/>
              <w:jc w:val="center"/>
              <w:rPr>
                <w:ins w:id="1071" w:author="María_Nole" w:date="2023-06-14T13:23:00Z"/>
                <w:rFonts w:ascii="Calibri" w:eastAsia="Times New Roman" w:hAnsi="Calibri" w:cs="Calibri"/>
                <w:sz w:val="14"/>
                <w:szCs w:val="14"/>
                <w:lang w:eastAsia="es-EC"/>
              </w:rPr>
            </w:pPr>
            <w:ins w:id="1072" w:author="María_Nole" w:date="2023-06-14T13:23:00Z">
              <w:r w:rsidRPr="00953D4E">
                <w:rPr>
                  <w:rFonts w:ascii="Calibri" w:eastAsia="Times New Roman" w:hAnsi="Calibri" w:cs="Calibri"/>
                  <w:sz w:val="14"/>
                  <w:szCs w:val="14"/>
                  <w:lang w:eastAsia="es-EC"/>
                </w:rPr>
                <w:t xml:space="preserve">DIRECCION  ZONAL ADMINISTRATIVA FINANCIERA </w:t>
              </w:r>
            </w:ins>
          </w:p>
        </w:tc>
        <w:tc>
          <w:tcPr>
            <w:tcW w:w="661" w:type="pct"/>
            <w:tcBorders>
              <w:top w:val="nil"/>
              <w:left w:val="nil"/>
              <w:bottom w:val="single" w:sz="4" w:space="0" w:color="auto"/>
              <w:right w:val="single" w:sz="4" w:space="0" w:color="auto"/>
            </w:tcBorders>
            <w:shd w:val="clear" w:color="000000" w:fill="FFFFFF"/>
            <w:vAlign w:val="center"/>
            <w:hideMark/>
            <w:tcPrChange w:id="1073" w:author="María_Nole" w:date="2023-06-14T13:23:00Z">
              <w:tcPr>
                <w:tcW w:w="2600" w:type="dxa"/>
                <w:gridSpan w:val="3"/>
                <w:tcBorders>
                  <w:top w:val="nil"/>
                  <w:left w:val="nil"/>
                  <w:bottom w:val="single" w:sz="4" w:space="0" w:color="auto"/>
                  <w:right w:val="single" w:sz="4" w:space="0" w:color="auto"/>
                </w:tcBorders>
                <w:shd w:val="clear" w:color="000000" w:fill="FFFFFF"/>
                <w:vAlign w:val="center"/>
                <w:hideMark/>
              </w:tcPr>
            </w:tcPrChange>
          </w:tcPr>
          <w:p w14:paraId="42F68E7D" w14:textId="77777777" w:rsidR="00953D4E" w:rsidRPr="00953D4E" w:rsidRDefault="00953D4E" w:rsidP="00953D4E">
            <w:pPr>
              <w:spacing w:after="0" w:line="240" w:lineRule="auto"/>
              <w:jc w:val="center"/>
              <w:rPr>
                <w:ins w:id="1074" w:author="María_Nole" w:date="2023-06-14T13:23:00Z"/>
                <w:rFonts w:ascii="Calibri" w:eastAsia="Times New Roman" w:hAnsi="Calibri" w:cs="Calibri"/>
                <w:sz w:val="14"/>
                <w:szCs w:val="14"/>
                <w:lang w:eastAsia="es-EC"/>
              </w:rPr>
            </w:pPr>
            <w:ins w:id="1075" w:author="María_Nole" w:date="2023-06-14T13:23:00Z">
              <w:r w:rsidRPr="00953D4E">
                <w:rPr>
                  <w:rFonts w:ascii="Calibri" w:eastAsia="Times New Roman" w:hAnsi="Calibri" w:cs="Calibri"/>
                  <w:sz w:val="14"/>
                  <w:szCs w:val="14"/>
                  <w:lang w:eastAsia="es-EC"/>
                </w:rPr>
                <w:t>TRABAJADOR(A) SOCIAL ZONAL</w:t>
              </w:r>
            </w:ins>
          </w:p>
        </w:tc>
        <w:tc>
          <w:tcPr>
            <w:tcW w:w="544" w:type="pct"/>
            <w:tcBorders>
              <w:top w:val="nil"/>
              <w:left w:val="nil"/>
              <w:bottom w:val="single" w:sz="4" w:space="0" w:color="auto"/>
              <w:right w:val="single" w:sz="4" w:space="0" w:color="auto"/>
            </w:tcBorders>
            <w:shd w:val="clear" w:color="000000" w:fill="FFFFFF"/>
            <w:vAlign w:val="center"/>
            <w:hideMark/>
            <w:tcPrChange w:id="1076" w:author="María_Nole" w:date="2023-06-14T13:23:00Z">
              <w:tcPr>
                <w:tcW w:w="2140" w:type="dxa"/>
                <w:gridSpan w:val="3"/>
                <w:tcBorders>
                  <w:top w:val="nil"/>
                  <w:left w:val="nil"/>
                  <w:bottom w:val="single" w:sz="4" w:space="0" w:color="auto"/>
                  <w:right w:val="single" w:sz="4" w:space="0" w:color="auto"/>
                </w:tcBorders>
                <w:shd w:val="clear" w:color="000000" w:fill="FFFFFF"/>
                <w:vAlign w:val="center"/>
                <w:hideMark/>
              </w:tcPr>
            </w:tcPrChange>
          </w:tcPr>
          <w:p w14:paraId="07C51E11" w14:textId="77777777" w:rsidR="00953D4E" w:rsidRPr="00953D4E" w:rsidRDefault="00953D4E" w:rsidP="00953D4E">
            <w:pPr>
              <w:spacing w:after="0" w:line="240" w:lineRule="auto"/>
              <w:jc w:val="center"/>
              <w:rPr>
                <w:ins w:id="1077" w:author="María_Nole" w:date="2023-06-14T13:23:00Z"/>
                <w:rFonts w:ascii="Calibri" w:eastAsia="Times New Roman" w:hAnsi="Calibri" w:cs="Calibri"/>
                <w:sz w:val="14"/>
                <w:szCs w:val="14"/>
                <w:lang w:eastAsia="es-EC"/>
              </w:rPr>
            </w:pPr>
            <w:ins w:id="1078" w:author="María_Nole" w:date="2023-06-14T13:23:00Z">
              <w:r w:rsidRPr="00953D4E">
                <w:rPr>
                  <w:rFonts w:ascii="Calibri" w:eastAsia="Times New Roman" w:hAnsi="Calibri" w:cs="Calibri"/>
                  <w:sz w:val="14"/>
                  <w:szCs w:val="14"/>
                  <w:lang w:eastAsia="es-EC"/>
                </w:rPr>
                <w:t>SERVIDOR PUBLICO 4</w:t>
              </w:r>
            </w:ins>
          </w:p>
        </w:tc>
        <w:tc>
          <w:tcPr>
            <w:tcW w:w="473" w:type="pct"/>
            <w:tcBorders>
              <w:top w:val="nil"/>
              <w:left w:val="nil"/>
              <w:bottom w:val="single" w:sz="4" w:space="0" w:color="auto"/>
              <w:right w:val="single" w:sz="4" w:space="0" w:color="auto"/>
            </w:tcBorders>
            <w:shd w:val="clear" w:color="000000" w:fill="FFFFFF"/>
            <w:vAlign w:val="center"/>
            <w:hideMark/>
            <w:tcPrChange w:id="1079"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301F1EAF" w14:textId="77777777" w:rsidR="00953D4E" w:rsidRPr="00953D4E" w:rsidRDefault="00953D4E" w:rsidP="00953D4E">
            <w:pPr>
              <w:spacing w:after="0" w:line="240" w:lineRule="auto"/>
              <w:jc w:val="center"/>
              <w:rPr>
                <w:ins w:id="1080" w:author="María_Nole" w:date="2023-06-14T13:23:00Z"/>
                <w:rFonts w:ascii="Calibri" w:eastAsia="Times New Roman" w:hAnsi="Calibri" w:cs="Calibri"/>
                <w:sz w:val="14"/>
                <w:szCs w:val="14"/>
                <w:lang w:eastAsia="es-EC"/>
              </w:rPr>
            </w:pPr>
            <w:ins w:id="1081" w:author="María_Nole" w:date="2023-06-14T13:23:00Z">
              <w:r w:rsidRPr="00953D4E">
                <w:rPr>
                  <w:rFonts w:ascii="Calibri" w:eastAsia="Times New Roman" w:hAnsi="Calibri" w:cs="Calibri"/>
                  <w:sz w:val="14"/>
                  <w:szCs w:val="14"/>
                  <w:lang w:eastAsia="es-EC"/>
                </w:rPr>
                <w:t xml:space="preserve">DIRECCION  ZONAL ADMINISTRATIVA FINANCIERA </w:t>
              </w:r>
            </w:ins>
          </w:p>
        </w:tc>
        <w:tc>
          <w:tcPr>
            <w:tcW w:w="473" w:type="pct"/>
            <w:tcBorders>
              <w:top w:val="nil"/>
              <w:left w:val="nil"/>
              <w:bottom w:val="single" w:sz="4" w:space="0" w:color="auto"/>
              <w:right w:val="single" w:sz="4" w:space="0" w:color="auto"/>
            </w:tcBorders>
            <w:shd w:val="clear" w:color="000000" w:fill="FFFFFF"/>
            <w:vAlign w:val="center"/>
            <w:hideMark/>
            <w:tcPrChange w:id="1082" w:author="María_Nole" w:date="2023-06-14T13:23:00Z">
              <w:tcPr>
                <w:tcW w:w="1860" w:type="dxa"/>
                <w:gridSpan w:val="3"/>
                <w:tcBorders>
                  <w:top w:val="nil"/>
                  <w:left w:val="nil"/>
                  <w:bottom w:val="single" w:sz="4" w:space="0" w:color="auto"/>
                  <w:right w:val="single" w:sz="4" w:space="0" w:color="auto"/>
                </w:tcBorders>
                <w:shd w:val="clear" w:color="000000" w:fill="FFFFFF"/>
                <w:vAlign w:val="center"/>
                <w:hideMark/>
              </w:tcPr>
            </w:tcPrChange>
          </w:tcPr>
          <w:p w14:paraId="34E8F55E" w14:textId="77777777" w:rsidR="00953D4E" w:rsidRPr="00953D4E" w:rsidRDefault="00953D4E" w:rsidP="00953D4E">
            <w:pPr>
              <w:spacing w:after="0" w:line="240" w:lineRule="auto"/>
              <w:jc w:val="center"/>
              <w:rPr>
                <w:ins w:id="1083" w:author="María_Nole" w:date="2023-06-14T13:23:00Z"/>
                <w:rFonts w:ascii="Calibri" w:eastAsia="Times New Roman" w:hAnsi="Calibri" w:cs="Calibri"/>
                <w:sz w:val="14"/>
                <w:szCs w:val="14"/>
                <w:lang w:eastAsia="es-EC"/>
              </w:rPr>
            </w:pPr>
            <w:ins w:id="1084" w:author="María_Nole" w:date="2023-06-14T13:23:00Z">
              <w:r w:rsidRPr="00953D4E">
                <w:rPr>
                  <w:rFonts w:ascii="Calibri" w:eastAsia="Times New Roman" w:hAnsi="Calibri" w:cs="Calibri"/>
                  <w:sz w:val="14"/>
                  <w:szCs w:val="14"/>
                  <w:lang w:eastAsia="es-EC"/>
                </w:rPr>
                <w:t>TRABAJADOR(A) SOCIAL ZONAL</w:t>
              </w:r>
            </w:ins>
          </w:p>
        </w:tc>
        <w:tc>
          <w:tcPr>
            <w:tcW w:w="473" w:type="pct"/>
            <w:tcBorders>
              <w:top w:val="nil"/>
              <w:left w:val="nil"/>
              <w:bottom w:val="single" w:sz="4" w:space="0" w:color="auto"/>
              <w:right w:val="single" w:sz="4" w:space="0" w:color="auto"/>
            </w:tcBorders>
            <w:shd w:val="clear" w:color="000000" w:fill="FFFFFF"/>
            <w:vAlign w:val="center"/>
            <w:hideMark/>
            <w:tcPrChange w:id="1085" w:author="María_Nole" w:date="2023-06-14T13:23:00Z">
              <w:tcPr>
                <w:tcW w:w="1860" w:type="dxa"/>
                <w:gridSpan w:val="2"/>
                <w:tcBorders>
                  <w:top w:val="nil"/>
                  <w:left w:val="nil"/>
                  <w:bottom w:val="single" w:sz="4" w:space="0" w:color="auto"/>
                  <w:right w:val="single" w:sz="4" w:space="0" w:color="auto"/>
                </w:tcBorders>
                <w:shd w:val="clear" w:color="000000" w:fill="FFFFFF"/>
                <w:vAlign w:val="center"/>
                <w:hideMark/>
              </w:tcPr>
            </w:tcPrChange>
          </w:tcPr>
          <w:p w14:paraId="6819F029" w14:textId="77777777" w:rsidR="00953D4E" w:rsidRPr="00953D4E" w:rsidRDefault="00953D4E" w:rsidP="00953D4E">
            <w:pPr>
              <w:spacing w:after="0" w:line="240" w:lineRule="auto"/>
              <w:jc w:val="center"/>
              <w:rPr>
                <w:ins w:id="1086" w:author="María_Nole" w:date="2023-06-14T13:23:00Z"/>
                <w:rFonts w:ascii="Calibri" w:eastAsia="Times New Roman" w:hAnsi="Calibri" w:cs="Calibri"/>
                <w:sz w:val="14"/>
                <w:szCs w:val="14"/>
                <w:lang w:eastAsia="es-EC"/>
              </w:rPr>
            </w:pPr>
            <w:ins w:id="1087" w:author="María_Nole" w:date="2023-06-14T13:23:00Z">
              <w:r w:rsidRPr="00953D4E">
                <w:rPr>
                  <w:rFonts w:ascii="Calibri" w:eastAsia="Times New Roman" w:hAnsi="Calibri" w:cs="Calibri"/>
                  <w:sz w:val="14"/>
                  <w:szCs w:val="14"/>
                  <w:lang w:eastAsia="es-EC"/>
                </w:rPr>
                <w:t>SERVIDOR PUBLICO 4</w:t>
              </w:r>
            </w:ins>
          </w:p>
        </w:tc>
        <w:tc>
          <w:tcPr>
            <w:tcW w:w="437" w:type="pct"/>
            <w:tcBorders>
              <w:top w:val="nil"/>
              <w:left w:val="nil"/>
              <w:bottom w:val="single" w:sz="4" w:space="0" w:color="auto"/>
              <w:right w:val="single" w:sz="4" w:space="0" w:color="auto"/>
            </w:tcBorders>
            <w:shd w:val="clear" w:color="000000" w:fill="FFFFFF"/>
            <w:vAlign w:val="center"/>
            <w:hideMark/>
            <w:tcPrChange w:id="1088" w:author="María_Nole" w:date="2023-06-14T13:23:00Z">
              <w:tcPr>
                <w:tcW w:w="1720" w:type="dxa"/>
                <w:tcBorders>
                  <w:top w:val="nil"/>
                  <w:left w:val="nil"/>
                  <w:bottom w:val="single" w:sz="4" w:space="0" w:color="auto"/>
                  <w:right w:val="single" w:sz="4" w:space="0" w:color="auto"/>
                </w:tcBorders>
                <w:shd w:val="clear" w:color="000000" w:fill="FFFFFF"/>
                <w:vAlign w:val="center"/>
                <w:hideMark/>
              </w:tcPr>
            </w:tcPrChange>
          </w:tcPr>
          <w:p w14:paraId="461F4D01" w14:textId="77777777" w:rsidR="00953D4E" w:rsidRPr="00953D4E" w:rsidRDefault="00953D4E" w:rsidP="00953D4E">
            <w:pPr>
              <w:spacing w:after="0" w:line="240" w:lineRule="auto"/>
              <w:jc w:val="center"/>
              <w:rPr>
                <w:ins w:id="1089" w:author="María_Nole" w:date="2023-06-14T13:23:00Z"/>
                <w:rFonts w:ascii="Calibri" w:eastAsia="Times New Roman" w:hAnsi="Calibri" w:cs="Calibri"/>
                <w:sz w:val="14"/>
                <w:szCs w:val="14"/>
                <w:lang w:eastAsia="es-EC"/>
              </w:rPr>
            </w:pPr>
            <w:ins w:id="1090" w:author="María_Nole" w:date="2023-06-14T13:23:00Z">
              <w:r w:rsidRPr="00953D4E">
                <w:rPr>
                  <w:rFonts w:ascii="Calibri" w:eastAsia="Times New Roman" w:hAnsi="Calibri" w:cs="Calibri"/>
                  <w:sz w:val="14"/>
                  <w:szCs w:val="14"/>
                  <w:lang w:eastAsia="es-EC"/>
                </w:rPr>
                <w:t xml:space="preserve">DIRECCION  ZONAL ADMINISTRATIVA FINANCIERA </w:t>
              </w:r>
            </w:ins>
          </w:p>
        </w:tc>
        <w:tc>
          <w:tcPr>
            <w:tcW w:w="432" w:type="pct"/>
            <w:tcBorders>
              <w:top w:val="nil"/>
              <w:left w:val="nil"/>
              <w:bottom w:val="single" w:sz="4" w:space="0" w:color="auto"/>
              <w:right w:val="single" w:sz="4" w:space="0" w:color="auto"/>
            </w:tcBorders>
            <w:shd w:val="clear" w:color="000000" w:fill="FFFFFF"/>
            <w:vAlign w:val="center"/>
            <w:hideMark/>
            <w:tcPrChange w:id="1091" w:author="María_Nole" w:date="2023-06-14T13:23:00Z">
              <w:tcPr>
                <w:tcW w:w="1700" w:type="dxa"/>
                <w:tcBorders>
                  <w:top w:val="nil"/>
                  <w:left w:val="nil"/>
                  <w:bottom w:val="single" w:sz="4" w:space="0" w:color="auto"/>
                  <w:right w:val="single" w:sz="4" w:space="0" w:color="auto"/>
                </w:tcBorders>
                <w:shd w:val="clear" w:color="000000" w:fill="FFFFFF"/>
                <w:vAlign w:val="center"/>
                <w:hideMark/>
              </w:tcPr>
            </w:tcPrChange>
          </w:tcPr>
          <w:p w14:paraId="39D9FFB9" w14:textId="77777777" w:rsidR="00953D4E" w:rsidRPr="00953D4E" w:rsidRDefault="00953D4E" w:rsidP="00953D4E">
            <w:pPr>
              <w:spacing w:after="0" w:line="240" w:lineRule="auto"/>
              <w:jc w:val="center"/>
              <w:rPr>
                <w:ins w:id="1092" w:author="María_Nole" w:date="2023-06-14T13:23:00Z"/>
                <w:rFonts w:ascii="Calibri" w:eastAsia="Times New Roman" w:hAnsi="Calibri" w:cs="Calibri"/>
                <w:sz w:val="14"/>
                <w:szCs w:val="14"/>
                <w:lang w:eastAsia="es-EC"/>
              </w:rPr>
            </w:pPr>
            <w:ins w:id="1093" w:author="María_Nole" w:date="2023-06-14T13:23:00Z">
              <w:r w:rsidRPr="00953D4E">
                <w:rPr>
                  <w:rFonts w:ascii="Calibri" w:eastAsia="Times New Roman" w:hAnsi="Calibri" w:cs="Calibri"/>
                  <w:sz w:val="14"/>
                  <w:szCs w:val="14"/>
                  <w:lang w:eastAsia="es-EC"/>
                </w:rPr>
                <w:t>TRABAJADOR(A) SOCIAL ZONAL</w:t>
              </w:r>
            </w:ins>
          </w:p>
        </w:tc>
        <w:tc>
          <w:tcPr>
            <w:tcW w:w="305" w:type="pct"/>
            <w:tcBorders>
              <w:top w:val="nil"/>
              <w:left w:val="nil"/>
              <w:bottom w:val="single" w:sz="4" w:space="0" w:color="auto"/>
              <w:right w:val="single" w:sz="4" w:space="0" w:color="auto"/>
            </w:tcBorders>
            <w:shd w:val="clear" w:color="000000" w:fill="FFFFFF"/>
            <w:vAlign w:val="center"/>
            <w:hideMark/>
            <w:tcPrChange w:id="1094" w:author="María_Nole" w:date="2023-06-14T13:23:00Z">
              <w:tcPr>
                <w:tcW w:w="1200" w:type="dxa"/>
                <w:tcBorders>
                  <w:top w:val="nil"/>
                  <w:left w:val="nil"/>
                  <w:bottom w:val="single" w:sz="4" w:space="0" w:color="auto"/>
                  <w:right w:val="single" w:sz="4" w:space="0" w:color="auto"/>
                </w:tcBorders>
                <w:shd w:val="clear" w:color="000000" w:fill="FFFFFF"/>
                <w:vAlign w:val="center"/>
                <w:hideMark/>
              </w:tcPr>
            </w:tcPrChange>
          </w:tcPr>
          <w:p w14:paraId="7B34264F" w14:textId="77777777" w:rsidR="00953D4E" w:rsidRPr="00953D4E" w:rsidRDefault="00953D4E" w:rsidP="00953D4E">
            <w:pPr>
              <w:spacing w:after="0" w:line="240" w:lineRule="auto"/>
              <w:jc w:val="center"/>
              <w:rPr>
                <w:ins w:id="1095" w:author="María_Nole" w:date="2023-06-14T13:23:00Z"/>
                <w:rFonts w:ascii="Calibri" w:eastAsia="Times New Roman" w:hAnsi="Calibri" w:cs="Calibri"/>
                <w:sz w:val="14"/>
                <w:szCs w:val="14"/>
                <w:lang w:eastAsia="es-EC"/>
              </w:rPr>
            </w:pPr>
            <w:ins w:id="1096" w:author="María_Nole" w:date="2023-06-14T13:23:00Z">
              <w:r w:rsidRPr="00953D4E">
                <w:rPr>
                  <w:rFonts w:ascii="Calibri" w:eastAsia="Times New Roman" w:hAnsi="Calibri" w:cs="Calibri"/>
                  <w:sz w:val="14"/>
                  <w:szCs w:val="14"/>
                  <w:lang w:eastAsia="es-EC"/>
                </w:rPr>
                <w:t>SERVIDOR PUBLICO 4</w:t>
              </w:r>
            </w:ins>
          </w:p>
        </w:tc>
      </w:tr>
    </w:tbl>
    <w:p w14:paraId="5E63DAEE" w14:textId="77777777" w:rsidR="00CA26C7" w:rsidRDefault="00CA26C7" w:rsidP="003E0373">
      <w:pPr>
        <w:autoSpaceDE w:val="0"/>
        <w:autoSpaceDN w:val="0"/>
        <w:adjustRightInd w:val="0"/>
        <w:spacing w:after="0" w:line="240" w:lineRule="auto"/>
        <w:rPr>
          <w:rFonts w:ascii="Calibri" w:hAnsi="Calibri" w:cs="Calibri"/>
          <w:b/>
          <w:bCs/>
          <w:color w:val="000000"/>
          <w:sz w:val="24"/>
          <w:szCs w:val="24"/>
        </w:rPr>
      </w:pPr>
    </w:p>
    <w:p w14:paraId="73C0655E"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sz w:val="14"/>
          <w:szCs w:val="14"/>
        </w:rPr>
        <w:t>FUENTE:</w:t>
      </w:r>
      <w:r>
        <w:rPr>
          <w:rFonts w:cstheme="minorHAnsi"/>
          <w:b/>
          <w:sz w:val="14"/>
          <w:szCs w:val="14"/>
        </w:rPr>
        <w:t xml:space="preserve"> Coordinación Zonal 7 Salud</w:t>
      </w:r>
    </w:p>
    <w:p w14:paraId="36FDB4EB" w14:textId="77777777" w:rsidR="00330B79" w:rsidRPr="00B43D51" w:rsidRDefault="00330B79" w:rsidP="00330B79">
      <w:pPr>
        <w:pStyle w:val="Prrafodelista"/>
        <w:tabs>
          <w:tab w:val="left" w:pos="284"/>
          <w:tab w:val="left" w:pos="426"/>
        </w:tabs>
        <w:spacing w:after="0" w:line="240" w:lineRule="auto"/>
        <w:ind w:left="0"/>
        <w:jc w:val="both"/>
        <w:rPr>
          <w:rFonts w:cstheme="minorHAnsi"/>
          <w:sz w:val="14"/>
          <w:szCs w:val="14"/>
        </w:rPr>
      </w:pPr>
      <w:r w:rsidRPr="00AC1E75">
        <w:rPr>
          <w:rFonts w:cstheme="minorHAnsi"/>
          <w:b/>
          <w:bCs/>
          <w:color w:val="000000"/>
          <w:sz w:val="14"/>
          <w:szCs w:val="14"/>
        </w:rPr>
        <w:t xml:space="preserve">ELABORADO POR: </w:t>
      </w:r>
      <w:r>
        <w:rPr>
          <w:rFonts w:cstheme="minorHAnsi"/>
          <w:b/>
          <w:bCs/>
          <w:color w:val="000000"/>
          <w:sz w:val="14"/>
          <w:szCs w:val="14"/>
        </w:rPr>
        <w:t xml:space="preserve">Dirección de  Gestión de Control del Servicio Público </w:t>
      </w:r>
    </w:p>
    <w:p w14:paraId="37D2C25D" w14:textId="4737074E" w:rsidR="00CA26C7" w:rsidRPr="003E0373" w:rsidRDefault="00330B79" w:rsidP="00945183">
      <w:pPr>
        <w:pStyle w:val="Prrafodelista"/>
        <w:tabs>
          <w:tab w:val="left" w:pos="284"/>
          <w:tab w:val="left" w:pos="426"/>
          <w:tab w:val="left" w:pos="567"/>
        </w:tabs>
        <w:spacing w:after="0" w:line="240" w:lineRule="auto"/>
        <w:ind w:left="0"/>
        <w:jc w:val="both"/>
      </w:pPr>
      <w:r w:rsidRPr="00AC1E75">
        <w:rPr>
          <w:rFonts w:cstheme="minorHAnsi"/>
          <w:b/>
          <w:bCs/>
          <w:color w:val="000000"/>
          <w:sz w:val="14"/>
          <w:szCs w:val="14"/>
        </w:rPr>
        <w:t xml:space="preserve">FECHA DE CORTE: </w:t>
      </w:r>
      <w:r>
        <w:rPr>
          <w:rFonts w:cstheme="minorHAnsi"/>
          <w:b/>
          <w:bCs/>
          <w:color w:val="000000"/>
          <w:sz w:val="14"/>
          <w:szCs w:val="14"/>
        </w:rPr>
        <w:t>Marzo 2023</w:t>
      </w:r>
    </w:p>
    <w:sectPr w:rsidR="00CA26C7" w:rsidRPr="003E0373" w:rsidSect="00F52466">
      <w:pgSz w:w="16838" w:h="11906" w:orient="landscape"/>
      <w:pgMar w:top="1701" w:right="1701" w:bottom="170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6D9F8" w14:textId="77777777" w:rsidR="003D380A" w:rsidRDefault="003D380A" w:rsidP="00140559">
      <w:pPr>
        <w:spacing w:after="0" w:line="240" w:lineRule="auto"/>
      </w:pPr>
      <w:r>
        <w:separator/>
      </w:r>
    </w:p>
  </w:endnote>
  <w:endnote w:type="continuationSeparator" w:id="0">
    <w:p w14:paraId="7D2008F6" w14:textId="77777777" w:rsidR="003D380A" w:rsidRDefault="003D380A" w:rsidP="00140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2E0A65" w14:textId="77777777" w:rsidR="003D380A" w:rsidRDefault="003D380A" w:rsidP="00140559">
      <w:pPr>
        <w:spacing w:after="0" w:line="240" w:lineRule="auto"/>
      </w:pPr>
      <w:r>
        <w:separator/>
      </w:r>
    </w:p>
  </w:footnote>
  <w:footnote w:type="continuationSeparator" w:id="0">
    <w:p w14:paraId="75C5E9E3" w14:textId="77777777" w:rsidR="003D380A" w:rsidRDefault="003D380A" w:rsidP="001405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F08F7A" w14:textId="67C50C1E" w:rsidR="000D75EF" w:rsidRDefault="003D380A">
    <w:pPr>
      <w:pStyle w:val="Encabezado"/>
    </w:pPr>
    <w:r>
      <w:rPr>
        <w:noProof/>
      </w:rPr>
      <w:pict w14:anchorId="0D6ED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0678344" o:spid="_x0000_s2056"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64FE6" w14:textId="6FAA73B2" w:rsidR="000D75EF" w:rsidRDefault="003D380A">
    <w:pPr>
      <w:pStyle w:val="Encabezado"/>
    </w:pPr>
    <w:r>
      <w:rPr>
        <w:noProof/>
      </w:rPr>
      <w:pict w14:anchorId="79255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0678345" o:spid="_x0000_s2057" type="#_x0000_t75" style="position:absolute;margin-left:-85.25pt;margin-top:-85.2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A8364A" w14:textId="58D1D9DE" w:rsidR="000D75EF" w:rsidRDefault="003D380A">
    <w:pPr>
      <w:pStyle w:val="Encabezado"/>
    </w:pPr>
    <w:r>
      <w:rPr>
        <w:noProof/>
      </w:rPr>
      <w:pict w14:anchorId="05A00A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0678343" o:spid="_x0000_s2055"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A059A"/>
    <w:multiLevelType w:val="hybridMultilevel"/>
    <w:tmpl w:val="4A7E2EA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nsid w:val="51E0378B"/>
    <w:multiLevelType w:val="multilevel"/>
    <w:tmpl w:val="23F6D71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ría_Nole">
    <w15:presenceInfo w15:providerId="None" w15:userId="María_No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trackRevisions/>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559"/>
    <w:rsid w:val="00072876"/>
    <w:rsid w:val="00084375"/>
    <w:rsid w:val="000D347C"/>
    <w:rsid w:val="000D3E5E"/>
    <w:rsid w:val="000D75EF"/>
    <w:rsid w:val="00125F9F"/>
    <w:rsid w:val="00140559"/>
    <w:rsid w:val="002C3A6D"/>
    <w:rsid w:val="00330B79"/>
    <w:rsid w:val="003554D7"/>
    <w:rsid w:val="003D380A"/>
    <w:rsid w:val="003E0373"/>
    <w:rsid w:val="004008FF"/>
    <w:rsid w:val="004419C7"/>
    <w:rsid w:val="004E018E"/>
    <w:rsid w:val="00544A4F"/>
    <w:rsid w:val="005D038D"/>
    <w:rsid w:val="006252EF"/>
    <w:rsid w:val="00627ADB"/>
    <w:rsid w:val="0065655E"/>
    <w:rsid w:val="00675265"/>
    <w:rsid w:val="0068291B"/>
    <w:rsid w:val="00686920"/>
    <w:rsid w:val="00693105"/>
    <w:rsid w:val="006A5B55"/>
    <w:rsid w:val="006B5610"/>
    <w:rsid w:val="006C6A04"/>
    <w:rsid w:val="006F54F0"/>
    <w:rsid w:val="00754364"/>
    <w:rsid w:val="007700A2"/>
    <w:rsid w:val="007D54B5"/>
    <w:rsid w:val="0080417A"/>
    <w:rsid w:val="00834430"/>
    <w:rsid w:val="008541C4"/>
    <w:rsid w:val="00945183"/>
    <w:rsid w:val="00953D4E"/>
    <w:rsid w:val="00A225AF"/>
    <w:rsid w:val="00A370EC"/>
    <w:rsid w:val="00A43961"/>
    <w:rsid w:val="00B804C2"/>
    <w:rsid w:val="00C13F3E"/>
    <w:rsid w:val="00CA26C7"/>
    <w:rsid w:val="00CA7384"/>
    <w:rsid w:val="00CE7E5D"/>
    <w:rsid w:val="00E50362"/>
    <w:rsid w:val="00E67D37"/>
    <w:rsid w:val="00E8599B"/>
    <w:rsid w:val="00E90FF1"/>
    <w:rsid w:val="00EB4D59"/>
    <w:rsid w:val="00ED5444"/>
    <w:rsid w:val="00F14068"/>
    <w:rsid w:val="00F46C39"/>
    <w:rsid w:val="00F52466"/>
    <w:rsid w:val="00FC3CA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382113B"/>
  <w15:chartTrackingRefBased/>
  <w15:docId w15:val="{9947E8B3-8497-48ED-8B9A-6D0580A9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75EF"/>
  </w:style>
  <w:style w:type="paragraph" w:styleId="Ttulo1">
    <w:name w:val="heading 1"/>
    <w:basedOn w:val="Normal"/>
    <w:next w:val="Normal"/>
    <w:link w:val="Ttulo1Car"/>
    <w:uiPriority w:val="9"/>
    <w:qFormat/>
    <w:rsid w:val="00A370EC"/>
    <w:pPr>
      <w:keepNext/>
      <w:numPr>
        <w:numId w:val="2"/>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tulo2">
    <w:name w:val="heading 2"/>
    <w:basedOn w:val="Normal"/>
    <w:next w:val="Normal"/>
    <w:link w:val="Ttulo2Car"/>
    <w:uiPriority w:val="9"/>
    <w:semiHidden/>
    <w:unhideWhenUsed/>
    <w:qFormat/>
    <w:rsid w:val="00A370EC"/>
    <w:pPr>
      <w:keepNext/>
      <w:numPr>
        <w:ilvl w:val="1"/>
        <w:numId w:val="2"/>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tulo3">
    <w:name w:val="heading 3"/>
    <w:basedOn w:val="Normal"/>
    <w:next w:val="Normal"/>
    <w:link w:val="Ttulo3Car"/>
    <w:uiPriority w:val="9"/>
    <w:semiHidden/>
    <w:unhideWhenUsed/>
    <w:qFormat/>
    <w:rsid w:val="00A370EC"/>
    <w:pPr>
      <w:keepNext/>
      <w:numPr>
        <w:ilvl w:val="2"/>
        <w:numId w:val="2"/>
      </w:numPr>
      <w:spacing w:before="240" w:after="60" w:line="240" w:lineRule="auto"/>
      <w:outlineLvl w:val="2"/>
    </w:pPr>
    <w:rPr>
      <w:rFonts w:asciiTheme="majorHAnsi" w:eastAsiaTheme="majorEastAsia" w:hAnsiTheme="majorHAnsi" w:cstheme="majorBidi"/>
      <w:b/>
      <w:bCs/>
      <w:sz w:val="26"/>
      <w:szCs w:val="26"/>
      <w:lang w:val="en-US"/>
    </w:rPr>
  </w:style>
  <w:style w:type="paragraph" w:styleId="Ttulo4">
    <w:name w:val="heading 4"/>
    <w:basedOn w:val="Normal"/>
    <w:next w:val="Normal"/>
    <w:link w:val="Ttulo4Car"/>
    <w:uiPriority w:val="9"/>
    <w:semiHidden/>
    <w:unhideWhenUsed/>
    <w:qFormat/>
    <w:rsid w:val="00A370EC"/>
    <w:pPr>
      <w:keepNext/>
      <w:numPr>
        <w:ilvl w:val="3"/>
        <w:numId w:val="2"/>
      </w:numPr>
      <w:spacing w:before="240" w:after="60" w:line="240" w:lineRule="auto"/>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A370EC"/>
    <w:pPr>
      <w:numPr>
        <w:ilvl w:val="4"/>
        <w:numId w:val="2"/>
      </w:numPr>
      <w:spacing w:before="240" w:after="60" w:line="240" w:lineRule="auto"/>
      <w:outlineLvl w:val="4"/>
    </w:pPr>
    <w:rPr>
      <w:rFonts w:eastAsiaTheme="minorEastAsia"/>
      <w:b/>
      <w:bCs/>
      <w:i/>
      <w:iCs/>
      <w:sz w:val="26"/>
      <w:szCs w:val="26"/>
      <w:lang w:val="en-US"/>
    </w:rPr>
  </w:style>
  <w:style w:type="paragraph" w:styleId="Ttulo6">
    <w:name w:val="heading 6"/>
    <w:basedOn w:val="Normal"/>
    <w:next w:val="Normal"/>
    <w:link w:val="Ttulo6Car"/>
    <w:qFormat/>
    <w:rsid w:val="00A370EC"/>
    <w:pPr>
      <w:numPr>
        <w:ilvl w:val="5"/>
        <w:numId w:val="2"/>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A370EC"/>
    <w:pPr>
      <w:numPr>
        <w:ilvl w:val="6"/>
        <w:numId w:val="2"/>
      </w:numPr>
      <w:spacing w:before="240" w:after="60" w:line="240" w:lineRule="auto"/>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A370EC"/>
    <w:pPr>
      <w:numPr>
        <w:ilvl w:val="7"/>
        <w:numId w:val="2"/>
      </w:numPr>
      <w:spacing w:before="240" w:after="60" w:line="240" w:lineRule="auto"/>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A370EC"/>
    <w:pPr>
      <w:numPr>
        <w:ilvl w:val="8"/>
        <w:numId w:val="2"/>
      </w:numPr>
      <w:spacing w:before="240" w:after="60" w:line="240" w:lineRule="auto"/>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05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0559"/>
  </w:style>
  <w:style w:type="paragraph" w:styleId="Piedepgina">
    <w:name w:val="footer"/>
    <w:basedOn w:val="Normal"/>
    <w:link w:val="PiedepginaCar"/>
    <w:uiPriority w:val="99"/>
    <w:unhideWhenUsed/>
    <w:rsid w:val="001405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0559"/>
  </w:style>
  <w:style w:type="paragraph" w:styleId="Sinespaciado">
    <w:name w:val="No Spacing"/>
    <w:uiPriority w:val="1"/>
    <w:qFormat/>
    <w:rsid w:val="00693105"/>
    <w:pPr>
      <w:spacing w:after="0" w:line="240" w:lineRule="auto"/>
    </w:pPr>
  </w:style>
  <w:style w:type="character" w:styleId="Hipervnculo">
    <w:name w:val="Hyperlink"/>
    <w:basedOn w:val="Fuentedeprrafopredeter"/>
    <w:uiPriority w:val="99"/>
    <w:unhideWhenUsed/>
    <w:rsid w:val="00693105"/>
    <w:rPr>
      <w:color w:val="0563C1" w:themeColor="hyperlink"/>
      <w:u w:val="single"/>
    </w:rPr>
  </w:style>
  <w:style w:type="character" w:customStyle="1" w:styleId="UnresolvedMention">
    <w:name w:val="Unresolved Mention"/>
    <w:basedOn w:val="Fuentedeprrafopredeter"/>
    <w:uiPriority w:val="99"/>
    <w:semiHidden/>
    <w:unhideWhenUsed/>
    <w:rsid w:val="00693105"/>
    <w:rPr>
      <w:color w:val="605E5C"/>
      <w:shd w:val="clear" w:color="auto" w:fill="E1DFDD"/>
    </w:r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A370EC"/>
    <w:pPr>
      <w:ind w:left="720"/>
      <w:contextualSpacing/>
    </w:pPr>
  </w:style>
  <w:style w:type="character" w:customStyle="1" w:styleId="Ttulo1Car">
    <w:name w:val="Título 1 Car"/>
    <w:basedOn w:val="Fuentedeprrafopredeter"/>
    <w:link w:val="Ttulo1"/>
    <w:uiPriority w:val="9"/>
    <w:rsid w:val="00A370EC"/>
    <w:rPr>
      <w:rFonts w:asciiTheme="majorHAnsi" w:eastAsiaTheme="majorEastAsia" w:hAnsiTheme="majorHAnsi" w:cstheme="majorBidi"/>
      <w:b/>
      <w:bCs/>
      <w:kern w:val="32"/>
      <w:sz w:val="32"/>
      <w:szCs w:val="32"/>
      <w:lang w:val="en-US"/>
    </w:rPr>
  </w:style>
  <w:style w:type="character" w:customStyle="1" w:styleId="Ttulo2Car">
    <w:name w:val="Título 2 Car"/>
    <w:basedOn w:val="Fuentedeprrafopredeter"/>
    <w:link w:val="Ttulo2"/>
    <w:uiPriority w:val="9"/>
    <w:semiHidden/>
    <w:rsid w:val="00A370EC"/>
    <w:rPr>
      <w:rFonts w:asciiTheme="majorHAnsi" w:eastAsiaTheme="majorEastAsia" w:hAnsiTheme="majorHAnsi" w:cstheme="majorBidi"/>
      <w:b/>
      <w:bCs/>
      <w:i/>
      <w:iCs/>
      <w:sz w:val="28"/>
      <w:szCs w:val="28"/>
      <w:lang w:val="en-US"/>
    </w:rPr>
  </w:style>
  <w:style w:type="character" w:customStyle="1" w:styleId="Ttulo3Car">
    <w:name w:val="Título 3 Car"/>
    <w:basedOn w:val="Fuentedeprrafopredeter"/>
    <w:link w:val="Ttulo3"/>
    <w:uiPriority w:val="9"/>
    <w:semiHidden/>
    <w:rsid w:val="00A370EC"/>
    <w:rPr>
      <w:rFonts w:asciiTheme="majorHAnsi" w:eastAsiaTheme="majorEastAsia" w:hAnsiTheme="majorHAnsi" w:cstheme="majorBidi"/>
      <w:b/>
      <w:bCs/>
      <w:sz w:val="26"/>
      <w:szCs w:val="26"/>
      <w:lang w:val="en-US"/>
    </w:rPr>
  </w:style>
  <w:style w:type="character" w:customStyle="1" w:styleId="Ttulo4Car">
    <w:name w:val="Título 4 Car"/>
    <w:basedOn w:val="Fuentedeprrafopredeter"/>
    <w:link w:val="Ttulo4"/>
    <w:uiPriority w:val="9"/>
    <w:semiHidden/>
    <w:rsid w:val="00A370EC"/>
    <w:rPr>
      <w:rFonts w:eastAsiaTheme="minorEastAsia"/>
      <w:b/>
      <w:bCs/>
      <w:sz w:val="28"/>
      <w:szCs w:val="28"/>
      <w:lang w:val="en-US"/>
    </w:rPr>
  </w:style>
  <w:style w:type="character" w:customStyle="1" w:styleId="Ttulo5Car">
    <w:name w:val="Título 5 Car"/>
    <w:basedOn w:val="Fuentedeprrafopredeter"/>
    <w:link w:val="Ttulo5"/>
    <w:uiPriority w:val="9"/>
    <w:semiHidden/>
    <w:rsid w:val="00A370EC"/>
    <w:rPr>
      <w:rFonts w:eastAsiaTheme="minorEastAsia"/>
      <w:b/>
      <w:bCs/>
      <w:i/>
      <w:iCs/>
      <w:sz w:val="26"/>
      <w:szCs w:val="26"/>
      <w:lang w:val="en-US"/>
    </w:rPr>
  </w:style>
  <w:style w:type="character" w:customStyle="1" w:styleId="Ttulo6Car">
    <w:name w:val="Título 6 Car"/>
    <w:basedOn w:val="Fuentedeprrafopredeter"/>
    <w:link w:val="Ttulo6"/>
    <w:rsid w:val="00A370EC"/>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A370EC"/>
    <w:rPr>
      <w:rFonts w:eastAsiaTheme="minorEastAsia"/>
      <w:sz w:val="24"/>
      <w:szCs w:val="24"/>
      <w:lang w:val="en-US"/>
    </w:rPr>
  </w:style>
  <w:style w:type="character" w:customStyle="1" w:styleId="Ttulo8Car">
    <w:name w:val="Título 8 Car"/>
    <w:basedOn w:val="Fuentedeprrafopredeter"/>
    <w:link w:val="Ttulo8"/>
    <w:uiPriority w:val="9"/>
    <w:semiHidden/>
    <w:rsid w:val="00A370EC"/>
    <w:rPr>
      <w:rFonts w:eastAsiaTheme="minorEastAsia"/>
      <w:i/>
      <w:iCs/>
      <w:sz w:val="24"/>
      <w:szCs w:val="24"/>
      <w:lang w:val="en-US"/>
    </w:rPr>
  </w:style>
  <w:style w:type="character" w:customStyle="1" w:styleId="Ttulo9Car">
    <w:name w:val="Título 9 Car"/>
    <w:basedOn w:val="Fuentedeprrafopredeter"/>
    <w:link w:val="Ttulo9"/>
    <w:uiPriority w:val="9"/>
    <w:semiHidden/>
    <w:rsid w:val="00A370EC"/>
    <w:rPr>
      <w:rFonts w:asciiTheme="majorHAnsi" w:eastAsiaTheme="majorEastAsia" w:hAnsiTheme="majorHAnsi" w:cstheme="majorBidi"/>
      <w:lang w:val="en-US"/>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686920"/>
  </w:style>
  <w:style w:type="paragraph" w:customStyle="1" w:styleId="Default">
    <w:name w:val="Default"/>
    <w:rsid w:val="00686920"/>
    <w:pPr>
      <w:autoSpaceDE w:val="0"/>
      <w:autoSpaceDN w:val="0"/>
      <w:adjustRightInd w:val="0"/>
      <w:spacing w:after="0" w:line="240" w:lineRule="auto"/>
    </w:pPr>
    <w:rPr>
      <w:rFonts w:ascii="Arial" w:eastAsia="Calibri" w:hAnsi="Arial" w:cs="Arial"/>
      <w:color w:val="000000"/>
      <w:sz w:val="24"/>
      <w:szCs w:val="24"/>
      <w:lang w:eastAsia="es-EC"/>
    </w:rPr>
  </w:style>
  <w:style w:type="character" w:styleId="Hipervnculovisitado">
    <w:name w:val="FollowedHyperlink"/>
    <w:basedOn w:val="Fuentedeprrafopredeter"/>
    <w:uiPriority w:val="99"/>
    <w:semiHidden/>
    <w:unhideWhenUsed/>
    <w:rsid w:val="007D54B5"/>
    <w:rPr>
      <w:color w:val="954F72"/>
      <w:u w:val="single"/>
    </w:rPr>
  </w:style>
  <w:style w:type="paragraph" w:customStyle="1" w:styleId="xl67">
    <w:name w:val="xl67"/>
    <w:basedOn w:val="Normal"/>
    <w:rsid w:val="007D54B5"/>
    <w:pPr>
      <w:shd w:val="clear" w:color="000000" w:fill="auto"/>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8">
    <w:name w:val="xl68"/>
    <w:basedOn w:val="Normal"/>
    <w:rsid w:val="007D54B5"/>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9">
    <w:name w:val="xl69"/>
    <w:basedOn w:val="Normal"/>
    <w:rsid w:val="007D54B5"/>
    <w:pPr>
      <w:shd w:val="clear" w:color="000000" w:fill="auto"/>
      <w:spacing w:before="100" w:beforeAutospacing="1" w:after="100" w:afterAutospacing="1" w:line="240" w:lineRule="auto"/>
    </w:pPr>
    <w:rPr>
      <w:rFonts w:ascii="Times New Roman" w:eastAsia="Times New Roman" w:hAnsi="Times New Roman" w:cs="Times New Roman"/>
      <w:sz w:val="16"/>
      <w:szCs w:val="16"/>
      <w:lang w:eastAsia="es-EC"/>
    </w:rPr>
  </w:style>
  <w:style w:type="paragraph" w:customStyle="1" w:styleId="xl70">
    <w:name w:val="xl70"/>
    <w:basedOn w:val="Normal"/>
    <w:rsid w:val="007D54B5"/>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71">
    <w:name w:val="xl71"/>
    <w:basedOn w:val="Normal"/>
    <w:rsid w:val="007D54B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eastAsia="es-EC"/>
    </w:rPr>
  </w:style>
  <w:style w:type="paragraph" w:customStyle="1" w:styleId="xl72">
    <w:name w:val="xl72"/>
    <w:basedOn w:val="Normal"/>
    <w:rsid w:val="007D54B5"/>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3">
    <w:name w:val="xl73"/>
    <w:basedOn w:val="Normal"/>
    <w:rsid w:val="007D54B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74">
    <w:name w:val="xl74"/>
    <w:basedOn w:val="Normal"/>
    <w:rsid w:val="007D54B5"/>
    <w:pPr>
      <w:pBdr>
        <w:top w:val="single" w:sz="4" w:space="0" w:color="5B9BD5"/>
        <w:left w:val="single" w:sz="4" w:space="0" w:color="5B9BD5"/>
        <w:bottom w:val="single" w:sz="4" w:space="0" w:color="5B9BD5"/>
        <w:right w:val="single" w:sz="4" w:space="0" w:color="5B9BD5"/>
      </w:pBdr>
      <w:shd w:val="clear" w:color="000000" w:fill="FFFFFF"/>
      <w:spacing w:before="100" w:beforeAutospacing="1" w:after="100" w:afterAutospacing="1" w:line="240" w:lineRule="auto"/>
      <w:textAlignment w:val="top"/>
    </w:pPr>
    <w:rPr>
      <w:rFonts w:ascii="Times New Roman" w:eastAsia="Times New Roman" w:hAnsi="Times New Roman" w:cs="Times New Roman"/>
      <w:color w:val="000000"/>
      <w:sz w:val="16"/>
      <w:szCs w:val="16"/>
      <w:lang w:eastAsia="es-EC"/>
    </w:rPr>
  </w:style>
  <w:style w:type="paragraph" w:customStyle="1" w:styleId="xl75">
    <w:name w:val="xl75"/>
    <w:basedOn w:val="Normal"/>
    <w:rsid w:val="007D54B5"/>
    <w:pPr>
      <w:pBdr>
        <w:top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eastAsia="es-EC"/>
    </w:rPr>
  </w:style>
  <w:style w:type="paragraph" w:customStyle="1" w:styleId="xl76">
    <w:name w:val="xl76"/>
    <w:basedOn w:val="Normal"/>
    <w:rsid w:val="007D54B5"/>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EC"/>
    </w:rPr>
  </w:style>
  <w:style w:type="paragraph" w:customStyle="1" w:styleId="xl77">
    <w:name w:val="xl77"/>
    <w:basedOn w:val="Normal"/>
    <w:rsid w:val="007D54B5"/>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pPr>
    <w:rPr>
      <w:rFonts w:ascii="Times New Roman" w:eastAsia="Times New Roman" w:hAnsi="Times New Roman" w:cs="Times New Roman"/>
      <w:sz w:val="16"/>
      <w:szCs w:val="16"/>
      <w:lang w:eastAsia="es-EC"/>
    </w:rPr>
  </w:style>
  <w:style w:type="paragraph" w:customStyle="1" w:styleId="xl78">
    <w:name w:val="xl78"/>
    <w:basedOn w:val="Normal"/>
    <w:rsid w:val="007D54B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C"/>
    </w:rPr>
  </w:style>
  <w:style w:type="paragraph" w:customStyle="1" w:styleId="xl79">
    <w:name w:val="xl79"/>
    <w:basedOn w:val="Normal"/>
    <w:rsid w:val="007D54B5"/>
    <w:pPr>
      <w:pBdr>
        <w:top w:val="single" w:sz="4" w:space="0" w:color="auto"/>
        <w:left w:val="single" w:sz="4" w:space="0" w:color="auto"/>
        <w:bottom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80">
    <w:name w:val="xl80"/>
    <w:basedOn w:val="Normal"/>
    <w:rsid w:val="007D54B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textAlignment w:val="center"/>
    </w:pPr>
    <w:rPr>
      <w:rFonts w:ascii="Times New Roman" w:eastAsia="Times New Roman" w:hAnsi="Times New Roman" w:cs="Times New Roman"/>
      <w:b/>
      <w:bCs/>
      <w:color w:val="000000"/>
      <w:sz w:val="18"/>
      <w:szCs w:val="18"/>
      <w:lang w:eastAsia="es-EC"/>
    </w:rPr>
  </w:style>
  <w:style w:type="paragraph" w:customStyle="1" w:styleId="xl81">
    <w:name w:val="xl81"/>
    <w:basedOn w:val="Normal"/>
    <w:rsid w:val="007D54B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82">
    <w:name w:val="xl82"/>
    <w:basedOn w:val="Normal"/>
    <w:rsid w:val="007D54B5"/>
    <w:pPr>
      <w:pBdr>
        <w:top w:val="single" w:sz="4" w:space="0" w:color="auto"/>
        <w:left w:val="single" w:sz="4" w:space="0" w:color="auto"/>
        <w:bottom w:val="single" w:sz="4" w:space="0" w:color="auto"/>
      </w:pBdr>
      <w:shd w:val="clear" w:color="000000" w:fill="auto"/>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83">
    <w:name w:val="xl83"/>
    <w:basedOn w:val="Normal"/>
    <w:rsid w:val="007D54B5"/>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eastAsia="es-EC"/>
    </w:rPr>
  </w:style>
  <w:style w:type="paragraph" w:customStyle="1" w:styleId="xl84">
    <w:name w:val="xl84"/>
    <w:basedOn w:val="Normal"/>
    <w:rsid w:val="007D54B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eastAsia="es-EC"/>
    </w:rPr>
  </w:style>
  <w:style w:type="paragraph" w:customStyle="1" w:styleId="xl85">
    <w:name w:val="xl85"/>
    <w:basedOn w:val="Normal"/>
    <w:rsid w:val="007D54B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EC"/>
    </w:rPr>
  </w:style>
  <w:style w:type="paragraph" w:customStyle="1" w:styleId="xl86">
    <w:name w:val="xl86"/>
    <w:basedOn w:val="Normal"/>
    <w:rsid w:val="007D54B5"/>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C"/>
    </w:rPr>
  </w:style>
  <w:style w:type="paragraph" w:customStyle="1" w:styleId="xl87">
    <w:name w:val="xl87"/>
    <w:basedOn w:val="Normal"/>
    <w:rsid w:val="007D54B5"/>
    <w:pPr>
      <w:pBdr>
        <w:top w:val="single" w:sz="4" w:space="0" w:color="auto"/>
        <w:bottom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88">
    <w:name w:val="xl88"/>
    <w:basedOn w:val="Normal"/>
    <w:rsid w:val="007D54B5"/>
    <w:pPr>
      <w:pBdr>
        <w:top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89">
    <w:name w:val="xl89"/>
    <w:basedOn w:val="Normal"/>
    <w:rsid w:val="007D54B5"/>
    <w:pPr>
      <w:pBdr>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90">
    <w:name w:val="xl90"/>
    <w:basedOn w:val="Normal"/>
    <w:rsid w:val="007D54B5"/>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91">
    <w:name w:val="xl91"/>
    <w:basedOn w:val="Normal"/>
    <w:rsid w:val="007D54B5"/>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92">
    <w:name w:val="xl92"/>
    <w:basedOn w:val="Normal"/>
    <w:rsid w:val="007D54B5"/>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es-EC"/>
    </w:rPr>
  </w:style>
  <w:style w:type="paragraph" w:customStyle="1" w:styleId="xl93">
    <w:name w:val="xl93"/>
    <w:basedOn w:val="Normal"/>
    <w:rsid w:val="007D54B5"/>
    <w:pPr>
      <w:pBdr>
        <w:top w:val="single" w:sz="4" w:space="0" w:color="auto"/>
        <w:left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C"/>
    </w:rPr>
  </w:style>
  <w:style w:type="paragraph" w:customStyle="1" w:styleId="xl94">
    <w:name w:val="xl94"/>
    <w:basedOn w:val="Normal"/>
    <w:rsid w:val="007D54B5"/>
    <w:pPr>
      <w:pBdr>
        <w:left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C"/>
    </w:rPr>
  </w:style>
  <w:style w:type="paragraph" w:customStyle="1" w:styleId="xl95">
    <w:name w:val="xl95"/>
    <w:basedOn w:val="Normal"/>
    <w:rsid w:val="007D54B5"/>
    <w:pPr>
      <w:pBdr>
        <w:left w:val="single" w:sz="4" w:space="0" w:color="auto"/>
        <w:bottom w:val="single" w:sz="4" w:space="0" w:color="auto"/>
        <w:right w:val="single" w:sz="4" w:space="0" w:color="auto"/>
      </w:pBd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EC"/>
    </w:rPr>
  </w:style>
  <w:style w:type="paragraph" w:customStyle="1" w:styleId="xl96">
    <w:name w:val="xl96"/>
    <w:basedOn w:val="Normal"/>
    <w:rsid w:val="007D54B5"/>
    <w:pPr>
      <w:shd w:val="clear" w:color="000000" w:fill="auto"/>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EC"/>
    </w:rPr>
  </w:style>
  <w:style w:type="paragraph" w:styleId="Textodeglobo">
    <w:name w:val="Balloon Text"/>
    <w:basedOn w:val="Normal"/>
    <w:link w:val="TextodegloboCar"/>
    <w:uiPriority w:val="99"/>
    <w:semiHidden/>
    <w:unhideWhenUsed/>
    <w:rsid w:val="006C6A0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6A04"/>
    <w:rPr>
      <w:rFonts w:ascii="Segoe UI" w:hAnsi="Segoe UI" w:cs="Segoe UI"/>
      <w:sz w:val="18"/>
      <w:szCs w:val="18"/>
    </w:rPr>
  </w:style>
  <w:style w:type="table" w:styleId="Tablaconcuadrcula">
    <w:name w:val="Table Grid"/>
    <w:basedOn w:val="Tablanormal"/>
    <w:uiPriority w:val="39"/>
    <w:rsid w:val="000D75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10146">
      <w:bodyDiv w:val="1"/>
      <w:marLeft w:val="0"/>
      <w:marRight w:val="0"/>
      <w:marTop w:val="0"/>
      <w:marBottom w:val="0"/>
      <w:divBdr>
        <w:top w:val="none" w:sz="0" w:space="0" w:color="auto"/>
        <w:left w:val="none" w:sz="0" w:space="0" w:color="auto"/>
        <w:bottom w:val="none" w:sz="0" w:space="0" w:color="auto"/>
        <w:right w:val="none" w:sz="0" w:space="0" w:color="auto"/>
      </w:divBdr>
    </w:div>
    <w:div w:id="218975706">
      <w:bodyDiv w:val="1"/>
      <w:marLeft w:val="0"/>
      <w:marRight w:val="0"/>
      <w:marTop w:val="0"/>
      <w:marBottom w:val="0"/>
      <w:divBdr>
        <w:top w:val="none" w:sz="0" w:space="0" w:color="auto"/>
        <w:left w:val="none" w:sz="0" w:space="0" w:color="auto"/>
        <w:bottom w:val="none" w:sz="0" w:space="0" w:color="auto"/>
        <w:right w:val="none" w:sz="0" w:space="0" w:color="auto"/>
      </w:divBdr>
    </w:div>
    <w:div w:id="320818718">
      <w:bodyDiv w:val="1"/>
      <w:marLeft w:val="0"/>
      <w:marRight w:val="0"/>
      <w:marTop w:val="0"/>
      <w:marBottom w:val="0"/>
      <w:divBdr>
        <w:top w:val="none" w:sz="0" w:space="0" w:color="auto"/>
        <w:left w:val="none" w:sz="0" w:space="0" w:color="auto"/>
        <w:bottom w:val="none" w:sz="0" w:space="0" w:color="auto"/>
        <w:right w:val="none" w:sz="0" w:space="0" w:color="auto"/>
      </w:divBdr>
    </w:div>
    <w:div w:id="1027869183">
      <w:bodyDiv w:val="1"/>
      <w:marLeft w:val="0"/>
      <w:marRight w:val="0"/>
      <w:marTop w:val="0"/>
      <w:marBottom w:val="0"/>
      <w:divBdr>
        <w:top w:val="none" w:sz="0" w:space="0" w:color="auto"/>
        <w:left w:val="none" w:sz="0" w:space="0" w:color="auto"/>
        <w:bottom w:val="none" w:sz="0" w:space="0" w:color="auto"/>
        <w:right w:val="none" w:sz="0" w:space="0" w:color="auto"/>
      </w:divBdr>
    </w:div>
    <w:div w:id="1113206639">
      <w:bodyDiv w:val="1"/>
      <w:marLeft w:val="0"/>
      <w:marRight w:val="0"/>
      <w:marTop w:val="0"/>
      <w:marBottom w:val="0"/>
      <w:divBdr>
        <w:top w:val="none" w:sz="0" w:space="0" w:color="auto"/>
        <w:left w:val="none" w:sz="0" w:space="0" w:color="auto"/>
        <w:bottom w:val="none" w:sz="0" w:space="0" w:color="auto"/>
        <w:right w:val="none" w:sz="0" w:space="0" w:color="auto"/>
      </w:divBdr>
    </w:div>
    <w:div w:id="1571769151">
      <w:bodyDiv w:val="1"/>
      <w:marLeft w:val="0"/>
      <w:marRight w:val="0"/>
      <w:marTop w:val="0"/>
      <w:marBottom w:val="0"/>
      <w:divBdr>
        <w:top w:val="none" w:sz="0" w:space="0" w:color="auto"/>
        <w:left w:val="none" w:sz="0" w:space="0" w:color="auto"/>
        <w:bottom w:val="none" w:sz="0" w:space="0" w:color="auto"/>
        <w:right w:val="none" w:sz="0" w:space="0" w:color="auto"/>
      </w:divBdr>
    </w:div>
    <w:div w:id="1609777308">
      <w:bodyDiv w:val="1"/>
      <w:marLeft w:val="0"/>
      <w:marRight w:val="0"/>
      <w:marTop w:val="0"/>
      <w:marBottom w:val="0"/>
      <w:divBdr>
        <w:top w:val="none" w:sz="0" w:space="0" w:color="auto"/>
        <w:left w:val="none" w:sz="0" w:space="0" w:color="auto"/>
        <w:bottom w:val="none" w:sz="0" w:space="0" w:color="auto"/>
        <w:right w:val="none" w:sz="0" w:space="0" w:color="auto"/>
      </w:divBdr>
    </w:div>
    <w:div w:id="203974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1753-5DC0-4573-9F2F-33F8CE787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34</Pages>
  <Words>9090</Words>
  <Characters>50001</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 Martínez</dc:creator>
  <cp:keywords/>
  <dc:description/>
  <cp:lastModifiedBy>María_Nole</cp:lastModifiedBy>
  <cp:revision>38</cp:revision>
  <dcterms:created xsi:type="dcterms:W3CDTF">2023-06-08T19:20:00Z</dcterms:created>
  <dcterms:modified xsi:type="dcterms:W3CDTF">2023-06-15T13:33:00Z</dcterms:modified>
</cp:coreProperties>
</file>