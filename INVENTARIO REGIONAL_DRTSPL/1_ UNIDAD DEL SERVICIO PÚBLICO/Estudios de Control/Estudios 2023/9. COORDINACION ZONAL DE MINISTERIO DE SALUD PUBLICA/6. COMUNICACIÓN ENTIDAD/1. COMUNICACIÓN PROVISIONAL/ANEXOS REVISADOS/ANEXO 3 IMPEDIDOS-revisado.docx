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A1637C" w14:textId="77777777" w:rsidR="007C37E6" w:rsidRPr="007C37E6" w:rsidRDefault="00693105" w:rsidP="007C37E6">
      <w:pPr>
        <w:jc w:val="center"/>
        <w:rPr>
          <w:b/>
        </w:rPr>
      </w:pPr>
      <w:r w:rsidRPr="007C37E6">
        <w:rPr>
          <w:b/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A3C9C1" wp14:editId="03B40196">
                <wp:simplePos x="0" y="0"/>
                <wp:positionH relativeFrom="column">
                  <wp:posOffset>-631190</wp:posOffset>
                </wp:positionH>
                <wp:positionV relativeFrom="paragraph">
                  <wp:posOffset>9015359</wp:posOffset>
                </wp:positionV>
                <wp:extent cx="4199466" cy="524934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9466" cy="5249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ECF8D0" w14:textId="0E9B01C8" w:rsidR="00615460" w:rsidRPr="00693105" w:rsidRDefault="00615460" w:rsidP="00693105">
                            <w:pPr>
                              <w:pStyle w:val="Sinespaciado"/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693105">
                              <w:rPr>
                                <w:rFonts w:ascii="Arial" w:hAnsi="Arial" w:cs="Arial"/>
                                <w:b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Dirección:</w:t>
                            </w:r>
                            <w:r w:rsidRPr="00693105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Bolívar y Rocafuerte (Edif. GEOMIL)</w:t>
                            </w:r>
                          </w:p>
                          <w:p w14:paraId="64BA5264" w14:textId="53995214" w:rsidR="00615460" w:rsidRPr="00693105" w:rsidRDefault="00615460" w:rsidP="00693105">
                            <w:pPr>
                              <w:pStyle w:val="Sinespaciado"/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693105">
                              <w:rPr>
                                <w:rFonts w:ascii="Arial" w:hAnsi="Arial" w:cs="Arial"/>
                                <w:b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Código Postal:</w:t>
                            </w:r>
                            <w:r w:rsidRPr="00693105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110108</w:t>
                            </w:r>
                            <w:r w:rsidRPr="00693105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/</w:t>
                            </w:r>
                            <w:r w:rsidRPr="00693105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Loja-</w:t>
                            </w:r>
                            <w:r w:rsidRPr="00693105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Ecuador </w:t>
                            </w:r>
                            <w:r w:rsidRPr="00693105">
                              <w:rPr>
                                <w:rFonts w:ascii="Arial" w:hAnsi="Arial" w:cs="Arial"/>
                                <w:b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Teléfono:</w:t>
                            </w:r>
                            <w:r w:rsidRPr="00693105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072571503</w:t>
                            </w:r>
                          </w:p>
                          <w:p w14:paraId="6C9EF50A" w14:textId="0738A93F" w:rsidR="00615460" w:rsidRPr="00693105" w:rsidRDefault="00615460" w:rsidP="00693105">
                            <w:pPr>
                              <w:pStyle w:val="Sinespaciado"/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693105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www.trabajo.gob.ec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type w14:anchorId="2DA3C9C1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-49.7pt;margin-top:709.85pt;width:330.65pt;height:41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" filled="f" stroked="f" strokeweight=".5pt">
                <v:textbox>
                  <w:txbxContent>
                    <w:p w14:paraId="2DECF8D0" w14:textId="0E9B01C8" w:rsidR="00615460" w:rsidRPr="00693105" w:rsidRDefault="00615460" w:rsidP="00693105">
                      <w:pPr>
                        <w:pStyle w:val="Sinespaciado"/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693105">
                        <w:rPr>
                          <w:rFonts w:ascii="Arial" w:hAnsi="Arial" w:cs="Arial"/>
                          <w:b/>
                          <w:bCs/>
                          <w:color w:val="767171" w:themeColor="background2" w:themeShade="80"/>
                          <w:sz w:val="18"/>
                          <w:szCs w:val="18"/>
                        </w:rPr>
                        <w:t>Dirección:</w:t>
                      </w:r>
                      <w:r w:rsidRPr="00693105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>Bolívar y Rocafuerte (Edif. GEOMIL)</w:t>
                      </w:r>
                    </w:p>
                    <w:p w14:paraId="64BA5264" w14:textId="53995214" w:rsidR="00615460" w:rsidRPr="00693105" w:rsidRDefault="00615460" w:rsidP="00693105">
                      <w:pPr>
                        <w:pStyle w:val="Sinespaciado"/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693105">
                        <w:rPr>
                          <w:rFonts w:ascii="Arial" w:hAnsi="Arial" w:cs="Arial"/>
                          <w:b/>
                          <w:bCs/>
                          <w:color w:val="767171" w:themeColor="background2" w:themeShade="80"/>
                          <w:sz w:val="18"/>
                          <w:szCs w:val="18"/>
                        </w:rPr>
                        <w:t>Código Postal:</w:t>
                      </w:r>
                      <w:r w:rsidRPr="00693105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>110108</w:t>
                      </w:r>
                      <w:r w:rsidRPr="00693105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>/</w:t>
                      </w:r>
                      <w:r w:rsidRPr="00693105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>Loja-</w:t>
                      </w:r>
                      <w:r w:rsidRPr="00693105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 xml:space="preserve"> Ecuador </w:t>
                      </w:r>
                      <w:r w:rsidRPr="00693105">
                        <w:rPr>
                          <w:rFonts w:ascii="Arial" w:hAnsi="Arial" w:cs="Arial"/>
                          <w:b/>
                          <w:bCs/>
                          <w:color w:val="767171" w:themeColor="background2" w:themeShade="80"/>
                          <w:sz w:val="18"/>
                          <w:szCs w:val="18"/>
                        </w:rPr>
                        <w:t>Teléfono:</w:t>
                      </w:r>
                      <w:r w:rsidRPr="00693105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>072571503</w:t>
                      </w:r>
                    </w:p>
                    <w:p w14:paraId="6C9EF50A" w14:textId="0738A93F" w:rsidR="00615460" w:rsidRPr="00693105" w:rsidRDefault="00615460" w:rsidP="00693105">
                      <w:pPr>
                        <w:pStyle w:val="Sinespaciado"/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693105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>www.trabajo.gob.ec</w:t>
                      </w:r>
                    </w:p>
                  </w:txbxContent>
                </v:textbox>
              </v:shape>
            </w:pict>
          </mc:Fallback>
        </mc:AlternateContent>
      </w:r>
      <w:r w:rsidR="007C37E6" w:rsidRPr="007C37E6">
        <w:rPr>
          <w:b/>
        </w:rPr>
        <w:t>ANEXO 3.</w:t>
      </w:r>
    </w:p>
    <w:p w14:paraId="5569ABC8" w14:textId="77777777" w:rsidR="007C37E6" w:rsidRPr="00AC1E75" w:rsidRDefault="007C37E6" w:rsidP="007C37E6">
      <w:pPr>
        <w:spacing w:after="0" w:line="240" w:lineRule="auto"/>
        <w:jc w:val="center"/>
        <w:rPr>
          <w:rFonts w:cstheme="minorHAnsi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IMPEDIMENTO LEGAL PARA EJERCER CARGO PÚBLICO</w:t>
      </w:r>
    </w:p>
    <w:p w14:paraId="146BAC1D" w14:textId="77777777" w:rsidR="007C37E6" w:rsidRDefault="007C37E6"/>
    <w:tbl>
      <w:tblPr>
        <w:tblW w:w="5505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8"/>
        <w:gridCol w:w="6842"/>
      </w:tblGrid>
      <w:tr w:rsidR="007C37E6" w:rsidRPr="007C37E6" w14:paraId="77D97F69" w14:textId="77777777" w:rsidTr="007C37E6">
        <w:trPr>
          <w:trHeight w:hRule="exact" w:val="651"/>
        </w:trPr>
        <w:tc>
          <w:tcPr>
            <w:tcW w:w="1341" w:type="pct"/>
            <w:tcBorders>
              <w:top w:val="single" w:sz="5" w:space="0" w:color="538DD3"/>
              <w:left w:val="single" w:sz="5" w:space="0" w:color="538DD3"/>
              <w:bottom w:val="single" w:sz="5" w:space="0" w:color="538DD3"/>
              <w:right w:val="single" w:sz="5" w:space="0" w:color="538DD3"/>
            </w:tcBorders>
            <w:shd w:val="clear" w:color="auto" w:fill="DAEDF3"/>
          </w:tcPr>
          <w:p w14:paraId="4D643BEE" w14:textId="77777777" w:rsidR="007C37E6" w:rsidRPr="007C37E6" w:rsidRDefault="007C37E6" w:rsidP="00615460">
            <w:pPr>
              <w:spacing w:before="78"/>
              <w:ind w:left="911"/>
              <w:rPr>
                <w:rFonts w:eastAsia="Arial" w:cstheme="minorHAnsi"/>
                <w:sz w:val="18"/>
                <w:szCs w:val="18"/>
              </w:rPr>
            </w:pPr>
            <w:r w:rsidRPr="007C37E6">
              <w:rPr>
                <w:rFonts w:eastAsia="Arial" w:cstheme="minorHAnsi"/>
                <w:b/>
                <w:spacing w:val="4"/>
                <w:sz w:val="18"/>
                <w:szCs w:val="18"/>
              </w:rPr>
              <w:t>V</w:t>
            </w:r>
            <w:r w:rsidRPr="007C37E6">
              <w:rPr>
                <w:rFonts w:eastAsia="Arial" w:cstheme="minorHAnsi"/>
                <w:b/>
                <w:spacing w:val="-5"/>
                <w:sz w:val="18"/>
                <w:szCs w:val="18"/>
              </w:rPr>
              <w:t>A</w:t>
            </w:r>
            <w:r w:rsidRPr="007C37E6">
              <w:rPr>
                <w:rFonts w:eastAsia="Arial" w:cstheme="minorHAnsi"/>
                <w:b/>
                <w:sz w:val="18"/>
                <w:szCs w:val="18"/>
              </w:rPr>
              <w:t>R</w:t>
            </w:r>
            <w:r w:rsidRPr="007C37E6">
              <w:rPr>
                <w:rFonts w:eastAsia="Arial" w:cstheme="minorHAnsi"/>
                <w:b/>
                <w:spacing w:val="5"/>
                <w:sz w:val="18"/>
                <w:szCs w:val="18"/>
              </w:rPr>
              <w:t>I</w:t>
            </w:r>
            <w:r w:rsidRPr="007C37E6">
              <w:rPr>
                <w:rFonts w:eastAsia="Arial" w:cstheme="minorHAnsi"/>
                <w:b/>
                <w:spacing w:val="-5"/>
                <w:sz w:val="18"/>
                <w:szCs w:val="18"/>
              </w:rPr>
              <w:t>A</w:t>
            </w:r>
            <w:r w:rsidRPr="007C37E6">
              <w:rPr>
                <w:rFonts w:eastAsia="Arial" w:cstheme="minorHAnsi"/>
                <w:b/>
                <w:sz w:val="18"/>
                <w:szCs w:val="18"/>
              </w:rPr>
              <w:t>B</w:t>
            </w:r>
            <w:r w:rsidRPr="007C37E6">
              <w:rPr>
                <w:rFonts w:eastAsia="Arial" w:cstheme="minorHAnsi"/>
                <w:b/>
                <w:spacing w:val="3"/>
                <w:sz w:val="18"/>
                <w:szCs w:val="18"/>
              </w:rPr>
              <w:t>L</w:t>
            </w:r>
            <w:r w:rsidRPr="007C37E6">
              <w:rPr>
                <w:rFonts w:eastAsia="Arial" w:cstheme="minorHAnsi"/>
                <w:b/>
                <w:sz w:val="18"/>
                <w:szCs w:val="18"/>
              </w:rPr>
              <w:t>E</w:t>
            </w:r>
          </w:p>
        </w:tc>
        <w:tc>
          <w:tcPr>
            <w:tcW w:w="3659" w:type="pct"/>
            <w:tcBorders>
              <w:top w:val="single" w:sz="5" w:space="0" w:color="538DD3"/>
              <w:left w:val="single" w:sz="5" w:space="0" w:color="538DD3"/>
              <w:bottom w:val="single" w:sz="5" w:space="0" w:color="538DD3"/>
              <w:right w:val="single" w:sz="5" w:space="0" w:color="538DD3"/>
            </w:tcBorders>
            <w:shd w:val="clear" w:color="auto" w:fill="DAEDF3"/>
          </w:tcPr>
          <w:p w14:paraId="195BF52D" w14:textId="77777777" w:rsidR="007C37E6" w:rsidRPr="007C37E6" w:rsidRDefault="007C37E6" w:rsidP="00615460">
            <w:pPr>
              <w:spacing w:before="78"/>
              <w:ind w:left="2302" w:right="2313"/>
              <w:jc w:val="center"/>
              <w:rPr>
                <w:rFonts w:eastAsia="Arial" w:cstheme="minorHAnsi"/>
                <w:sz w:val="18"/>
                <w:szCs w:val="18"/>
              </w:rPr>
            </w:pPr>
            <w:r w:rsidRPr="007C37E6">
              <w:rPr>
                <w:rFonts w:eastAsia="Arial" w:cstheme="minorHAnsi"/>
                <w:b/>
                <w:spacing w:val="1"/>
                <w:w w:val="99"/>
                <w:sz w:val="18"/>
                <w:szCs w:val="18"/>
              </w:rPr>
              <w:t>O</w:t>
            </w:r>
            <w:r w:rsidRPr="007C37E6">
              <w:rPr>
                <w:rFonts w:eastAsia="Arial" w:cstheme="minorHAnsi"/>
                <w:b/>
                <w:w w:val="99"/>
                <w:sz w:val="18"/>
                <w:szCs w:val="18"/>
              </w:rPr>
              <w:t>B</w:t>
            </w:r>
            <w:r w:rsidRPr="007C37E6">
              <w:rPr>
                <w:rFonts w:eastAsia="Arial" w:cstheme="minorHAnsi"/>
                <w:b/>
                <w:spacing w:val="-1"/>
                <w:w w:val="99"/>
                <w:sz w:val="18"/>
                <w:szCs w:val="18"/>
              </w:rPr>
              <w:t>SE</w:t>
            </w:r>
            <w:r w:rsidRPr="007C37E6">
              <w:rPr>
                <w:rFonts w:eastAsia="Arial" w:cstheme="minorHAnsi"/>
                <w:b/>
                <w:spacing w:val="2"/>
                <w:w w:val="99"/>
                <w:sz w:val="18"/>
                <w:szCs w:val="18"/>
              </w:rPr>
              <w:t>R</w:t>
            </w:r>
            <w:r w:rsidRPr="007C37E6">
              <w:rPr>
                <w:rFonts w:eastAsia="Arial" w:cstheme="minorHAnsi"/>
                <w:b/>
                <w:spacing w:val="4"/>
                <w:w w:val="99"/>
                <w:sz w:val="18"/>
                <w:szCs w:val="18"/>
              </w:rPr>
              <w:t>V</w:t>
            </w:r>
            <w:r w:rsidRPr="007C37E6">
              <w:rPr>
                <w:rFonts w:eastAsia="Arial" w:cstheme="minorHAnsi"/>
                <w:b/>
                <w:spacing w:val="-5"/>
                <w:w w:val="99"/>
                <w:sz w:val="18"/>
                <w:szCs w:val="18"/>
              </w:rPr>
              <w:t>A</w:t>
            </w:r>
            <w:r w:rsidRPr="007C37E6">
              <w:rPr>
                <w:rFonts w:eastAsia="Arial" w:cstheme="minorHAnsi"/>
                <w:b/>
                <w:w w:val="99"/>
                <w:sz w:val="18"/>
                <w:szCs w:val="18"/>
              </w:rPr>
              <w:t>CI</w:t>
            </w:r>
            <w:r w:rsidRPr="007C37E6">
              <w:rPr>
                <w:rFonts w:eastAsia="Arial" w:cstheme="minorHAnsi"/>
                <w:b/>
                <w:spacing w:val="1"/>
                <w:w w:val="99"/>
                <w:sz w:val="18"/>
                <w:szCs w:val="18"/>
              </w:rPr>
              <w:t>Ó</w:t>
            </w:r>
            <w:r w:rsidRPr="007C37E6">
              <w:rPr>
                <w:rFonts w:eastAsia="Arial" w:cstheme="minorHAnsi"/>
                <w:b/>
                <w:w w:val="99"/>
                <w:sz w:val="18"/>
                <w:szCs w:val="18"/>
              </w:rPr>
              <w:t>N</w:t>
            </w:r>
          </w:p>
        </w:tc>
      </w:tr>
      <w:tr w:rsidR="007C37E6" w:rsidRPr="007C37E6" w14:paraId="1875A0D8" w14:textId="77777777" w:rsidTr="007C37E6">
        <w:trPr>
          <w:trHeight w:hRule="exact" w:val="3933"/>
        </w:trPr>
        <w:tc>
          <w:tcPr>
            <w:tcW w:w="1341" w:type="pct"/>
            <w:tcBorders>
              <w:top w:val="single" w:sz="5" w:space="0" w:color="538DD3"/>
              <w:left w:val="single" w:sz="5" w:space="0" w:color="538DD3"/>
              <w:bottom w:val="single" w:sz="5" w:space="0" w:color="538DD3"/>
              <w:right w:val="single" w:sz="5" w:space="0" w:color="538DD3"/>
            </w:tcBorders>
          </w:tcPr>
          <w:p w14:paraId="6DF9C498" w14:textId="77777777" w:rsidR="007C37E6" w:rsidRPr="007C37E6" w:rsidRDefault="007C37E6" w:rsidP="00615460">
            <w:pPr>
              <w:spacing w:before="3" w:line="180" w:lineRule="exact"/>
              <w:rPr>
                <w:rFonts w:cstheme="minorHAnsi"/>
                <w:sz w:val="18"/>
                <w:szCs w:val="18"/>
              </w:rPr>
            </w:pPr>
          </w:p>
          <w:p w14:paraId="186328ED" w14:textId="1EF0D86D" w:rsidR="007C37E6" w:rsidRPr="007C37E6" w:rsidRDefault="007C37E6" w:rsidP="00615460">
            <w:pPr>
              <w:spacing w:before="2" w:line="200" w:lineRule="exact"/>
              <w:ind w:left="255" w:right="257"/>
              <w:jc w:val="center"/>
              <w:rPr>
                <w:rFonts w:eastAsia="Arial" w:cstheme="minorHAnsi"/>
                <w:sz w:val="18"/>
                <w:szCs w:val="18"/>
              </w:rPr>
            </w:pPr>
            <w:r w:rsidRPr="007C37E6">
              <w:rPr>
                <w:rFonts w:eastAsia="Arial" w:cstheme="minorHAnsi"/>
                <w:sz w:val="18"/>
                <w:szCs w:val="18"/>
              </w:rPr>
              <w:t xml:space="preserve">Reporte y Registro de los servidores desvinculados por las causales de ley que generan impedimento legal para ejercer cargo público </w:t>
            </w:r>
          </w:p>
        </w:tc>
        <w:tc>
          <w:tcPr>
            <w:tcW w:w="3659" w:type="pct"/>
            <w:tcBorders>
              <w:top w:val="single" w:sz="5" w:space="0" w:color="538DD3"/>
              <w:left w:val="single" w:sz="5" w:space="0" w:color="538DD3"/>
              <w:bottom w:val="single" w:sz="5" w:space="0" w:color="538DD3"/>
              <w:right w:val="single" w:sz="5" w:space="0" w:color="538DD3"/>
            </w:tcBorders>
          </w:tcPr>
          <w:p w14:paraId="2F25C7BE" w14:textId="77777777" w:rsidR="007C37E6" w:rsidRPr="007C37E6" w:rsidRDefault="007C37E6" w:rsidP="00615460">
            <w:pPr>
              <w:spacing w:before="6" w:line="180" w:lineRule="exact"/>
              <w:rPr>
                <w:rFonts w:cstheme="minorHAnsi"/>
                <w:sz w:val="18"/>
                <w:szCs w:val="18"/>
              </w:rPr>
            </w:pPr>
          </w:p>
          <w:p w14:paraId="576C8DFA" w14:textId="77777777" w:rsidR="007C37E6" w:rsidRPr="007C37E6" w:rsidRDefault="007C37E6" w:rsidP="00615460">
            <w:pPr>
              <w:spacing w:line="200" w:lineRule="exact"/>
              <w:rPr>
                <w:rFonts w:cstheme="minorHAnsi"/>
                <w:sz w:val="18"/>
                <w:szCs w:val="18"/>
              </w:rPr>
            </w:pPr>
          </w:p>
          <w:p w14:paraId="7033BCCD" w14:textId="45178AAD" w:rsidR="007C37E6" w:rsidRPr="007C37E6" w:rsidRDefault="007C37E6" w:rsidP="007C37E6">
            <w:pPr>
              <w:pStyle w:val="Prrafodelista"/>
              <w:tabs>
                <w:tab w:val="left" w:pos="284"/>
                <w:tab w:val="left" w:pos="426"/>
                <w:tab w:val="left" w:pos="567"/>
              </w:tabs>
              <w:spacing w:after="0" w:line="240" w:lineRule="auto"/>
              <w:ind w:left="0"/>
              <w:jc w:val="both"/>
              <w:outlineLvl w:val="1"/>
              <w:rPr>
                <w:rFonts w:asciiTheme="minorHAnsi" w:hAnsiTheme="minorHAnsi" w:cstheme="minorHAnsi"/>
                <w:sz w:val="18"/>
                <w:szCs w:val="18"/>
                <w:lang w:val="es-EC"/>
              </w:rPr>
            </w:pPr>
            <w:r w:rsidRPr="007C37E6">
              <w:rPr>
                <w:rFonts w:asciiTheme="minorHAnsi" w:hAnsiTheme="minorHAnsi" w:cstheme="minorHAnsi"/>
                <w:sz w:val="18"/>
                <w:szCs w:val="18"/>
                <w:lang w:val="es-EC"/>
              </w:rPr>
              <w:t xml:space="preserve">La Coordinación Zonal </w:t>
            </w:r>
            <w:r w:rsidR="00F65A6C">
              <w:rPr>
                <w:rFonts w:asciiTheme="minorHAnsi" w:hAnsiTheme="minorHAnsi" w:cstheme="minorHAnsi"/>
                <w:sz w:val="18"/>
                <w:szCs w:val="18"/>
                <w:lang w:val="es-EC"/>
              </w:rPr>
              <w:t xml:space="preserve">del Ministerio de Salud Pública, </w:t>
            </w:r>
            <w:r w:rsidRPr="007C37E6">
              <w:rPr>
                <w:rFonts w:asciiTheme="minorHAnsi" w:hAnsiTheme="minorHAnsi" w:cstheme="minorHAnsi"/>
                <w:sz w:val="18"/>
                <w:szCs w:val="18"/>
                <w:lang w:val="es-EC"/>
              </w:rPr>
              <w:t xml:space="preserve">remite el listado de treinta (30) servidores desvinculados de la institución durante el periodo de estudio, que generan impedimento legal para ejercer cargo público, de los cuales siete (7) por </w:t>
            </w:r>
            <w:r w:rsidR="00F65A6C">
              <w:rPr>
                <w:rFonts w:asciiTheme="minorHAnsi" w:hAnsiTheme="minorHAnsi" w:cstheme="minorHAnsi"/>
                <w:sz w:val="18"/>
                <w:szCs w:val="18"/>
                <w:lang w:val="es-EC"/>
              </w:rPr>
              <w:t>se</w:t>
            </w:r>
            <w:r w:rsidR="00584C06">
              <w:rPr>
                <w:rFonts w:asciiTheme="minorHAnsi" w:hAnsiTheme="minorHAnsi" w:cstheme="minorHAnsi"/>
                <w:sz w:val="18"/>
                <w:szCs w:val="18"/>
                <w:lang w:val="es-EC"/>
              </w:rPr>
              <w:t>r</w:t>
            </w:r>
            <w:r w:rsidR="00F65A6C">
              <w:rPr>
                <w:rFonts w:asciiTheme="minorHAnsi" w:hAnsiTheme="minorHAnsi" w:cstheme="minorHAnsi"/>
                <w:sz w:val="18"/>
                <w:szCs w:val="18"/>
                <w:lang w:val="es-EC"/>
              </w:rPr>
              <w:t xml:space="preserve"> indemnizaron por supresión de puestos, los cuales </w:t>
            </w:r>
            <w:r w:rsidRPr="00F65A6C">
              <w:rPr>
                <w:rFonts w:asciiTheme="minorHAnsi" w:hAnsiTheme="minorHAnsi" w:cstheme="minorHAnsi"/>
                <w:sz w:val="18"/>
                <w:szCs w:val="18"/>
                <w:lang w:val="es-EC"/>
              </w:rPr>
              <w:t>se encuentran registrados con impedimento legal</w:t>
            </w:r>
            <w:r w:rsidR="00F65A6C" w:rsidRPr="00F65A6C">
              <w:rPr>
                <w:rFonts w:asciiTheme="minorHAnsi" w:hAnsiTheme="minorHAnsi" w:cstheme="minorHAnsi"/>
                <w:sz w:val="18"/>
                <w:szCs w:val="18"/>
                <w:lang w:val="es-EC"/>
              </w:rPr>
              <w:t xml:space="preserve"> para</w:t>
            </w:r>
            <w:r w:rsidR="00F65A6C">
              <w:rPr>
                <w:rFonts w:asciiTheme="minorHAnsi" w:hAnsiTheme="minorHAnsi" w:cstheme="minorHAnsi"/>
                <w:sz w:val="18"/>
                <w:szCs w:val="18"/>
                <w:lang w:val="es-EC"/>
              </w:rPr>
              <w:t xml:space="preserve"> ejercer cargo </w:t>
            </w:r>
            <w:r w:rsidR="00615460">
              <w:rPr>
                <w:rFonts w:asciiTheme="minorHAnsi" w:hAnsiTheme="minorHAnsi" w:cstheme="minorHAnsi"/>
                <w:sz w:val="18"/>
                <w:szCs w:val="18"/>
                <w:lang w:val="es-EC"/>
              </w:rPr>
              <w:t>público</w:t>
            </w:r>
            <w:r w:rsidRPr="007C37E6">
              <w:rPr>
                <w:rFonts w:asciiTheme="minorHAnsi" w:hAnsiTheme="minorHAnsi" w:cstheme="minorHAnsi"/>
                <w:sz w:val="18"/>
                <w:szCs w:val="18"/>
                <w:lang w:val="es-EC"/>
              </w:rPr>
              <w:t>; y, veintitrés (23) para acogerse al proceso de jubilación, los cuales no constan dentro de la base de impedidos.</w:t>
            </w:r>
          </w:p>
          <w:p w14:paraId="0BDF0235" w14:textId="77777777" w:rsidR="007C37E6" w:rsidRPr="007C37E6" w:rsidRDefault="007C37E6" w:rsidP="007C37E6">
            <w:pPr>
              <w:pStyle w:val="Prrafodelista"/>
              <w:tabs>
                <w:tab w:val="left" w:pos="284"/>
                <w:tab w:val="left" w:pos="426"/>
                <w:tab w:val="left" w:pos="567"/>
              </w:tabs>
              <w:spacing w:after="0" w:line="240" w:lineRule="auto"/>
              <w:ind w:left="0"/>
              <w:jc w:val="both"/>
              <w:outlineLvl w:val="1"/>
              <w:rPr>
                <w:rFonts w:asciiTheme="minorHAnsi" w:hAnsiTheme="minorHAnsi" w:cstheme="minorHAnsi"/>
                <w:sz w:val="18"/>
                <w:szCs w:val="18"/>
                <w:lang w:val="es-EC"/>
              </w:rPr>
            </w:pPr>
          </w:p>
          <w:p w14:paraId="75680B0D" w14:textId="77777777" w:rsidR="007C37E6" w:rsidRPr="007C37E6" w:rsidRDefault="007C37E6" w:rsidP="007C37E6">
            <w:pPr>
              <w:pStyle w:val="Prrafodelista"/>
              <w:tabs>
                <w:tab w:val="left" w:pos="284"/>
                <w:tab w:val="left" w:pos="426"/>
                <w:tab w:val="left" w:pos="567"/>
              </w:tabs>
              <w:spacing w:after="0" w:line="240" w:lineRule="auto"/>
              <w:ind w:left="0"/>
              <w:jc w:val="both"/>
              <w:outlineLvl w:val="1"/>
              <w:rPr>
                <w:rFonts w:asciiTheme="minorHAnsi" w:hAnsiTheme="minorHAnsi" w:cstheme="minorHAnsi"/>
                <w:sz w:val="18"/>
                <w:szCs w:val="18"/>
                <w:lang w:val="es-EC"/>
              </w:rPr>
            </w:pPr>
          </w:p>
          <w:p w14:paraId="337CF812" w14:textId="77777777" w:rsidR="007C37E6" w:rsidRPr="007C37E6" w:rsidRDefault="007C37E6" w:rsidP="007C37E6">
            <w:pPr>
              <w:pStyle w:val="Prrafodelista"/>
              <w:tabs>
                <w:tab w:val="left" w:pos="284"/>
                <w:tab w:val="left" w:pos="426"/>
                <w:tab w:val="left" w:pos="567"/>
              </w:tabs>
              <w:spacing w:after="0" w:line="240" w:lineRule="auto"/>
              <w:ind w:left="0"/>
              <w:jc w:val="both"/>
              <w:outlineLvl w:val="1"/>
              <w:rPr>
                <w:rFonts w:asciiTheme="minorHAnsi" w:hAnsiTheme="minorHAnsi" w:cstheme="minorHAnsi"/>
                <w:sz w:val="18"/>
                <w:szCs w:val="18"/>
                <w:lang w:val="es-EC"/>
              </w:rPr>
            </w:pPr>
            <w:r w:rsidRPr="007C37E6">
              <w:rPr>
                <w:rFonts w:asciiTheme="minorHAnsi" w:hAnsiTheme="minorHAnsi" w:cstheme="minorHAnsi"/>
                <w:sz w:val="18"/>
                <w:szCs w:val="18"/>
                <w:lang w:val="es-EC"/>
              </w:rPr>
              <w:t>La institución no reporta servidores desvinculados por la causal de compra de renuncia obligatoria con indemnización desde la fecha de promulgación del Decreto 813.</w:t>
            </w:r>
          </w:p>
          <w:p w14:paraId="24958E02" w14:textId="18AB954F" w:rsidR="007C37E6" w:rsidRPr="007C37E6" w:rsidRDefault="007C37E6" w:rsidP="00615460">
            <w:pPr>
              <w:spacing w:before="2"/>
              <w:ind w:left="133" w:right="105"/>
              <w:jc w:val="both"/>
              <w:rPr>
                <w:rFonts w:eastAsia="Arial" w:cstheme="minorHAnsi"/>
                <w:sz w:val="18"/>
                <w:szCs w:val="18"/>
              </w:rPr>
            </w:pPr>
          </w:p>
        </w:tc>
      </w:tr>
    </w:tbl>
    <w:p w14:paraId="3079D81A" w14:textId="77777777" w:rsidR="007C37E6" w:rsidRDefault="007C37E6"/>
    <w:p w14:paraId="684A0144" w14:textId="77777777" w:rsidR="007C37E6" w:rsidRDefault="007C37E6"/>
    <w:p w14:paraId="7A1F6C42" w14:textId="77777777" w:rsidR="007C37E6" w:rsidRDefault="007C37E6"/>
    <w:p w14:paraId="22892906" w14:textId="77777777" w:rsidR="007C37E6" w:rsidRDefault="007C37E6"/>
    <w:p w14:paraId="3A06CAD1" w14:textId="77777777" w:rsidR="000B5369" w:rsidRDefault="000B5369"/>
    <w:p w14:paraId="319F86B9" w14:textId="77777777" w:rsidR="000B5369" w:rsidRDefault="000B5369"/>
    <w:p w14:paraId="50003608" w14:textId="77777777" w:rsidR="000B5369" w:rsidRDefault="000B5369"/>
    <w:p w14:paraId="3325AE0B" w14:textId="77777777" w:rsidR="000B5369" w:rsidRDefault="000B5369"/>
    <w:p w14:paraId="4792AD5E" w14:textId="77777777" w:rsidR="000B5369" w:rsidRDefault="000B5369"/>
    <w:p w14:paraId="6111D307" w14:textId="77777777" w:rsidR="000B5369" w:rsidRDefault="000B5369"/>
    <w:p w14:paraId="03D99242" w14:textId="77777777" w:rsidR="000B5369" w:rsidRDefault="000B5369"/>
    <w:p w14:paraId="08E9D8B2" w14:textId="77777777" w:rsidR="000B5369" w:rsidRDefault="000B5369">
      <w:pPr>
        <w:sectPr w:rsidR="000B5369" w:rsidSect="00B804C2">
          <w:headerReference w:type="even" r:id="rId6"/>
          <w:headerReference w:type="default" r:id="rId7"/>
          <w:headerReference w:type="first" r:id="rId8"/>
          <w:pgSz w:w="11906" w:h="16838"/>
          <w:pgMar w:top="1701" w:right="1701" w:bottom="1417" w:left="1701" w:header="708" w:footer="708" w:gutter="0"/>
          <w:cols w:space="708"/>
          <w:docGrid w:linePitch="360"/>
        </w:sectPr>
      </w:pPr>
    </w:p>
    <w:p w14:paraId="4CCC91DE" w14:textId="1B2040DC" w:rsidR="000B5369" w:rsidRDefault="000B5369" w:rsidP="000B5369">
      <w:pPr>
        <w:jc w:val="center"/>
        <w:rPr>
          <w:b/>
        </w:rPr>
      </w:pPr>
      <w:r w:rsidRPr="000B5369">
        <w:rPr>
          <w:b/>
        </w:rPr>
        <w:lastRenderedPageBreak/>
        <w:t>LISTADO DE PERSONAL DESVINCULADO POR CAUSALES QUE GENERAN IMPEDIMENTO  POR LA INSTITUCIÓN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5"/>
        <w:gridCol w:w="640"/>
        <w:gridCol w:w="696"/>
        <w:gridCol w:w="1676"/>
        <w:gridCol w:w="685"/>
        <w:gridCol w:w="874"/>
        <w:gridCol w:w="2011"/>
        <w:gridCol w:w="1559"/>
        <w:gridCol w:w="673"/>
        <w:gridCol w:w="756"/>
        <w:gridCol w:w="700"/>
        <w:gridCol w:w="516"/>
        <w:gridCol w:w="756"/>
        <w:gridCol w:w="756"/>
        <w:gridCol w:w="402"/>
        <w:gridCol w:w="725"/>
      </w:tblGrid>
      <w:tr w:rsidR="000B5369" w:rsidRPr="000B5369" w:rsidDel="00584C06" w14:paraId="5B08C745" w14:textId="3F3D943B" w:rsidTr="000B5369">
        <w:trPr>
          <w:trHeight w:val="900"/>
          <w:del w:id="0" w:author="María_Nole" w:date="2023-06-14T14:10:00Z"/>
        </w:trPr>
        <w:tc>
          <w:tcPr>
            <w:tcW w:w="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28E9FC" w14:textId="57C68033" w:rsidR="000B5369" w:rsidRPr="000B5369" w:rsidDel="00584C06" w:rsidRDefault="000B5369" w:rsidP="000B5369">
            <w:pPr>
              <w:spacing w:after="0" w:line="240" w:lineRule="auto"/>
              <w:jc w:val="center"/>
              <w:rPr>
                <w:del w:id="1" w:author="María_Nole" w:date="2023-06-14T14:10:00Z"/>
                <w:rFonts w:eastAsia="Times New Roman" w:cstheme="minorHAnsi"/>
                <w:b/>
                <w:bCs/>
                <w:sz w:val="12"/>
                <w:szCs w:val="12"/>
                <w:lang w:eastAsia="es-EC"/>
              </w:rPr>
            </w:pPr>
            <w:del w:id="2" w:author="María_Nole" w:date="2023-06-14T14:10:00Z">
              <w:r w:rsidRPr="000B5369" w:rsidDel="00584C06">
                <w:rPr>
                  <w:rFonts w:eastAsia="Times New Roman" w:cstheme="minorHAnsi"/>
                  <w:b/>
                  <w:bCs/>
                  <w:sz w:val="12"/>
                  <w:szCs w:val="12"/>
                  <w:lang w:eastAsia="es-EC"/>
                </w:rPr>
                <w:delText>No.</w:delText>
              </w:r>
            </w:del>
          </w:p>
        </w:tc>
        <w:tc>
          <w:tcPr>
            <w:tcW w:w="2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A516EE" w14:textId="77A5FF43" w:rsidR="000B5369" w:rsidRPr="000B5369" w:rsidDel="00584C06" w:rsidRDefault="000B5369" w:rsidP="000B5369">
            <w:pPr>
              <w:spacing w:after="0" w:line="240" w:lineRule="auto"/>
              <w:jc w:val="center"/>
              <w:rPr>
                <w:del w:id="3" w:author="María_Nole" w:date="2023-06-14T14:10:00Z"/>
                <w:rFonts w:eastAsia="Times New Roman" w:cstheme="minorHAnsi"/>
                <w:b/>
                <w:bCs/>
                <w:sz w:val="12"/>
                <w:szCs w:val="12"/>
                <w:lang w:eastAsia="es-EC"/>
              </w:rPr>
            </w:pPr>
            <w:del w:id="4" w:author="María_Nole" w:date="2023-06-14T14:10:00Z">
              <w:r w:rsidRPr="000B5369" w:rsidDel="00584C06">
                <w:rPr>
                  <w:rFonts w:eastAsia="Times New Roman" w:cstheme="minorHAnsi"/>
                  <w:b/>
                  <w:bCs/>
                  <w:sz w:val="12"/>
                  <w:szCs w:val="12"/>
                  <w:lang w:eastAsia="es-EC"/>
                </w:rPr>
                <w:delText>CÉDULA</w:delText>
              </w:r>
            </w:del>
          </w:p>
        </w:tc>
        <w:tc>
          <w:tcPr>
            <w:tcW w:w="4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C6D6CA5" w14:textId="19AC2C40" w:rsidR="000B5369" w:rsidRPr="000B5369" w:rsidDel="00584C06" w:rsidRDefault="000B5369" w:rsidP="000B5369">
            <w:pPr>
              <w:spacing w:after="0" w:line="240" w:lineRule="auto"/>
              <w:jc w:val="center"/>
              <w:rPr>
                <w:del w:id="5" w:author="María_Nole" w:date="2023-06-14T14:10:00Z"/>
                <w:rFonts w:eastAsia="Times New Roman" w:cstheme="minorHAnsi"/>
                <w:b/>
                <w:bCs/>
                <w:sz w:val="12"/>
                <w:szCs w:val="12"/>
                <w:lang w:eastAsia="es-EC"/>
              </w:rPr>
            </w:pPr>
            <w:del w:id="6" w:author="María_Nole" w:date="2023-06-14T14:10:00Z">
              <w:r w:rsidRPr="000B5369" w:rsidDel="00584C06">
                <w:rPr>
                  <w:rFonts w:eastAsia="Times New Roman" w:cstheme="minorHAnsi"/>
                  <w:b/>
                  <w:bCs/>
                  <w:sz w:val="12"/>
                  <w:szCs w:val="12"/>
                  <w:lang w:eastAsia="es-EC"/>
                </w:rPr>
                <w:delText>NOMBRES Y APELLIDOS</w:delText>
              </w:r>
            </w:del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CEDDB05" w14:textId="5D159AA4" w:rsidR="000B5369" w:rsidRPr="000B5369" w:rsidDel="00584C06" w:rsidRDefault="000B5369" w:rsidP="000B5369">
            <w:pPr>
              <w:spacing w:after="0" w:line="240" w:lineRule="auto"/>
              <w:jc w:val="center"/>
              <w:rPr>
                <w:del w:id="7" w:author="María_Nole" w:date="2023-06-14T14:10:00Z"/>
                <w:rFonts w:eastAsia="Times New Roman" w:cstheme="minorHAnsi"/>
                <w:b/>
                <w:bCs/>
                <w:sz w:val="12"/>
                <w:szCs w:val="12"/>
                <w:lang w:eastAsia="es-EC"/>
              </w:rPr>
            </w:pPr>
            <w:del w:id="8" w:author="María_Nole" w:date="2023-06-14T14:10:00Z">
              <w:r w:rsidRPr="000B5369" w:rsidDel="00584C06">
                <w:rPr>
                  <w:rFonts w:eastAsia="Times New Roman" w:cstheme="minorHAnsi"/>
                  <w:b/>
                  <w:bCs/>
                  <w:sz w:val="12"/>
                  <w:szCs w:val="12"/>
                  <w:lang w:eastAsia="es-EC"/>
                </w:rPr>
                <w:delText>MODALIDAD LABORAL</w:delText>
              </w:r>
            </w:del>
          </w:p>
        </w:tc>
        <w:tc>
          <w:tcPr>
            <w:tcW w:w="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BF82A02" w14:textId="77EF767C" w:rsidR="000B5369" w:rsidRPr="000B5369" w:rsidDel="00584C06" w:rsidRDefault="000B5369" w:rsidP="000B5369">
            <w:pPr>
              <w:spacing w:after="0" w:line="240" w:lineRule="auto"/>
              <w:jc w:val="center"/>
              <w:rPr>
                <w:del w:id="9" w:author="María_Nole" w:date="2023-06-14T14:10:00Z"/>
                <w:rFonts w:eastAsia="Times New Roman" w:cstheme="minorHAnsi"/>
                <w:b/>
                <w:bCs/>
                <w:sz w:val="12"/>
                <w:szCs w:val="12"/>
                <w:lang w:eastAsia="es-EC"/>
              </w:rPr>
            </w:pPr>
            <w:del w:id="10" w:author="María_Nole" w:date="2023-06-14T14:10:00Z">
              <w:r w:rsidRPr="000B5369" w:rsidDel="00584C06">
                <w:rPr>
                  <w:rFonts w:eastAsia="Times New Roman" w:cstheme="minorHAnsi"/>
                  <w:b/>
                  <w:bCs/>
                  <w:sz w:val="12"/>
                  <w:szCs w:val="12"/>
                  <w:lang w:eastAsia="es-EC"/>
                </w:rPr>
                <w:delText>FECHA DE NACIMIENTO</w:delText>
              </w:r>
            </w:del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A704460" w14:textId="22344E01" w:rsidR="000B5369" w:rsidRPr="000B5369" w:rsidDel="00584C06" w:rsidRDefault="000B5369" w:rsidP="000B5369">
            <w:pPr>
              <w:spacing w:after="0" w:line="240" w:lineRule="auto"/>
              <w:jc w:val="center"/>
              <w:rPr>
                <w:del w:id="11" w:author="María_Nole" w:date="2023-06-14T14:10:00Z"/>
                <w:rFonts w:eastAsia="Times New Roman" w:cstheme="minorHAnsi"/>
                <w:b/>
                <w:bCs/>
                <w:sz w:val="12"/>
                <w:szCs w:val="12"/>
                <w:lang w:eastAsia="es-EC"/>
              </w:rPr>
            </w:pPr>
            <w:del w:id="12" w:author="María_Nole" w:date="2023-06-14T14:10:00Z">
              <w:r w:rsidRPr="000B5369" w:rsidDel="00584C06">
                <w:rPr>
                  <w:rFonts w:eastAsia="Times New Roman" w:cstheme="minorHAnsi"/>
                  <w:b/>
                  <w:bCs/>
                  <w:sz w:val="12"/>
                  <w:szCs w:val="12"/>
                  <w:lang w:eastAsia="es-EC"/>
                </w:rPr>
                <w:delText>FECHA DE DESVINCULACIÓN</w:delText>
              </w:r>
            </w:del>
          </w:p>
        </w:tc>
        <w:tc>
          <w:tcPr>
            <w:tcW w:w="7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FBF2D0" w14:textId="023C36B4" w:rsidR="000B5369" w:rsidRPr="000B5369" w:rsidDel="00584C06" w:rsidRDefault="000B5369" w:rsidP="000B5369">
            <w:pPr>
              <w:spacing w:after="0" w:line="240" w:lineRule="auto"/>
              <w:jc w:val="center"/>
              <w:rPr>
                <w:del w:id="13" w:author="María_Nole" w:date="2023-06-14T14:10:00Z"/>
                <w:rFonts w:eastAsia="Times New Roman" w:cstheme="minorHAnsi"/>
                <w:b/>
                <w:bCs/>
                <w:sz w:val="12"/>
                <w:szCs w:val="12"/>
                <w:lang w:eastAsia="es-EC"/>
              </w:rPr>
            </w:pPr>
            <w:del w:id="14" w:author="María_Nole" w:date="2023-06-14T14:10:00Z">
              <w:r w:rsidRPr="000B5369" w:rsidDel="00584C06">
                <w:rPr>
                  <w:rFonts w:eastAsia="Times New Roman" w:cstheme="minorHAnsi"/>
                  <w:b/>
                  <w:bCs/>
                  <w:sz w:val="12"/>
                  <w:szCs w:val="12"/>
                  <w:lang w:eastAsia="es-EC"/>
                </w:rPr>
                <w:delText>CAUSAL DE DESVINCULACIÓN</w:delText>
              </w:r>
            </w:del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A89" w14:textId="5AEADC55" w:rsidR="000B5369" w:rsidRPr="000B5369" w:rsidDel="00584C06" w:rsidRDefault="000B5369" w:rsidP="000B5369">
            <w:pPr>
              <w:spacing w:after="0" w:line="240" w:lineRule="auto"/>
              <w:jc w:val="center"/>
              <w:rPr>
                <w:del w:id="15" w:author="María_Nole" w:date="2023-06-14T14:10:00Z"/>
                <w:rFonts w:eastAsia="Times New Roman" w:cstheme="minorHAnsi"/>
                <w:b/>
                <w:bCs/>
                <w:sz w:val="12"/>
                <w:szCs w:val="12"/>
                <w:lang w:eastAsia="es-EC"/>
              </w:rPr>
            </w:pPr>
            <w:del w:id="16" w:author="María_Nole" w:date="2023-06-14T14:10:00Z">
              <w:r w:rsidRPr="000B5369" w:rsidDel="00584C06">
                <w:rPr>
                  <w:rFonts w:eastAsia="Times New Roman" w:cstheme="minorHAnsi"/>
                  <w:b/>
                  <w:bCs/>
                  <w:sz w:val="12"/>
                  <w:szCs w:val="12"/>
                  <w:lang w:eastAsia="es-EC"/>
                </w:rPr>
                <w:delText>No. DE RESOLUCIÓN</w:delText>
              </w:r>
            </w:del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E983C7F" w14:textId="0B62A7F0" w:rsidR="000B5369" w:rsidRPr="000B5369" w:rsidDel="00584C06" w:rsidRDefault="000B5369" w:rsidP="000B5369">
            <w:pPr>
              <w:spacing w:after="0" w:line="240" w:lineRule="auto"/>
              <w:jc w:val="center"/>
              <w:rPr>
                <w:del w:id="17" w:author="María_Nole" w:date="2023-06-14T14:10:00Z"/>
                <w:rFonts w:eastAsia="Times New Roman" w:cstheme="minorHAnsi"/>
                <w:b/>
                <w:bCs/>
                <w:sz w:val="12"/>
                <w:szCs w:val="12"/>
                <w:lang w:eastAsia="es-EC"/>
              </w:rPr>
            </w:pPr>
            <w:del w:id="18" w:author="María_Nole" w:date="2023-06-14T14:10:00Z">
              <w:r w:rsidRPr="000B5369" w:rsidDel="00584C06">
                <w:rPr>
                  <w:rFonts w:eastAsia="Times New Roman" w:cstheme="minorHAnsi"/>
                  <w:b/>
                  <w:bCs/>
                  <w:sz w:val="12"/>
                  <w:szCs w:val="12"/>
                  <w:lang w:eastAsia="es-EC"/>
                </w:rPr>
                <w:delText>FECHA DE RESOLUCIÓN</w:delText>
              </w:r>
            </w:del>
          </w:p>
        </w:tc>
        <w:tc>
          <w:tcPr>
            <w:tcW w:w="2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155ACDB" w14:textId="1576B96C" w:rsidR="000B5369" w:rsidRPr="000B5369" w:rsidDel="00584C06" w:rsidRDefault="000B5369" w:rsidP="000B5369">
            <w:pPr>
              <w:spacing w:after="0" w:line="240" w:lineRule="auto"/>
              <w:jc w:val="center"/>
              <w:rPr>
                <w:del w:id="19" w:author="María_Nole" w:date="2023-06-14T14:10:00Z"/>
                <w:rFonts w:eastAsia="Times New Roman" w:cstheme="minorHAnsi"/>
                <w:b/>
                <w:bCs/>
                <w:sz w:val="12"/>
                <w:szCs w:val="12"/>
                <w:lang w:eastAsia="es-EC"/>
              </w:rPr>
            </w:pPr>
            <w:del w:id="20" w:author="María_Nole" w:date="2023-06-14T14:10:00Z">
              <w:r w:rsidRPr="000B5369" w:rsidDel="00584C06">
                <w:rPr>
                  <w:rFonts w:eastAsia="Times New Roman" w:cstheme="minorHAnsi"/>
                  <w:b/>
                  <w:bCs/>
                  <w:sz w:val="12"/>
                  <w:szCs w:val="12"/>
                  <w:lang w:eastAsia="es-EC"/>
                </w:rPr>
                <w:delText>REPORTA IMPEDIMENTO EN EL SISTEMA MDT</w:delText>
              </w:r>
            </w:del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ED5036F" w14:textId="4720C5BA" w:rsidR="000B5369" w:rsidRPr="000B5369" w:rsidDel="00584C06" w:rsidRDefault="000B5369" w:rsidP="000B5369">
            <w:pPr>
              <w:spacing w:after="0" w:line="240" w:lineRule="auto"/>
              <w:jc w:val="center"/>
              <w:rPr>
                <w:del w:id="21" w:author="María_Nole" w:date="2023-06-14T14:10:00Z"/>
                <w:rFonts w:eastAsia="Times New Roman" w:cstheme="minorHAnsi"/>
                <w:b/>
                <w:bCs/>
                <w:sz w:val="12"/>
                <w:szCs w:val="12"/>
                <w:lang w:eastAsia="es-EC"/>
              </w:rPr>
            </w:pPr>
            <w:del w:id="22" w:author="María_Nole" w:date="2023-06-14T14:10:00Z">
              <w:r w:rsidRPr="000B5369" w:rsidDel="00584C06">
                <w:rPr>
                  <w:rFonts w:eastAsia="Times New Roman" w:cstheme="minorHAnsi"/>
                  <w:b/>
                  <w:bCs/>
                  <w:sz w:val="12"/>
                  <w:szCs w:val="12"/>
                  <w:lang w:eastAsia="es-EC"/>
                </w:rPr>
                <w:delText xml:space="preserve">Nro DE DOCUMENTO </w:delText>
              </w:r>
            </w:del>
          </w:p>
        </w:tc>
        <w:tc>
          <w:tcPr>
            <w:tcW w:w="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CF183CD" w14:textId="0A5586A3" w:rsidR="000B5369" w:rsidRPr="000B5369" w:rsidDel="00584C06" w:rsidRDefault="000B5369" w:rsidP="000B5369">
            <w:pPr>
              <w:spacing w:after="0" w:line="240" w:lineRule="auto"/>
              <w:jc w:val="center"/>
              <w:rPr>
                <w:del w:id="23" w:author="María_Nole" w:date="2023-06-14T14:10:00Z"/>
                <w:rFonts w:eastAsia="Times New Roman" w:cstheme="minorHAnsi"/>
                <w:b/>
                <w:bCs/>
                <w:sz w:val="12"/>
                <w:szCs w:val="12"/>
                <w:lang w:eastAsia="es-EC"/>
              </w:rPr>
            </w:pPr>
            <w:del w:id="24" w:author="María_Nole" w:date="2023-06-14T14:10:00Z">
              <w:r w:rsidRPr="000B5369" w:rsidDel="00584C06">
                <w:rPr>
                  <w:rFonts w:eastAsia="Times New Roman" w:cstheme="minorHAnsi"/>
                  <w:b/>
                  <w:bCs/>
                  <w:sz w:val="12"/>
                  <w:szCs w:val="12"/>
                  <w:lang w:eastAsia="es-EC"/>
                </w:rPr>
                <w:delText>FECHA</w:delText>
              </w:r>
            </w:del>
          </w:p>
        </w:tc>
        <w:tc>
          <w:tcPr>
            <w:tcW w:w="2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5A3E72" w14:textId="378BF60C" w:rsidR="000B5369" w:rsidRPr="000B5369" w:rsidDel="00584C06" w:rsidRDefault="000B5369" w:rsidP="000B5369">
            <w:pPr>
              <w:spacing w:after="0" w:line="240" w:lineRule="auto"/>
              <w:jc w:val="center"/>
              <w:rPr>
                <w:del w:id="25" w:author="María_Nole" w:date="2023-06-14T14:10:00Z"/>
                <w:rFonts w:eastAsia="Times New Roman" w:cstheme="minorHAnsi"/>
                <w:b/>
                <w:bCs/>
                <w:sz w:val="12"/>
                <w:szCs w:val="12"/>
                <w:lang w:eastAsia="es-EC"/>
              </w:rPr>
            </w:pPr>
            <w:del w:id="26" w:author="María_Nole" w:date="2023-06-14T14:10:00Z">
              <w:r w:rsidRPr="000B5369" w:rsidDel="00584C06">
                <w:rPr>
                  <w:rFonts w:eastAsia="Times New Roman" w:cstheme="minorHAnsi"/>
                  <w:b/>
                  <w:bCs/>
                  <w:sz w:val="12"/>
                  <w:szCs w:val="12"/>
                  <w:lang w:eastAsia="es-EC"/>
                </w:rPr>
                <w:delText xml:space="preserve">TIENE VARIOS REGISTROS DE IMPEDIMENTO </w:delText>
              </w:r>
            </w:del>
          </w:p>
        </w:tc>
        <w:tc>
          <w:tcPr>
            <w:tcW w:w="2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91A4F58" w14:textId="18368292" w:rsidR="000B5369" w:rsidRPr="000B5369" w:rsidDel="00584C06" w:rsidRDefault="000B5369" w:rsidP="000B5369">
            <w:pPr>
              <w:spacing w:after="0" w:line="240" w:lineRule="auto"/>
              <w:jc w:val="center"/>
              <w:rPr>
                <w:del w:id="27" w:author="María_Nole" w:date="2023-06-14T14:10:00Z"/>
                <w:rFonts w:eastAsia="Times New Roman" w:cstheme="minorHAnsi"/>
                <w:b/>
                <w:bCs/>
                <w:sz w:val="12"/>
                <w:szCs w:val="12"/>
                <w:lang w:eastAsia="es-EC"/>
              </w:rPr>
            </w:pPr>
            <w:del w:id="28" w:author="María_Nole" w:date="2023-06-14T14:10:00Z">
              <w:r w:rsidRPr="000B5369" w:rsidDel="00584C06">
                <w:rPr>
                  <w:rFonts w:eastAsia="Times New Roman" w:cstheme="minorHAnsi"/>
                  <w:b/>
                  <w:bCs/>
                  <w:sz w:val="12"/>
                  <w:szCs w:val="12"/>
                  <w:lang w:eastAsia="es-EC"/>
                </w:rPr>
                <w:delText xml:space="preserve">FECHAS REGISTROS DE IMPEDIMENTO </w:delText>
              </w:r>
            </w:del>
          </w:p>
        </w:tc>
        <w:tc>
          <w:tcPr>
            <w:tcW w:w="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16291B9" w14:textId="5B2BA48F" w:rsidR="000B5369" w:rsidRPr="000B5369" w:rsidDel="00584C06" w:rsidRDefault="000B5369" w:rsidP="000B5369">
            <w:pPr>
              <w:spacing w:after="0" w:line="240" w:lineRule="auto"/>
              <w:jc w:val="center"/>
              <w:rPr>
                <w:del w:id="29" w:author="María_Nole" w:date="2023-06-14T14:10:00Z"/>
                <w:rFonts w:eastAsia="Times New Roman" w:cstheme="minorHAnsi"/>
                <w:b/>
                <w:bCs/>
                <w:sz w:val="12"/>
                <w:szCs w:val="12"/>
                <w:lang w:eastAsia="es-EC"/>
              </w:rPr>
            </w:pPr>
            <w:del w:id="30" w:author="María_Nole" w:date="2023-06-14T14:10:00Z">
              <w:r w:rsidRPr="000B5369" w:rsidDel="00584C06">
                <w:rPr>
                  <w:rFonts w:eastAsia="Times New Roman" w:cstheme="minorHAnsi"/>
                  <w:b/>
                  <w:bCs/>
                  <w:sz w:val="12"/>
                  <w:szCs w:val="12"/>
                  <w:lang w:eastAsia="es-EC"/>
                </w:rPr>
                <w:delText>HORA</w:delText>
              </w:r>
            </w:del>
          </w:p>
        </w:tc>
        <w:tc>
          <w:tcPr>
            <w:tcW w:w="2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D4D3C" w14:textId="37C29792" w:rsidR="000B5369" w:rsidRPr="000B5369" w:rsidDel="00584C06" w:rsidRDefault="000B5369" w:rsidP="000B5369">
            <w:pPr>
              <w:spacing w:after="0" w:line="240" w:lineRule="auto"/>
              <w:jc w:val="center"/>
              <w:rPr>
                <w:del w:id="31" w:author="María_Nole" w:date="2023-06-14T14:10:00Z"/>
                <w:rFonts w:eastAsia="Times New Roman" w:cstheme="minorHAnsi"/>
                <w:b/>
                <w:bCs/>
                <w:sz w:val="12"/>
                <w:szCs w:val="12"/>
                <w:lang w:eastAsia="es-EC"/>
              </w:rPr>
            </w:pPr>
            <w:del w:id="32" w:author="María_Nole" w:date="2023-06-14T14:10:00Z">
              <w:r w:rsidRPr="000B5369" w:rsidDel="00584C06">
                <w:rPr>
                  <w:rFonts w:eastAsia="Times New Roman" w:cstheme="minorHAnsi"/>
                  <w:b/>
                  <w:bCs/>
                  <w:sz w:val="12"/>
                  <w:szCs w:val="12"/>
                  <w:lang w:eastAsia="es-EC"/>
                </w:rPr>
                <w:delText xml:space="preserve">OBSEVACION </w:delText>
              </w:r>
            </w:del>
          </w:p>
        </w:tc>
      </w:tr>
      <w:tr w:rsidR="000B5369" w:rsidRPr="000B5369" w:rsidDel="00584C06" w14:paraId="28E3FF71" w14:textId="3B98FE02" w:rsidTr="000B5369">
        <w:trPr>
          <w:trHeight w:val="585"/>
          <w:del w:id="33" w:author="María_Nole" w:date="2023-06-14T14:10:00Z"/>
        </w:trPr>
        <w:tc>
          <w:tcPr>
            <w:tcW w:w="1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D17F0D" w14:textId="32A83DF1" w:rsidR="000B5369" w:rsidRPr="000B5369" w:rsidDel="00584C06" w:rsidRDefault="000B5369" w:rsidP="000B5369">
            <w:pPr>
              <w:spacing w:after="0" w:line="240" w:lineRule="auto"/>
              <w:rPr>
                <w:del w:id="34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35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</w:delText>
              </w:r>
            </w:del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3FF85" w14:textId="3BB6B046" w:rsidR="000B5369" w:rsidRPr="000B5369" w:rsidDel="00584C06" w:rsidRDefault="000B5369" w:rsidP="000B5369">
            <w:pPr>
              <w:spacing w:after="0" w:line="240" w:lineRule="auto"/>
              <w:rPr>
                <w:del w:id="36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37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1102017389</w:delText>
              </w:r>
            </w:del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E6E7D6F" w14:textId="78BCD7B0" w:rsidR="000B5369" w:rsidRPr="000B5369" w:rsidDel="00584C06" w:rsidRDefault="000B5369" w:rsidP="000B5369">
            <w:pPr>
              <w:spacing w:after="0" w:line="240" w:lineRule="auto"/>
              <w:rPr>
                <w:del w:id="38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39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BARBA TAPIA FABIOLA MARIA</w:delText>
              </w:r>
            </w:del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CF0FA5" w14:textId="6FC56FA7" w:rsidR="000B5369" w:rsidRPr="000B5369" w:rsidDel="00584C06" w:rsidRDefault="000B5369" w:rsidP="000B5369">
            <w:pPr>
              <w:spacing w:after="0" w:line="240" w:lineRule="auto"/>
              <w:rPr>
                <w:del w:id="40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1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LEY ORGANICA DEL SERVICIO PUBLICO</w:delText>
              </w:r>
            </w:del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824C0" w14:textId="6F083DBA" w:rsidR="000B5369" w:rsidRPr="000B5369" w:rsidDel="00584C06" w:rsidRDefault="000B5369" w:rsidP="000B5369">
            <w:pPr>
              <w:spacing w:after="0" w:line="240" w:lineRule="auto"/>
              <w:rPr>
                <w:del w:id="42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3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11/07/1963</w:delText>
              </w:r>
            </w:del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8C6C4AC" w14:textId="4DDB1A0E" w:rsidR="000B5369" w:rsidRPr="000B5369" w:rsidDel="00584C06" w:rsidRDefault="000B5369" w:rsidP="000B5369">
            <w:pPr>
              <w:spacing w:after="0" w:line="240" w:lineRule="auto"/>
              <w:rPr>
                <w:del w:id="44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45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06/05/2021</w:delText>
              </w:r>
            </w:del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73DC1E" w14:textId="7202BB69" w:rsidR="000B5369" w:rsidRPr="000B5369" w:rsidDel="00584C06" w:rsidRDefault="000B5369" w:rsidP="000B5369">
            <w:pPr>
              <w:spacing w:after="0" w:line="240" w:lineRule="auto"/>
              <w:rPr>
                <w:del w:id="46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7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INDEMNIZACIÓN POR TERMINACIÓN LABORAL</w:delText>
              </w:r>
            </w:del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3D0385F" w14:textId="460522BC" w:rsidR="000B5369" w:rsidRPr="000B5369" w:rsidDel="00584C06" w:rsidRDefault="000B5369" w:rsidP="000B5369">
            <w:pPr>
              <w:spacing w:after="0" w:line="240" w:lineRule="auto"/>
              <w:rPr>
                <w:del w:id="48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9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MDT-SFSP-2021-019H9:H28H9:H28</w:delText>
              </w:r>
            </w:del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60F8DAC" w14:textId="348E52E7" w:rsidR="000B5369" w:rsidRPr="000B5369" w:rsidDel="00584C06" w:rsidRDefault="000B5369" w:rsidP="000B5369">
            <w:pPr>
              <w:spacing w:after="0" w:line="240" w:lineRule="auto"/>
              <w:rPr>
                <w:del w:id="50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1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6/5/2021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DBACE62" w14:textId="0874E285" w:rsidR="000B5369" w:rsidRPr="000B5369" w:rsidDel="00584C06" w:rsidRDefault="000B5369" w:rsidP="000B5369">
            <w:pPr>
              <w:spacing w:after="0" w:line="240" w:lineRule="auto"/>
              <w:rPr>
                <w:del w:id="52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3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SI</w:delText>
              </w:r>
            </w:del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28C69B5" w14:textId="58D64013" w:rsidR="000B5369" w:rsidRPr="000B5369" w:rsidDel="00584C06" w:rsidRDefault="000B5369" w:rsidP="000B5369">
            <w:pPr>
              <w:spacing w:after="0" w:line="240" w:lineRule="auto"/>
              <w:rPr>
                <w:del w:id="54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5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SI</w:delText>
              </w:r>
            </w:del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01201" w14:textId="7392DFBE" w:rsidR="000B5369" w:rsidRPr="000B5369" w:rsidDel="00584C06" w:rsidRDefault="000B5369" w:rsidP="000B5369">
            <w:pPr>
              <w:spacing w:after="0" w:line="240" w:lineRule="auto"/>
              <w:jc w:val="right"/>
              <w:rPr>
                <w:del w:id="56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7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1/6/2021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67F949F" w14:textId="2CAF2A3C" w:rsidR="000B5369" w:rsidRPr="000B5369" w:rsidDel="00584C06" w:rsidRDefault="000B5369" w:rsidP="000B5369">
            <w:pPr>
              <w:spacing w:after="0" w:line="240" w:lineRule="auto"/>
              <w:rPr>
                <w:del w:id="58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9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54C96" w14:textId="6D34F7A2" w:rsidR="000B5369" w:rsidRPr="000B5369" w:rsidDel="00584C06" w:rsidRDefault="000B5369" w:rsidP="000B5369">
            <w:pPr>
              <w:spacing w:after="0" w:line="240" w:lineRule="auto"/>
              <w:rPr>
                <w:del w:id="60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1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N/A</w:delText>
              </w:r>
            </w:del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A07F281" w14:textId="22ACFDE8" w:rsidR="000B5369" w:rsidRPr="000B5369" w:rsidDel="00584C06" w:rsidRDefault="000B5369" w:rsidP="000B5369">
            <w:pPr>
              <w:spacing w:after="0" w:line="240" w:lineRule="auto"/>
              <w:rPr>
                <w:del w:id="62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3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16H22</w:delText>
              </w:r>
            </w:del>
          </w:p>
        </w:tc>
        <w:tc>
          <w:tcPr>
            <w:tcW w:w="24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F1ACE" w14:textId="42D334AF" w:rsidR="000B5369" w:rsidRPr="000B5369" w:rsidDel="00584C06" w:rsidRDefault="000B5369" w:rsidP="000B5369">
            <w:pPr>
              <w:spacing w:after="0" w:line="240" w:lineRule="auto"/>
              <w:jc w:val="center"/>
              <w:rPr>
                <w:del w:id="64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5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La Institución disvinculo  30 servidores de los cuales 7 se encuentra registados con Impedimento de la causal de Indemnización por terminación  Laboral; 21 Servidores por la causal de Jubilación no se encuentran registrados en el Sistema de Impedidos, de acuerdo al Art. 129 por Jubilación.</w:delText>
              </w:r>
            </w:del>
          </w:p>
        </w:tc>
      </w:tr>
      <w:tr w:rsidR="000B5369" w:rsidRPr="000B5369" w:rsidDel="00584C06" w14:paraId="1129C941" w14:textId="1362908B" w:rsidTr="000B5369">
        <w:trPr>
          <w:trHeight w:val="510"/>
          <w:del w:id="66" w:author="María_Nole" w:date="2023-06-14T14:10:00Z"/>
        </w:trPr>
        <w:tc>
          <w:tcPr>
            <w:tcW w:w="1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CB6B24" w14:textId="21E2777B" w:rsidR="000B5369" w:rsidRPr="000B5369" w:rsidDel="00584C06" w:rsidRDefault="000B5369" w:rsidP="000B5369">
            <w:pPr>
              <w:spacing w:after="0" w:line="240" w:lineRule="auto"/>
              <w:rPr>
                <w:del w:id="6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2</w:delText>
              </w:r>
            </w:del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A1CCC" w14:textId="2D4EDA95" w:rsidR="000B5369" w:rsidRPr="000B5369" w:rsidDel="00584C06" w:rsidRDefault="000B5369" w:rsidP="000B5369">
            <w:pPr>
              <w:spacing w:after="0" w:line="240" w:lineRule="auto"/>
              <w:rPr>
                <w:del w:id="6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1101706628</w:delText>
              </w:r>
            </w:del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D8F73FC" w14:textId="1B49AF65" w:rsidR="000B5369" w:rsidRPr="000B5369" w:rsidDel="00584C06" w:rsidRDefault="000B5369" w:rsidP="000B5369">
            <w:pPr>
              <w:spacing w:after="0" w:line="240" w:lineRule="auto"/>
              <w:rPr>
                <w:del w:id="71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72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FIGUEROA CARRION JHONI TERESA</w:delText>
              </w:r>
            </w:del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615507" w14:textId="34671D6D" w:rsidR="000B5369" w:rsidRPr="000B5369" w:rsidDel="00584C06" w:rsidRDefault="000B5369" w:rsidP="000B5369">
            <w:pPr>
              <w:spacing w:after="0" w:line="240" w:lineRule="auto"/>
              <w:rPr>
                <w:del w:id="7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LEY ORGANICA DEL SERVICIO PUBLICO</w:delText>
              </w:r>
            </w:del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7B627" w14:textId="2FBA8D43" w:rsidR="000B5369" w:rsidRPr="000B5369" w:rsidDel="00584C06" w:rsidRDefault="000B5369" w:rsidP="000B5369">
            <w:pPr>
              <w:spacing w:after="0" w:line="240" w:lineRule="auto"/>
              <w:rPr>
                <w:del w:id="7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20/03/1961</w:delText>
              </w:r>
            </w:del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AE3AA05" w14:textId="3AFCEB5B" w:rsidR="000B5369" w:rsidRPr="000B5369" w:rsidDel="00584C06" w:rsidRDefault="000B5369" w:rsidP="000B5369">
            <w:pPr>
              <w:spacing w:after="0" w:line="240" w:lineRule="auto"/>
              <w:rPr>
                <w:del w:id="77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78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06/05/2021</w:delText>
              </w:r>
            </w:del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FE4FF7" w14:textId="3E7B388F" w:rsidR="000B5369" w:rsidRPr="000B5369" w:rsidDel="00584C06" w:rsidRDefault="000B5369" w:rsidP="000B5369">
            <w:pPr>
              <w:spacing w:after="0" w:line="240" w:lineRule="auto"/>
              <w:rPr>
                <w:del w:id="7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8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INDEMNIZACIÓN POR TERMINACIÓN LABORAL</w:delText>
              </w:r>
            </w:del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4EA1E2" w14:textId="5B59E466" w:rsidR="000B5369" w:rsidRPr="000B5369" w:rsidDel="00584C06" w:rsidRDefault="000B5369" w:rsidP="000B5369">
            <w:pPr>
              <w:spacing w:after="0" w:line="240" w:lineRule="auto"/>
              <w:rPr>
                <w:del w:id="8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8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MDT-SFSP-2021-019</w:delText>
              </w:r>
            </w:del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A504FD" w14:textId="57B41A53" w:rsidR="000B5369" w:rsidRPr="000B5369" w:rsidDel="00584C06" w:rsidRDefault="000B5369" w:rsidP="000B5369">
            <w:pPr>
              <w:spacing w:after="0" w:line="240" w:lineRule="auto"/>
              <w:rPr>
                <w:del w:id="8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8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6/5/2021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DBD25FD" w14:textId="6DB0527F" w:rsidR="000B5369" w:rsidRPr="000B5369" w:rsidDel="00584C06" w:rsidRDefault="000B5369" w:rsidP="000B5369">
            <w:pPr>
              <w:spacing w:after="0" w:line="240" w:lineRule="auto"/>
              <w:rPr>
                <w:del w:id="8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8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SI</w:delText>
              </w:r>
            </w:del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C675113" w14:textId="2CBF9534" w:rsidR="000B5369" w:rsidRPr="000B5369" w:rsidDel="00584C06" w:rsidRDefault="000B5369" w:rsidP="000B5369">
            <w:pPr>
              <w:spacing w:after="0" w:line="240" w:lineRule="auto"/>
              <w:rPr>
                <w:del w:id="8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8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SI</w:delText>
              </w:r>
            </w:del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E0A89" w14:textId="3FF1CE2B" w:rsidR="000B5369" w:rsidRPr="000B5369" w:rsidDel="00584C06" w:rsidRDefault="000B5369" w:rsidP="000B5369">
            <w:pPr>
              <w:spacing w:after="0" w:line="240" w:lineRule="auto"/>
              <w:jc w:val="right"/>
              <w:rPr>
                <w:del w:id="8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1/6/2021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407124B" w14:textId="37F1B789" w:rsidR="000B5369" w:rsidRPr="000B5369" w:rsidDel="00584C06" w:rsidRDefault="000B5369" w:rsidP="000B5369">
            <w:pPr>
              <w:spacing w:after="0" w:line="240" w:lineRule="auto"/>
              <w:rPr>
                <w:del w:id="9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5AFFE" w14:textId="52241A26" w:rsidR="000B5369" w:rsidRPr="000B5369" w:rsidDel="00584C06" w:rsidRDefault="000B5369" w:rsidP="000B5369">
            <w:pPr>
              <w:spacing w:after="0" w:line="240" w:lineRule="auto"/>
              <w:rPr>
                <w:del w:id="9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N/A</w:delText>
              </w:r>
            </w:del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DA0EE" w14:textId="3D8A0F0D" w:rsidR="000B5369" w:rsidRPr="000B5369" w:rsidDel="00584C06" w:rsidRDefault="000B5369" w:rsidP="000B5369">
            <w:pPr>
              <w:spacing w:after="0" w:line="240" w:lineRule="auto"/>
              <w:rPr>
                <w:del w:id="9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16H23</w:delText>
              </w:r>
            </w:del>
          </w:p>
        </w:tc>
        <w:tc>
          <w:tcPr>
            <w:tcW w:w="24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39578" w14:textId="74704DB8" w:rsidR="000B5369" w:rsidRPr="000B5369" w:rsidDel="00584C06" w:rsidRDefault="000B5369" w:rsidP="000B5369">
            <w:pPr>
              <w:spacing w:after="0" w:line="240" w:lineRule="auto"/>
              <w:rPr>
                <w:del w:id="9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</w:p>
        </w:tc>
      </w:tr>
      <w:tr w:rsidR="000B5369" w:rsidRPr="000B5369" w:rsidDel="00584C06" w14:paraId="6FD1CA72" w14:textId="2D869512" w:rsidTr="000B5369">
        <w:trPr>
          <w:trHeight w:val="300"/>
          <w:del w:id="98" w:author="María_Nole" w:date="2023-06-14T14:10:00Z"/>
        </w:trPr>
        <w:tc>
          <w:tcPr>
            <w:tcW w:w="1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1A7FFC" w14:textId="61110F9B" w:rsidR="000B5369" w:rsidRPr="000B5369" w:rsidDel="00584C06" w:rsidRDefault="000B5369" w:rsidP="000B5369">
            <w:pPr>
              <w:spacing w:after="0" w:line="240" w:lineRule="auto"/>
              <w:rPr>
                <w:del w:id="9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0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3</w:delText>
              </w:r>
            </w:del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C90F6" w14:textId="52A042D6" w:rsidR="000B5369" w:rsidRPr="000B5369" w:rsidDel="00584C06" w:rsidRDefault="000B5369" w:rsidP="000B5369">
            <w:pPr>
              <w:spacing w:after="0" w:line="240" w:lineRule="auto"/>
              <w:rPr>
                <w:del w:id="10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0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1102316427</w:delText>
              </w:r>
            </w:del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141D981" w14:textId="15BBC198" w:rsidR="000B5369" w:rsidRPr="000B5369" w:rsidDel="00584C06" w:rsidRDefault="000B5369" w:rsidP="000B5369">
            <w:pPr>
              <w:spacing w:after="0" w:line="240" w:lineRule="auto"/>
              <w:rPr>
                <w:del w:id="103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104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LOPEZ CORREA ANGELITA ELENA</w:delText>
              </w:r>
            </w:del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41DCD0" w14:textId="6A3080C3" w:rsidR="000B5369" w:rsidRPr="000B5369" w:rsidDel="00584C06" w:rsidRDefault="000B5369" w:rsidP="000B5369">
            <w:pPr>
              <w:spacing w:after="0" w:line="240" w:lineRule="auto"/>
              <w:rPr>
                <w:del w:id="10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0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LEY ORGANICA DEL SERVICIO PUBLICO</w:delText>
              </w:r>
            </w:del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1052F" w14:textId="6A02C89A" w:rsidR="000B5369" w:rsidRPr="000B5369" w:rsidDel="00584C06" w:rsidRDefault="000B5369" w:rsidP="000B5369">
            <w:pPr>
              <w:spacing w:after="0" w:line="240" w:lineRule="auto"/>
              <w:rPr>
                <w:del w:id="10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0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27/01/1965</w:delText>
              </w:r>
            </w:del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2F0B76A" w14:textId="4F56C504" w:rsidR="000B5369" w:rsidRPr="000B5369" w:rsidDel="00584C06" w:rsidRDefault="000B5369" w:rsidP="000B5369">
            <w:pPr>
              <w:spacing w:after="0" w:line="240" w:lineRule="auto"/>
              <w:rPr>
                <w:del w:id="109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110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06/05/2021</w:delText>
              </w:r>
            </w:del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B92117" w14:textId="4644E466" w:rsidR="000B5369" w:rsidRPr="000B5369" w:rsidDel="00584C06" w:rsidRDefault="000B5369" w:rsidP="000B5369">
            <w:pPr>
              <w:spacing w:after="0" w:line="240" w:lineRule="auto"/>
              <w:rPr>
                <w:del w:id="11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1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INDEMNIZACIÓN POR TERMINACIÓN LABORAL</w:delText>
              </w:r>
            </w:del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37696B" w14:textId="43C7D8EB" w:rsidR="000B5369" w:rsidRPr="000B5369" w:rsidDel="00584C06" w:rsidRDefault="000B5369" w:rsidP="000B5369">
            <w:pPr>
              <w:spacing w:after="0" w:line="240" w:lineRule="auto"/>
              <w:rPr>
                <w:del w:id="11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1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MDT-SFSP-2021-019</w:delText>
              </w:r>
            </w:del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D3F43B" w14:textId="0843B05D" w:rsidR="000B5369" w:rsidRPr="000B5369" w:rsidDel="00584C06" w:rsidRDefault="000B5369" w:rsidP="000B5369">
            <w:pPr>
              <w:spacing w:after="0" w:line="240" w:lineRule="auto"/>
              <w:rPr>
                <w:del w:id="11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1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6/5/2021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A4D446B" w14:textId="2C5C1669" w:rsidR="000B5369" w:rsidRPr="000B5369" w:rsidDel="00584C06" w:rsidRDefault="000B5369" w:rsidP="000B5369">
            <w:pPr>
              <w:spacing w:after="0" w:line="240" w:lineRule="auto"/>
              <w:rPr>
                <w:del w:id="11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1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SI</w:delText>
              </w:r>
            </w:del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1466D33" w14:textId="6DD3757E" w:rsidR="000B5369" w:rsidRPr="000B5369" w:rsidDel="00584C06" w:rsidRDefault="000B5369" w:rsidP="000B5369">
            <w:pPr>
              <w:spacing w:after="0" w:line="240" w:lineRule="auto"/>
              <w:rPr>
                <w:del w:id="11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2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SI</w:delText>
              </w:r>
            </w:del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81D70" w14:textId="51254A24" w:rsidR="000B5369" w:rsidRPr="000B5369" w:rsidDel="00584C06" w:rsidRDefault="000B5369" w:rsidP="000B5369">
            <w:pPr>
              <w:spacing w:after="0" w:line="240" w:lineRule="auto"/>
              <w:jc w:val="right"/>
              <w:rPr>
                <w:del w:id="12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2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1/6/2021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EEE1859" w14:textId="1A2A0654" w:rsidR="000B5369" w:rsidRPr="000B5369" w:rsidDel="00584C06" w:rsidRDefault="000B5369" w:rsidP="000B5369">
            <w:pPr>
              <w:spacing w:after="0" w:line="240" w:lineRule="auto"/>
              <w:rPr>
                <w:del w:id="12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2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8CCD3" w14:textId="43DB0C73" w:rsidR="000B5369" w:rsidRPr="000B5369" w:rsidDel="00584C06" w:rsidRDefault="000B5369" w:rsidP="000B5369">
            <w:pPr>
              <w:spacing w:after="0" w:line="240" w:lineRule="auto"/>
              <w:rPr>
                <w:del w:id="12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2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N/A</w:delText>
              </w:r>
            </w:del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B4680DC" w14:textId="5D567F99" w:rsidR="000B5369" w:rsidRPr="000B5369" w:rsidDel="00584C06" w:rsidRDefault="000B5369" w:rsidP="000B5369">
            <w:pPr>
              <w:spacing w:after="0" w:line="240" w:lineRule="auto"/>
              <w:rPr>
                <w:del w:id="12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2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16H29</w:delText>
              </w:r>
            </w:del>
          </w:p>
        </w:tc>
        <w:tc>
          <w:tcPr>
            <w:tcW w:w="24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A5954" w14:textId="5A69F270" w:rsidR="000B5369" w:rsidRPr="000B5369" w:rsidDel="00584C06" w:rsidRDefault="000B5369" w:rsidP="000B5369">
            <w:pPr>
              <w:spacing w:after="0" w:line="240" w:lineRule="auto"/>
              <w:rPr>
                <w:del w:id="12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</w:p>
        </w:tc>
      </w:tr>
      <w:tr w:rsidR="000B5369" w:rsidRPr="000B5369" w:rsidDel="00584C06" w14:paraId="0E0BF437" w14:textId="21BE5B5A" w:rsidTr="000B5369">
        <w:trPr>
          <w:trHeight w:val="510"/>
          <w:del w:id="130" w:author="María_Nole" w:date="2023-06-14T14:10:00Z"/>
        </w:trPr>
        <w:tc>
          <w:tcPr>
            <w:tcW w:w="1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E507D02" w14:textId="014CB569" w:rsidR="000B5369" w:rsidRPr="000B5369" w:rsidDel="00584C06" w:rsidRDefault="000B5369" w:rsidP="000B5369">
            <w:pPr>
              <w:spacing w:after="0" w:line="240" w:lineRule="auto"/>
              <w:rPr>
                <w:del w:id="13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3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4</w:delText>
              </w:r>
            </w:del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8B0D5" w14:textId="5DB741FA" w:rsidR="000B5369" w:rsidRPr="000B5369" w:rsidDel="00584C06" w:rsidRDefault="000B5369" w:rsidP="000B5369">
            <w:pPr>
              <w:spacing w:after="0" w:line="240" w:lineRule="auto"/>
              <w:rPr>
                <w:del w:id="13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3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1102117429</w:delText>
              </w:r>
            </w:del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404C5EE" w14:textId="57428EFE" w:rsidR="000B5369" w:rsidRPr="000B5369" w:rsidDel="00584C06" w:rsidRDefault="000B5369" w:rsidP="000B5369">
            <w:pPr>
              <w:spacing w:after="0" w:line="240" w:lineRule="auto"/>
              <w:rPr>
                <w:del w:id="135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136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LUDEÑA JARAMILLO JANNET LUCIA</w:delText>
              </w:r>
            </w:del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29FA2D" w14:textId="22BCF1B6" w:rsidR="000B5369" w:rsidRPr="000B5369" w:rsidDel="00584C06" w:rsidRDefault="000B5369" w:rsidP="000B5369">
            <w:pPr>
              <w:spacing w:after="0" w:line="240" w:lineRule="auto"/>
              <w:rPr>
                <w:del w:id="13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3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LEY ORGANICA DEL SERVICIO PUBLICO</w:delText>
              </w:r>
            </w:del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F6B75" w14:textId="7C273867" w:rsidR="000B5369" w:rsidRPr="000B5369" w:rsidDel="00584C06" w:rsidRDefault="000B5369" w:rsidP="000B5369">
            <w:pPr>
              <w:spacing w:after="0" w:line="240" w:lineRule="auto"/>
              <w:rPr>
                <w:del w:id="13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4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08/10/1963</w:delText>
              </w:r>
            </w:del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47A62EA" w14:textId="63D6B35A" w:rsidR="000B5369" w:rsidRPr="000B5369" w:rsidDel="00584C06" w:rsidRDefault="000B5369" w:rsidP="000B5369">
            <w:pPr>
              <w:spacing w:after="0" w:line="240" w:lineRule="auto"/>
              <w:rPr>
                <w:del w:id="141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142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06/05/2021</w:delText>
              </w:r>
            </w:del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3164C7" w14:textId="5240DF22" w:rsidR="000B5369" w:rsidRPr="000B5369" w:rsidDel="00584C06" w:rsidRDefault="000B5369" w:rsidP="000B5369">
            <w:pPr>
              <w:spacing w:after="0" w:line="240" w:lineRule="auto"/>
              <w:rPr>
                <w:del w:id="14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4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INDEMNIZACIÓN POR TERMINACIÓN LABORAL</w:delText>
              </w:r>
            </w:del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FF401DC" w14:textId="78E59EA1" w:rsidR="000B5369" w:rsidRPr="000B5369" w:rsidDel="00584C06" w:rsidRDefault="000B5369" w:rsidP="000B5369">
            <w:pPr>
              <w:spacing w:after="0" w:line="240" w:lineRule="auto"/>
              <w:rPr>
                <w:del w:id="14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4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MDT-SFSP-2021-019</w:delText>
              </w:r>
            </w:del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EF8070C" w14:textId="4BDD824B" w:rsidR="000B5369" w:rsidRPr="000B5369" w:rsidDel="00584C06" w:rsidRDefault="000B5369" w:rsidP="000B5369">
            <w:pPr>
              <w:spacing w:after="0" w:line="240" w:lineRule="auto"/>
              <w:rPr>
                <w:del w:id="14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4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6/5/2021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C33450E" w14:textId="211388A7" w:rsidR="000B5369" w:rsidRPr="000B5369" w:rsidDel="00584C06" w:rsidRDefault="000B5369" w:rsidP="000B5369">
            <w:pPr>
              <w:spacing w:after="0" w:line="240" w:lineRule="auto"/>
              <w:rPr>
                <w:del w:id="14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5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SI</w:delText>
              </w:r>
            </w:del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5ED00EE" w14:textId="715C665B" w:rsidR="000B5369" w:rsidRPr="000B5369" w:rsidDel="00584C06" w:rsidRDefault="000B5369" w:rsidP="000B5369">
            <w:pPr>
              <w:spacing w:after="0" w:line="240" w:lineRule="auto"/>
              <w:rPr>
                <w:del w:id="15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5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SI</w:delText>
              </w:r>
            </w:del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971F1" w14:textId="37E1EAEB" w:rsidR="000B5369" w:rsidRPr="000B5369" w:rsidDel="00584C06" w:rsidRDefault="000B5369" w:rsidP="000B5369">
            <w:pPr>
              <w:spacing w:after="0" w:line="240" w:lineRule="auto"/>
              <w:jc w:val="right"/>
              <w:rPr>
                <w:del w:id="15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5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1/6/2021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CA50F54" w14:textId="5AB0243B" w:rsidR="000B5369" w:rsidRPr="000B5369" w:rsidDel="00584C06" w:rsidRDefault="000B5369" w:rsidP="000B5369">
            <w:pPr>
              <w:spacing w:after="0" w:line="240" w:lineRule="auto"/>
              <w:rPr>
                <w:del w:id="15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5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9EF1E" w14:textId="4774C534" w:rsidR="000B5369" w:rsidRPr="000B5369" w:rsidDel="00584C06" w:rsidRDefault="000B5369" w:rsidP="000B5369">
            <w:pPr>
              <w:spacing w:after="0" w:line="240" w:lineRule="auto"/>
              <w:rPr>
                <w:del w:id="15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5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N/A</w:delText>
              </w:r>
            </w:del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667376E" w14:textId="4B14F024" w:rsidR="000B5369" w:rsidRPr="000B5369" w:rsidDel="00584C06" w:rsidRDefault="000B5369" w:rsidP="000B5369">
            <w:pPr>
              <w:spacing w:after="0" w:line="240" w:lineRule="auto"/>
              <w:rPr>
                <w:del w:id="15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6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16H30</w:delText>
              </w:r>
            </w:del>
          </w:p>
        </w:tc>
        <w:tc>
          <w:tcPr>
            <w:tcW w:w="24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62F28" w14:textId="7D4D8398" w:rsidR="000B5369" w:rsidRPr="000B5369" w:rsidDel="00584C06" w:rsidRDefault="000B5369" w:rsidP="000B5369">
            <w:pPr>
              <w:spacing w:after="0" w:line="240" w:lineRule="auto"/>
              <w:rPr>
                <w:del w:id="16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</w:p>
        </w:tc>
      </w:tr>
      <w:tr w:rsidR="000B5369" w:rsidRPr="000B5369" w:rsidDel="00584C06" w14:paraId="5EC093DB" w14:textId="6229D05D" w:rsidTr="000B5369">
        <w:trPr>
          <w:trHeight w:val="300"/>
          <w:del w:id="162" w:author="María_Nole" w:date="2023-06-14T14:10:00Z"/>
        </w:trPr>
        <w:tc>
          <w:tcPr>
            <w:tcW w:w="1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BA49DEB" w14:textId="455535E5" w:rsidR="000B5369" w:rsidRPr="000B5369" w:rsidDel="00584C06" w:rsidRDefault="000B5369" w:rsidP="000B5369">
            <w:pPr>
              <w:spacing w:after="0" w:line="240" w:lineRule="auto"/>
              <w:rPr>
                <w:del w:id="16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6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5</w:delText>
              </w:r>
            </w:del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B4C8F" w14:textId="5F12FB25" w:rsidR="000B5369" w:rsidRPr="000B5369" w:rsidDel="00584C06" w:rsidRDefault="000B5369" w:rsidP="000B5369">
            <w:pPr>
              <w:spacing w:after="0" w:line="240" w:lineRule="auto"/>
              <w:rPr>
                <w:del w:id="16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6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1102006317</w:delText>
              </w:r>
            </w:del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4C50474" w14:textId="1CB7C046" w:rsidR="000B5369" w:rsidRPr="000B5369" w:rsidDel="00584C06" w:rsidRDefault="000B5369" w:rsidP="000B5369">
            <w:pPr>
              <w:spacing w:after="0" w:line="240" w:lineRule="auto"/>
              <w:rPr>
                <w:del w:id="167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168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ORTEGA ABARCA SONIA JHANETH</w:delText>
              </w:r>
            </w:del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48D5BE" w14:textId="5D3F9239" w:rsidR="000B5369" w:rsidRPr="000B5369" w:rsidDel="00584C06" w:rsidRDefault="000B5369" w:rsidP="000B5369">
            <w:pPr>
              <w:spacing w:after="0" w:line="240" w:lineRule="auto"/>
              <w:rPr>
                <w:del w:id="16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7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LEY ORGANICA DEL SERVICIO PUBLICO</w:delText>
              </w:r>
            </w:del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CC0AE" w14:textId="328F813D" w:rsidR="000B5369" w:rsidRPr="000B5369" w:rsidDel="00584C06" w:rsidRDefault="000B5369" w:rsidP="000B5369">
            <w:pPr>
              <w:spacing w:after="0" w:line="240" w:lineRule="auto"/>
              <w:rPr>
                <w:del w:id="17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7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11/01/1961</w:delText>
              </w:r>
            </w:del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3B880FE" w14:textId="1928E65D" w:rsidR="000B5369" w:rsidRPr="000B5369" w:rsidDel="00584C06" w:rsidRDefault="000B5369" w:rsidP="000B5369">
            <w:pPr>
              <w:spacing w:after="0" w:line="240" w:lineRule="auto"/>
              <w:rPr>
                <w:del w:id="173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174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06/05/2021</w:delText>
              </w:r>
            </w:del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396970" w14:textId="78FCB9AD" w:rsidR="000B5369" w:rsidRPr="000B5369" w:rsidDel="00584C06" w:rsidRDefault="000B5369" w:rsidP="000B5369">
            <w:pPr>
              <w:spacing w:after="0" w:line="240" w:lineRule="auto"/>
              <w:rPr>
                <w:del w:id="17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7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INDEMNIZACIÓN POR TERMINACIÓN LABORAL</w:delText>
              </w:r>
            </w:del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8ECD60" w14:textId="57803432" w:rsidR="000B5369" w:rsidRPr="000B5369" w:rsidDel="00584C06" w:rsidRDefault="000B5369" w:rsidP="000B5369">
            <w:pPr>
              <w:spacing w:after="0" w:line="240" w:lineRule="auto"/>
              <w:rPr>
                <w:del w:id="17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7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MDT-SFSP-2021-019</w:delText>
              </w:r>
            </w:del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698DA1" w14:textId="1DCCD5AF" w:rsidR="000B5369" w:rsidRPr="000B5369" w:rsidDel="00584C06" w:rsidRDefault="000B5369" w:rsidP="000B5369">
            <w:pPr>
              <w:spacing w:after="0" w:line="240" w:lineRule="auto"/>
              <w:rPr>
                <w:del w:id="17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8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6/5/2021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E6B2457" w14:textId="49D6D5FF" w:rsidR="000B5369" w:rsidRPr="000B5369" w:rsidDel="00584C06" w:rsidRDefault="000B5369" w:rsidP="000B5369">
            <w:pPr>
              <w:spacing w:after="0" w:line="240" w:lineRule="auto"/>
              <w:rPr>
                <w:del w:id="18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8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SI</w:delText>
              </w:r>
            </w:del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F5E090D" w14:textId="12E890C0" w:rsidR="000B5369" w:rsidRPr="000B5369" w:rsidDel="00584C06" w:rsidRDefault="000B5369" w:rsidP="000B5369">
            <w:pPr>
              <w:spacing w:after="0" w:line="240" w:lineRule="auto"/>
              <w:rPr>
                <w:del w:id="18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8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SI</w:delText>
              </w:r>
            </w:del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E23D9" w14:textId="1EF6A5DC" w:rsidR="000B5369" w:rsidRPr="000B5369" w:rsidDel="00584C06" w:rsidRDefault="000B5369" w:rsidP="000B5369">
            <w:pPr>
              <w:spacing w:after="0" w:line="240" w:lineRule="auto"/>
              <w:jc w:val="right"/>
              <w:rPr>
                <w:del w:id="18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8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1/6/2021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901F381" w14:textId="49678EDC" w:rsidR="000B5369" w:rsidRPr="000B5369" w:rsidDel="00584C06" w:rsidRDefault="000B5369" w:rsidP="000B5369">
            <w:pPr>
              <w:spacing w:after="0" w:line="240" w:lineRule="auto"/>
              <w:rPr>
                <w:del w:id="18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8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77422" w14:textId="4D9810EE" w:rsidR="000B5369" w:rsidRPr="000B5369" w:rsidDel="00584C06" w:rsidRDefault="000B5369" w:rsidP="000B5369">
            <w:pPr>
              <w:spacing w:after="0" w:line="240" w:lineRule="auto"/>
              <w:rPr>
                <w:del w:id="18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9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N/A</w:delText>
              </w:r>
            </w:del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C5EEEC7" w14:textId="4E262F6C" w:rsidR="000B5369" w:rsidRPr="000B5369" w:rsidDel="00584C06" w:rsidRDefault="000B5369" w:rsidP="000B5369">
            <w:pPr>
              <w:spacing w:after="0" w:line="240" w:lineRule="auto"/>
              <w:rPr>
                <w:del w:id="19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9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16H31</w:delText>
              </w:r>
            </w:del>
          </w:p>
        </w:tc>
        <w:tc>
          <w:tcPr>
            <w:tcW w:w="24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B2B80" w14:textId="29F61FAC" w:rsidR="000B5369" w:rsidRPr="000B5369" w:rsidDel="00584C06" w:rsidRDefault="000B5369" w:rsidP="000B5369">
            <w:pPr>
              <w:spacing w:after="0" w:line="240" w:lineRule="auto"/>
              <w:rPr>
                <w:del w:id="19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</w:p>
        </w:tc>
      </w:tr>
      <w:tr w:rsidR="000B5369" w:rsidRPr="000B5369" w:rsidDel="00584C06" w14:paraId="7D62E6DB" w14:textId="65F36D5B" w:rsidTr="000B5369">
        <w:trPr>
          <w:trHeight w:val="510"/>
          <w:del w:id="194" w:author="María_Nole" w:date="2023-06-14T14:10:00Z"/>
        </w:trPr>
        <w:tc>
          <w:tcPr>
            <w:tcW w:w="1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F527E8" w14:textId="13E2A9B5" w:rsidR="000B5369" w:rsidRPr="000B5369" w:rsidDel="00584C06" w:rsidRDefault="000B5369" w:rsidP="000B5369">
            <w:pPr>
              <w:spacing w:after="0" w:line="240" w:lineRule="auto"/>
              <w:rPr>
                <w:del w:id="19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9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6</w:delText>
              </w:r>
            </w:del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89F9D" w14:textId="6DE8721A" w:rsidR="000B5369" w:rsidRPr="000B5369" w:rsidDel="00584C06" w:rsidRDefault="000B5369" w:rsidP="000B5369">
            <w:pPr>
              <w:spacing w:after="0" w:line="240" w:lineRule="auto"/>
              <w:rPr>
                <w:del w:id="19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19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1102055405</w:delText>
              </w:r>
            </w:del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9E00394" w14:textId="65408416" w:rsidR="000B5369" w:rsidRPr="000B5369" w:rsidDel="00584C06" w:rsidRDefault="000B5369" w:rsidP="000B5369">
            <w:pPr>
              <w:spacing w:after="0" w:line="240" w:lineRule="auto"/>
              <w:rPr>
                <w:del w:id="199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200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RODRIGUEZ LEON GLENDA ALFARITA</w:delText>
              </w:r>
            </w:del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F631CA" w14:textId="781BB311" w:rsidR="000B5369" w:rsidRPr="000B5369" w:rsidDel="00584C06" w:rsidRDefault="000B5369" w:rsidP="000B5369">
            <w:pPr>
              <w:spacing w:after="0" w:line="240" w:lineRule="auto"/>
              <w:rPr>
                <w:del w:id="20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0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LEY ORGANICA DEL SERVICIO PUBLICO</w:delText>
              </w:r>
            </w:del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0D0DF" w14:textId="0A929775" w:rsidR="000B5369" w:rsidRPr="000B5369" w:rsidDel="00584C06" w:rsidRDefault="000B5369" w:rsidP="000B5369">
            <w:pPr>
              <w:spacing w:after="0" w:line="240" w:lineRule="auto"/>
              <w:rPr>
                <w:del w:id="20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0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05/06/1962</w:delText>
              </w:r>
            </w:del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7B9E796" w14:textId="21864CBA" w:rsidR="000B5369" w:rsidRPr="000B5369" w:rsidDel="00584C06" w:rsidRDefault="000B5369" w:rsidP="000B5369">
            <w:pPr>
              <w:spacing w:after="0" w:line="240" w:lineRule="auto"/>
              <w:rPr>
                <w:del w:id="205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206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06/05/2021</w:delText>
              </w:r>
            </w:del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F63789" w14:textId="303C16B5" w:rsidR="000B5369" w:rsidRPr="000B5369" w:rsidDel="00584C06" w:rsidRDefault="000B5369" w:rsidP="000B5369">
            <w:pPr>
              <w:spacing w:after="0" w:line="240" w:lineRule="auto"/>
              <w:rPr>
                <w:del w:id="20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0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INDEMNIZACIÓN POR TERMINACIÓN LABORAL</w:delText>
              </w:r>
            </w:del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BD7F01" w14:textId="0A66D249" w:rsidR="000B5369" w:rsidRPr="000B5369" w:rsidDel="00584C06" w:rsidRDefault="000B5369" w:rsidP="000B5369">
            <w:pPr>
              <w:spacing w:after="0" w:line="240" w:lineRule="auto"/>
              <w:rPr>
                <w:del w:id="20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1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MDT-SFSP-2021-019</w:delText>
              </w:r>
            </w:del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BE0322" w14:textId="381631EB" w:rsidR="000B5369" w:rsidRPr="000B5369" w:rsidDel="00584C06" w:rsidRDefault="000B5369" w:rsidP="000B5369">
            <w:pPr>
              <w:spacing w:after="0" w:line="240" w:lineRule="auto"/>
              <w:rPr>
                <w:del w:id="21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1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6/5/2021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98B0AEA" w14:textId="19D861B6" w:rsidR="000B5369" w:rsidRPr="000B5369" w:rsidDel="00584C06" w:rsidRDefault="000B5369" w:rsidP="000B5369">
            <w:pPr>
              <w:spacing w:after="0" w:line="240" w:lineRule="auto"/>
              <w:rPr>
                <w:del w:id="21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1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SI</w:delText>
              </w:r>
            </w:del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62E8B7F" w14:textId="5533A7F2" w:rsidR="000B5369" w:rsidRPr="000B5369" w:rsidDel="00584C06" w:rsidRDefault="000B5369" w:rsidP="000B5369">
            <w:pPr>
              <w:spacing w:after="0" w:line="240" w:lineRule="auto"/>
              <w:rPr>
                <w:del w:id="21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1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SI</w:delText>
              </w:r>
            </w:del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A74D4" w14:textId="671FC62C" w:rsidR="000B5369" w:rsidRPr="000B5369" w:rsidDel="00584C06" w:rsidRDefault="000B5369" w:rsidP="000B5369">
            <w:pPr>
              <w:spacing w:after="0" w:line="240" w:lineRule="auto"/>
              <w:jc w:val="right"/>
              <w:rPr>
                <w:del w:id="21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1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1/6/2021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050E639" w14:textId="7CEBFEC2" w:rsidR="000B5369" w:rsidRPr="000B5369" w:rsidDel="00584C06" w:rsidRDefault="000B5369" w:rsidP="000B5369">
            <w:pPr>
              <w:spacing w:after="0" w:line="240" w:lineRule="auto"/>
              <w:rPr>
                <w:del w:id="21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2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CE044" w14:textId="0964C2F7" w:rsidR="000B5369" w:rsidRPr="000B5369" w:rsidDel="00584C06" w:rsidRDefault="000B5369" w:rsidP="000B5369">
            <w:pPr>
              <w:spacing w:after="0" w:line="240" w:lineRule="auto"/>
              <w:rPr>
                <w:del w:id="22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2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N/A</w:delText>
              </w:r>
            </w:del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F545616" w14:textId="5EDB2D78" w:rsidR="000B5369" w:rsidRPr="000B5369" w:rsidDel="00584C06" w:rsidRDefault="000B5369" w:rsidP="000B5369">
            <w:pPr>
              <w:spacing w:after="0" w:line="240" w:lineRule="auto"/>
              <w:rPr>
                <w:del w:id="22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2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16H32</w:delText>
              </w:r>
            </w:del>
          </w:p>
        </w:tc>
        <w:tc>
          <w:tcPr>
            <w:tcW w:w="24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76B7A" w14:textId="196C2C7D" w:rsidR="000B5369" w:rsidRPr="000B5369" w:rsidDel="00584C06" w:rsidRDefault="000B5369" w:rsidP="000B5369">
            <w:pPr>
              <w:spacing w:after="0" w:line="240" w:lineRule="auto"/>
              <w:rPr>
                <w:del w:id="22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</w:p>
        </w:tc>
      </w:tr>
      <w:tr w:rsidR="000B5369" w:rsidRPr="000B5369" w:rsidDel="00584C06" w14:paraId="1441E826" w14:textId="786B8229" w:rsidTr="000B5369">
        <w:trPr>
          <w:trHeight w:val="510"/>
          <w:del w:id="226" w:author="María_Nole" w:date="2023-06-14T14:10:00Z"/>
        </w:trPr>
        <w:tc>
          <w:tcPr>
            <w:tcW w:w="1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3F60F5" w14:textId="7D4DB67E" w:rsidR="000B5369" w:rsidRPr="000B5369" w:rsidDel="00584C06" w:rsidRDefault="000B5369" w:rsidP="000B5369">
            <w:pPr>
              <w:spacing w:after="0" w:line="240" w:lineRule="auto"/>
              <w:rPr>
                <w:del w:id="22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2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7</w:delText>
              </w:r>
            </w:del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78B84" w14:textId="3CABAA46" w:rsidR="000B5369" w:rsidRPr="000B5369" w:rsidDel="00584C06" w:rsidRDefault="000B5369" w:rsidP="000B5369">
            <w:pPr>
              <w:spacing w:after="0" w:line="240" w:lineRule="auto"/>
              <w:rPr>
                <w:del w:id="22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3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1704103447</w:delText>
              </w:r>
            </w:del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D303219" w14:textId="1F531767" w:rsidR="000B5369" w:rsidRPr="000B5369" w:rsidDel="00584C06" w:rsidRDefault="000B5369" w:rsidP="000B5369">
            <w:pPr>
              <w:spacing w:after="0" w:line="240" w:lineRule="auto"/>
              <w:rPr>
                <w:del w:id="231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232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TRUJILLO OLIVA ISABEL DE LAS MERCEDES</w:delText>
              </w:r>
            </w:del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FEDF8B" w14:textId="3ED5FBE2" w:rsidR="000B5369" w:rsidRPr="000B5369" w:rsidDel="00584C06" w:rsidRDefault="000B5369" w:rsidP="000B5369">
            <w:pPr>
              <w:spacing w:after="0" w:line="240" w:lineRule="auto"/>
              <w:rPr>
                <w:del w:id="23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3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LEY ORGANICA DEL SERVICIO PUBLICO</w:delText>
              </w:r>
            </w:del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2B815" w14:textId="006AD44E" w:rsidR="000B5369" w:rsidRPr="000B5369" w:rsidDel="00584C06" w:rsidRDefault="000B5369" w:rsidP="000B5369">
            <w:pPr>
              <w:spacing w:after="0" w:line="240" w:lineRule="auto"/>
              <w:rPr>
                <w:del w:id="23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3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26/10/1954</w:delText>
              </w:r>
            </w:del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6ECB646" w14:textId="6DAEA44C" w:rsidR="000B5369" w:rsidRPr="000B5369" w:rsidDel="00584C06" w:rsidRDefault="000B5369" w:rsidP="000B5369">
            <w:pPr>
              <w:spacing w:after="0" w:line="240" w:lineRule="auto"/>
              <w:rPr>
                <w:del w:id="237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238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06/05/2021</w:delText>
              </w:r>
            </w:del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19818F" w14:textId="789E02D8" w:rsidR="000B5369" w:rsidRPr="000B5369" w:rsidDel="00584C06" w:rsidRDefault="000B5369" w:rsidP="000B5369">
            <w:pPr>
              <w:spacing w:after="0" w:line="240" w:lineRule="auto"/>
              <w:rPr>
                <w:del w:id="23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4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INDEMNIZACIÓN POR TERMINACIÓN LABORAL</w:delText>
              </w:r>
            </w:del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8C1487" w14:textId="11026618" w:rsidR="000B5369" w:rsidRPr="000B5369" w:rsidDel="00584C06" w:rsidRDefault="000B5369" w:rsidP="000B5369">
            <w:pPr>
              <w:spacing w:after="0" w:line="240" w:lineRule="auto"/>
              <w:rPr>
                <w:del w:id="24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4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MDT-SFSP-2021-019</w:delText>
              </w:r>
            </w:del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3FC671E" w14:textId="14B1AAC3" w:rsidR="000B5369" w:rsidRPr="000B5369" w:rsidDel="00584C06" w:rsidRDefault="000B5369" w:rsidP="000B5369">
            <w:pPr>
              <w:spacing w:after="0" w:line="240" w:lineRule="auto"/>
              <w:rPr>
                <w:del w:id="24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4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6/5/2021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50CCF33" w14:textId="74A97095" w:rsidR="000B5369" w:rsidRPr="000B5369" w:rsidDel="00584C06" w:rsidRDefault="000B5369" w:rsidP="000B5369">
            <w:pPr>
              <w:spacing w:after="0" w:line="240" w:lineRule="auto"/>
              <w:rPr>
                <w:del w:id="24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4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SI</w:delText>
              </w:r>
            </w:del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775C78C" w14:textId="75F204B1" w:rsidR="000B5369" w:rsidRPr="000B5369" w:rsidDel="00584C06" w:rsidRDefault="000B5369" w:rsidP="000B5369">
            <w:pPr>
              <w:spacing w:after="0" w:line="240" w:lineRule="auto"/>
              <w:rPr>
                <w:del w:id="24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4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SI</w:delText>
              </w:r>
            </w:del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50E8A" w14:textId="19B5200F" w:rsidR="000B5369" w:rsidRPr="000B5369" w:rsidDel="00584C06" w:rsidRDefault="000B5369" w:rsidP="000B5369">
            <w:pPr>
              <w:spacing w:after="0" w:line="240" w:lineRule="auto"/>
              <w:jc w:val="right"/>
              <w:rPr>
                <w:del w:id="24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5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1/6/2021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1BBA550" w14:textId="721AE057" w:rsidR="000B5369" w:rsidRPr="000B5369" w:rsidDel="00584C06" w:rsidRDefault="000B5369" w:rsidP="000B5369">
            <w:pPr>
              <w:spacing w:after="0" w:line="240" w:lineRule="auto"/>
              <w:rPr>
                <w:del w:id="25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5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1DE74" w14:textId="5EC76380" w:rsidR="000B5369" w:rsidRPr="000B5369" w:rsidDel="00584C06" w:rsidRDefault="000B5369" w:rsidP="000B5369">
            <w:pPr>
              <w:spacing w:after="0" w:line="240" w:lineRule="auto"/>
              <w:rPr>
                <w:del w:id="25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5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N/A</w:delText>
              </w:r>
            </w:del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67FF3AA" w14:textId="347088AE" w:rsidR="000B5369" w:rsidRPr="000B5369" w:rsidDel="00584C06" w:rsidRDefault="000B5369" w:rsidP="000B5369">
            <w:pPr>
              <w:spacing w:after="0" w:line="240" w:lineRule="auto"/>
              <w:rPr>
                <w:del w:id="25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5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16H32</w:delText>
              </w:r>
            </w:del>
          </w:p>
        </w:tc>
        <w:tc>
          <w:tcPr>
            <w:tcW w:w="24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38D56" w14:textId="5C3856EC" w:rsidR="000B5369" w:rsidRPr="000B5369" w:rsidDel="00584C06" w:rsidRDefault="000B5369" w:rsidP="000B5369">
            <w:pPr>
              <w:spacing w:after="0" w:line="240" w:lineRule="auto"/>
              <w:rPr>
                <w:del w:id="25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</w:p>
        </w:tc>
      </w:tr>
      <w:tr w:rsidR="000B5369" w:rsidRPr="000B5369" w:rsidDel="00584C06" w14:paraId="4C92D2C5" w14:textId="1104B97C" w:rsidTr="000B5369">
        <w:trPr>
          <w:trHeight w:val="300"/>
          <w:del w:id="258" w:author="María_Nole" w:date="2023-06-14T14:10:00Z"/>
        </w:trPr>
        <w:tc>
          <w:tcPr>
            <w:tcW w:w="1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F73AD5B" w14:textId="2DE3E213" w:rsidR="000B5369" w:rsidRPr="000B5369" w:rsidDel="00584C06" w:rsidRDefault="000B5369" w:rsidP="000B5369">
            <w:pPr>
              <w:spacing w:after="0" w:line="240" w:lineRule="auto"/>
              <w:rPr>
                <w:del w:id="25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6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8</w:delText>
              </w:r>
            </w:del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3CE54B3" w14:textId="26579A7C" w:rsidR="000B5369" w:rsidRPr="000B5369" w:rsidDel="00584C06" w:rsidRDefault="000B5369" w:rsidP="000B5369">
            <w:pPr>
              <w:spacing w:after="0" w:line="240" w:lineRule="auto"/>
              <w:rPr>
                <w:del w:id="261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262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1101989216</w:delText>
              </w:r>
            </w:del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D942C4C" w14:textId="4A17BC4A" w:rsidR="000B5369" w:rsidRPr="000B5369" w:rsidDel="00584C06" w:rsidRDefault="000B5369" w:rsidP="000B5369">
            <w:pPr>
              <w:spacing w:after="0" w:line="240" w:lineRule="auto"/>
              <w:rPr>
                <w:del w:id="263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264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CASTRO ERAZO CARLOS FREDY</w:delText>
              </w:r>
            </w:del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742E36" w14:textId="750F0C37" w:rsidR="000B5369" w:rsidRPr="000B5369" w:rsidDel="00584C06" w:rsidRDefault="000B5369" w:rsidP="000B5369">
            <w:pPr>
              <w:spacing w:after="0" w:line="240" w:lineRule="auto"/>
              <w:rPr>
                <w:del w:id="26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6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CODIGO DE TRABAJO</w:delText>
              </w:r>
            </w:del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D95DA" w14:textId="100541C3" w:rsidR="000B5369" w:rsidRPr="000B5369" w:rsidDel="00584C06" w:rsidRDefault="000B5369" w:rsidP="000B5369">
            <w:pPr>
              <w:spacing w:after="0" w:line="240" w:lineRule="auto"/>
              <w:rPr>
                <w:del w:id="26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6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12/01/1960</w:delText>
              </w:r>
            </w:del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60A8391" w14:textId="2533E8B7" w:rsidR="000B5369" w:rsidRPr="000B5369" w:rsidDel="00584C06" w:rsidRDefault="000B5369" w:rsidP="000B5369">
            <w:pPr>
              <w:spacing w:after="0" w:line="240" w:lineRule="auto"/>
              <w:rPr>
                <w:del w:id="26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7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31/10/2021</w:delText>
              </w:r>
            </w:del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66346F" w14:textId="0E22CB46" w:rsidR="000B5369" w:rsidRPr="000B5369" w:rsidDel="00584C06" w:rsidRDefault="000B5369" w:rsidP="000B5369">
            <w:pPr>
              <w:spacing w:after="0" w:line="240" w:lineRule="auto"/>
              <w:rPr>
                <w:del w:id="27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7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JUBILACIÓN</w:delText>
              </w:r>
            </w:del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6493C" w14:textId="21F50891" w:rsidR="000B5369" w:rsidRPr="000B5369" w:rsidDel="00584C06" w:rsidRDefault="000B5369" w:rsidP="000B5369">
            <w:pPr>
              <w:spacing w:after="0" w:line="240" w:lineRule="auto"/>
              <w:rPr>
                <w:del w:id="27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7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E646480" w14:textId="1F081BBE" w:rsidR="000B5369" w:rsidRPr="000B5369" w:rsidDel="00584C06" w:rsidRDefault="000B5369" w:rsidP="000B5369">
            <w:pPr>
              <w:spacing w:after="0" w:line="240" w:lineRule="auto"/>
              <w:rPr>
                <w:del w:id="27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7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C707D4E" w14:textId="15F73782" w:rsidR="000B5369" w:rsidRPr="000B5369" w:rsidDel="00584C06" w:rsidRDefault="000B5369" w:rsidP="000B5369">
            <w:pPr>
              <w:spacing w:after="0" w:line="240" w:lineRule="auto"/>
              <w:rPr>
                <w:del w:id="27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7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2840E73" w14:textId="0A477A36" w:rsidR="000B5369" w:rsidRPr="000B5369" w:rsidDel="00584C06" w:rsidRDefault="000B5369" w:rsidP="000B5369">
            <w:pPr>
              <w:spacing w:after="0" w:line="240" w:lineRule="auto"/>
              <w:rPr>
                <w:del w:id="27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8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B2806" w14:textId="63FC9E62" w:rsidR="000B5369" w:rsidRPr="000B5369" w:rsidDel="00584C06" w:rsidRDefault="000B5369" w:rsidP="000B5369">
            <w:pPr>
              <w:spacing w:after="0" w:line="240" w:lineRule="auto"/>
              <w:rPr>
                <w:del w:id="28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8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5AB2448" w14:textId="6F24CBB4" w:rsidR="000B5369" w:rsidRPr="000B5369" w:rsidDel="00584C06" w:rsidRDefault="000B5369" w:rsidP="000B5369">
            <w:pPr>
              <w:spacing w:after="0" w:line="240" w:lineRule="auto"/>
              <w:rPr>
                <w:del w:id="28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8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B972E" w14:textId="46849D74" w:rsidR="000B5369" w:rsidRPr="000B5369" w:rsidDel="00584C06" w:rsidRDefault="000B5369" w:rsidP="000B5369">
            <w:pPr>
              <w:spacing w:after="0" w:line="240" w:lineRule="auto"/>
              <w:rPr>
                <w:del w:id="28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8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37BF5" w14:textId="5BB01A94" w:rsidR="000B5369" w:rsidRPr="000B5369" w:rsidDel="00584C06" w:rsidRDefault="000B5369" w:rsidP="000B5369">
            <w:pPr>
              <w:spacing w:after="0" w:line="240" w:lineRule="auto"/>
              <w:rPr>
                <w:del w:id="28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8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4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71AFB" w14:textId="0DF87DF4" w:rsidR="000B5369" w:rsidRPr="000B5369" w:rsidDel="00584C06" w:rsidRDefault="000B5369" w:rsidP="000B5369">
            <w:pPr>
              <w:spacing w:after="0" w:line="240" w:lineRule="auto"/>
              <w:rPr>
                <w:del w:id="28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</w:p>
        </w:tc>
      </w:tr>
      <w:tr w:rsidR="000B5369" w:rsidRPr="000B5369" w:rsidDel="00584C06" w14:paraId="1C7F75FB" w14:textId="3E8F8D15" w:rsidTr="000B5369">
        <w:trPr>
          <w:trHeight w:val="465"/>
          <w:del w:id="290" w:author="María_Nole" w:date="2023-06-14T14:10:00Z"/>
        </w:trPr>
        <w:tc>
          <w:tcPr>
            <w:tcW w:w="1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7ACA343" w14:textId="7913DF63" w:rsidR="000B5369" w:rsidRPr="000B5369" w:rsidDel="00584C06" w:rsidRDefault="000B5369" w:rsidP="000B5369">
            <w:pPr>
              <w:spacing w:after="0" w:line="240" w:lineRule="auto"/>
              <w:rPr>
                <w:del w:id="29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9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9</w:delText>
              </w:r>
            </w:del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500170E" w14:textId="2F3D45E4" w:rsidR="000B5369" w:rsidRPr="000B5369" w:rsidDel="00584C06" w:rsidRDefault="000B5369" w:rsidP="000B5369">
            <w:pPr>
              <w:spacing w:after="0" w:line="240" w:lineRule="auto"/>
              <w:rPr>
                <w:del w:id="29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9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1102011580</w:delText>
              </w:r>
            </w:del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F816C7F" w14:textId="43C533F5" w:rsidR="000B5369" w:rsidRPr="000B5369" w:rsidDel="00584C06" w:rsidRDefault="000B5369" w:rsidP="000B5369">
            <w:pPr>
              <w:spacing w:after="0" w:line="240" w:lineRule="auto"/>
              <w:rPr>
                <w:del w:id="29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9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MAURAD VILLACRES JIMMY NAPOLEON</w:delText>
              </w:r>
            </w:del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2C1A14" w14:textId="30C86E1E" w:rsidR="000B5369" w:rsidRPr="000B5369" w:rsidDel="00584C06" w:rsidRDefault="000B5369" w:rsidP="000B5369">
            <w:pPr>
              <w:spacing w:after="0" w:line="240" w:lineRule="auto"/>
              <w:rPr>
                <w:del w:id="29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29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CODIGO DE TRABAJO</w:delText>
              </w:r>
            </w:del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15838" w14:textId="59011E06" w:rsidR="000B5369" w:rsidRPr="000B5369" w:rsidDel="00584C06" w:rsidRDefault="000B5369" w:rsidP="000B5369">
            <w:pPr>
              <w:spacing w:after="0" w:line="240" w:lineRule="auto"/>
              <w:rPr>
                <w:del w:id="29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30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27/12/1961</w:delText>
              </w:r>
            </w:del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ED225D8" w14:textId="143BF555" w:rsidR="000B5369" w:rsidRPr="000B5369" w:rsidDel="00584C06" w:rsidRDefault="000B5369" w:rsidP="000B5369">
            <w:pPr>
              <w:spacing w:after="0" w:line="240" w:lineRule="auto"/>
              <w:rPr>
                <w:del w:id="301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302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31/12/2021</w:delText>
              </w:r>
            </w:del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02D6F0" w14:textId="2BBE83CD" w:rsidR="000B5369" w:rsidRPr="000B5369" w:rsidDel="00584C06" w:rsidRDefault="000B5369" w:rsidP="000B5369">
            <w:pPr>
              <w:spacing w:after="0" w:line="240" w:lineRule="auto"/>
              <w:rPr>
                <w:del w:id="30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30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JUBILACIÓN</w:delText>
              </w:r>
            </w:del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C9E9D" w14:textId="2C358722" w:rsidR="000B5369" w:rsidRPr="000B5369" w:rsidDel="00584C06" w:rsidRDefault="000B5369" w:rsidP="000B5369">
            <w:pPr>
              <w:spacing w:after="0" w:line="240" w:lineRule="auto"/>
              <w:rPr>
                <w:del w:id="30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30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85DB651" w14:textId="0ECC8BC0" w:rsidR="000B5369" w:rsidRPr="000B5369" w:rsidDel="00584C06" w:rsidRDefault="000B5369" w:rsidP="000B5369">
            <w:pPr>
              <w:spacing w:after="0" w:line="240" w:lineRule="auto"/>
              <w:rPr>
                <w:del w:id="307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308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E280DA0" w14:textId="79A4C019" w:rsidR="000B5369" w:rsidRPr="000B5369" w:rsidDel="00584C06" w:rsidRDefault="000B5369" w:rsidP="000B5369">
            <w:pPr>
              <w:spacing w:after="0" w:line="240" w:lineRule="auto"/>
              <w:rPr>
                <w:del w:id="30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31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19FA8EA" w14:textId="4FD2EE94" w:rsidR="000B5369" w:rsidRPr="000B5369" w:rsidDel="00584C06" w:rsidRDefault="000B5369" w:rsidP="000B5369">
            <w:pPr>
              <w:spacing w:after="0" w:line="240" w:lineRule="auto"/>
              <w:rPr>
                <w:del w:id="31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31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FE12A" w14:textId="21AD9B52" w:rsidR="000B5369" w:rsidRPr="000B5369" w:rsidDel="00584C06" w:rsidRDefault="000B5369" w:rsidP="000B5369">
            <w:pPr>
              <w:spacing w:after="0" w:line="240" w:lineRule="auto"/>
              <w:rPr>
                <w:del w:id="31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31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30DDF06" w14:textId="6BE96DB1" w:rsidR="000B5369" w:rsidRPr="000B5369" w:rsidDel="00584C06" w:rsidRDefault="000B5369" w:rsidP="000B5369">
            <w:pPr>
              <w:spacing w:after="0" w:line="240" w:lineRule="auto"/>
              <w:rPr>
                <w:del w:id="31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31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1D00E" w14:textId="3420433C" w:rsidR="000B5369" w:rsidRPr="000B5369" w:rsidDel="00584C06" w:rsidRDefault="000B5369" w:rsidP="000B5369">
            <w:pPr>
              <w:spacing w:after="0" w:line="240" w:lineRule="auto"/>
              <w:rPr>
                <w:del w:id="31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31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791FC" w14:textId="6CAFEA8A" w:rsidR="000B5369" w:rsidRPr="000B5369" w:rsidDel="00584C06" w:rsidRDefault="000B5369" w:rsidP="000B5369">
            <w:pPr>
              <w:spacing w:after="0" w:line="240" w:lineRule="auto"/>
              <w:rPr>
                <w:del w:id="31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32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4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855C6" w14:textId="33C5991C" w:rsidR="000B5369" w:rsidRPr="000B5369" w:rsidDel="00584C06" w:rsidRDefault="000B5369" w:rsidP="000B5369">
            <w:pPr>
              <w:spacing w:after="0" w:line="240" w:lineRule="auto"/>
              <w:rPr>
                <w:del w:id="32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</w:p>
        </w:tc>
      </w:tr>
      <w:tr w:rsidR="000B5369" w:rsidRPr="000B5369" w:rsidDel="00584C06" w14:paraId="7243BA5F" w14:textId="0E1C3C0D" w:rsidTr="000B5369">
        <w:trPr>
          <w:trHeight w:val="570"/>
          <w:del w:id="322" w:author="María_Nole" w:date="2023-06-14T14:10:00Z"/>
        </w:trPr>
        <w:tc>
          <w:tcPr>
            <w:tcW w:w="1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DDEAFC" w14:textId="198C2851" w:rsidR="000B5369" w:rsidRPr="000B5369" w:rsidDel="00584C06" w:rsidRDefault="000B5369" w:rsidP="000B5369">
            <w:pPr>
              <w:spacing w:after="0" w:line="240" w:lineRule="auto"/>
              <w:rPr>
                <w:del w:id="32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32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10</w:delText>
              </w:r>
            </w:del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C8CA65B" w14:textId="041F2F00" w:rsidR="000B5369" w:rsidRPr="000B5369" w:rsidDel="00584C06" w:rsidRDefault="000B5369" w:rsidP="000B5369">
            <w:pPr>
              <w:spacing w:after="0" w:line="240" w:lineRule="auto"/>
              <w:rPr>
                <w:del w:id="325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326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1102292339</w:delText>
              </w:r>
            </w:del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7AD6BE9B" w14:textId="21AB8875" w:rsidR="000B5369" w:rsidRPr="000B5369" w:rsidDel="00584C06" w:rsidRDefault="000B5369" w:rsidP="000B5369">
            <w:pPr>
              <w:spacing w:after="0" w:line="240" w:lineRule="auto"/>
              <w:rPr>
                <w:del w:id="327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328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MOROCHO ARAUJO MIGUEL EDUARDO</w:delText>
              </w:r>
            </w:del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5B4070" w14:textId="7CBDC916" w:rsidR="000B5369" w:rsidRPr="000B5369" w:rsidDel="00584C06" w:rsidRDefault="000B5369" w:rsidP="000B5369">
            <w:pPr>
              <w:spacing w:after="0" w:line="240" w:lineRule="auto"/>
              <w:rPr>
                <w:del w:id="32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33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LEY ORGANICA DEL SERVICIO PUBLICO</w:delText>
              </w:r>
            </w:del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6C3D38B" w14:textId="5ECFB26F" w:rsidR="000B5369" w:rsidRPr="000B5369" w:rsidDel="00584C06" w:rsidRDefault="000B5369" w:rsidP="000B5369">
            <w:pPr>
              <w:spacing w:after="0" w:line="240" w:lineRule="auto"/>
              <w:rPr>
                <w:del w:id="331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332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09/06/1961</w:delText>
              </w:r>
            </w:del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1974094" w14:textId="6A438FB6" w:rsidR="000B5369" w:rsidRPr="000B5369" w:rsidDel="00584C06" w:rsidRDefault="000B5369" w:rsidP="000B5369">
            <w:pPr>
              <w:spacing w:after="0" w:line="240" w:lineRule="auto"/>
              <w:rPr>
                <w:del w:id="333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334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31/12/2021</w:delText>
              </w:r>
            </w:del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9559BD" w14:textId="738632EA" w:rsidR="000B5369" w:rsidRPr="000B5369" w:rsidDel="00584C06" w:rsidRDefault="000B5369" w:rsidP="000B5369">
            <w:pPr>
              <w:spacing w:after="0" w:line="240" w:lineRule="auto"/>
              <w:rPr>
                <w:del w:id="33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33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JUBILACIÓN</w:delText>
              </w:r>
            </w:del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6A077C2" w14:textId="33837680" w:rsidR="000B5369" w:rsidRPr="000B5369" w:rsidDel="00584C06" w:rsidRDefault="000B5369" w:rsidP="000B5369">
            <w:pPr>
              <w:spacing w:after="0" w:line="240" w:lineRule="auto"/>
              <w:rPr>
                <w:del w:id="33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33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1F2DFD" w14:textId="3FC6FA59" w:rsidR="000B5369" w:rsidRPr="000B5369" w:rsidDel="00584C06" w:rsidRDefault="000B5369" w:rsidP="000B5369">
            <w:pPr>
              <w:spacing w:after="0" w:line="240" w:lineRule="auto"/>
              <w:rPr>
                <w:del w:id="33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34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833F496" w14:textId="577A5888" w:rsidR="000B5369" w:rsidRPr="000B5369" w:rsidDel="00584C06" w:rsidRDefault="000B5369" w:rsidP="000B5369">
            <w:pPr>
              <w:spacing w:after="0" w:line="240" w:lineRule="auto"/>
              <w:rPr>
                <w:del w:id="34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34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C3B08BE" w14:textId="134197E7" w:rsidR="000B5369" w:rsidRPr="000B5369" w:rsidDel="00584C06" w:rsidRDefault="000B5369" w:rsidP="000B5369">
            <w:pPr>
              <w:spacing w:after="0" w:line="240" w:lineRule="auto"/>
              <w:rPr>
                <w:del w:id="34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34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B2A3A" w14:textId="33CBC1B2" w:rsidR="000B5369" w:rsidRPr="000B5369" w:rsidDel="00584C06" w:rsidRDefault="000B5369" w:rsidP="000B5369">
            <w:pPr>
              <w:spacing w:after="0" w:line="240" w:lineRule="auto"/>
              <w:rPr>
                <w:del w:id="34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34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N/A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01FDEAA" w14:textId="6A4B0666" w:rsidR="000B5369" w:rsidRPr="000B5369" w:rsidDel="00584C06" w:rsidRDefault="000B5369" w:rsidP="000B5369">
            <w:pPr>
              <w:spacing w:after="0" w:line="240" w:lineRule="auto"/>
              <w:rPr>
                <w:del w:id="34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34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E19AB" w14:textId="7927350B" w:rsidR="000B5369" w:rsidRPr="000B5369" w:rsidDel="00584C06" w:rsidRDefault="000B5369" w:rsidP="000B5369">
            <w:pPr>
              <w:spacing w:after="0" w:line="240" w:lineRule="auto"/>
              <w:rPr>
                <w:del w:id="34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35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F1B7CE7" w14:textId="36E37912" w:rsidR="000B5369" w:rsidRPr="000B5369" w:rsidDel="00584C06" w:rsidRDefault="000B5369" w:rsidP="000B5369">
            <w:pPr>
              <w:spacing w:after="0" w:line="240" w:lineRule="auto"/>
              <w:rPr>
                <w:del w:id="35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35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16H39</w:delText>
              </w:r>
            </w:del>
          </w:p>
        </w:tc>
        <w:tc>
          <w:tcPr>
            <w:tcW w:w="24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38434" w14:textId="4FA87EFB" w:rsidR="000B5369" w:rsidRPr="000B5369" w:rsidDel="00584C06" w:rsidRDefault="000B5369" w:rsidP="000B5369">
            <w:pPr>
              <w:spacing w:after="0" w:line="240" w:lineRule="auto"/>
              <w:rPr>
                <w:del w:id="35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</w:p>
        </w:tc>
      </w:tr>
      <w:tr w:rsidR="000B5369" w:rsidRPr="000B5369" w:rsidDel="00584C06" w14:paraId="362D3C21" w14:textId="6CB17836" w:rsidTr="000B5369">
        <w:trPr>
          <w:trHeight w:val="510"/>
          <w:del w:id="354" w:author="María_Nole" w:date="2023-06-14T14:10:00Z"/>
        </w:trPr>
        <w:tc>
          <w:tcPr>
            <w:tcW w:w="1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51B58A" w14:textId="4EF48401" w:rsidR="000B5369" w:rsidRPr="000B5369" w:rsidDel="00584C06" w:rsidRDefault="000B5369" w:rsidP="000B5369">
            <w:pPr>
              <w:spacing w:after="0" w:line="240" w:lineRule="auto"/>
              <w:rPr>
                <w:del w:id="35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35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11</w:delText>
              </w:r>
            </w:del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8AE3FAD" w14:textId="5F849ACC" w:rsidR="000B5369" w:rsidRPr="000B5369" w:rsidDel="00584C06" w:rsidRDefault="000B5369" w:rsidP="000B5369">
            <w:pPr>
              <w:spacing w:after="0" w:line="240" w:lineRule="auto"/>
              <w:rPr>
                <w:del w:id="357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358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1101462081</w:delText>
              </w:r>
            </w:del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4FCDDA2A" w14:textId="3A3A1BD3" w:rsidR="000B5369" w:rsidRPr="000B5369" w:rsidDel="00584C06" w:rsidRDefault="000B5369" w:rsidP="000B5369">
            <w:pPr>
              <w:spacing w:after="0" w:line="240" w:lineRule="auto"/>
              <w:rPr>
                <w:del w:id="359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360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SAMANIEGO CARDENAS BOLIVAR EDUARDO</w:delText>
              </w:r>
            </w:del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376316" w14:textId="55A889D3" w:rsidR="000B5369" w:rsidRPr="000B5369" w:rsidDel="00584C06" w:rsidRDefault="000B5369" w:rsidP="000B5369">
            <w:pPr>
              <w:spacing w:after="0" w:line="240" w:lineRule="auto"/>
              <w:rPr>
                <w:del w:id="36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36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LEY ORGANICA DEL SERVICIO PUBLICO</w:delText>
              </w:r>
            </w:del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2E11711" w14:textId="7C197F37" w:rsidR="000B5369" w:rsidRPr="000B5369" w:rsidDel="00584C06" w:rsidRDefault="000B5369" w:rsidP="000B5369">
            <w:pPr>
              <w:spacing w:after="0" w:line="240" w:lineRule="auto"/>
              <w:rPr>
                <w:del w:id="363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364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12/01/1955</w:delText>
              </w:r>
            </w:del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03E9302" w14:textId="1B1DACF7" w:rsidR="000B5369" w:rsidRPr="000B5369" w:rsidDel="00584C06" w:rsidRDefault="000B5369" w:rsidP="000B5369">
            <w:pPr>
              <w:spacing w:after="0" w:line="240" w:lineRule="auto"/>
              <w:rPr>
                <w:del w:id="365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366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31/12/2021</w:delText>
              </w:r>
            </w:del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9A9788" w14:textId="63FDC545" w:rsidR="000B5369" w:rsidRPr="000B5369" w:rsidDel="00584C06" w:rsidRDefault="000B5369" w:rsidP="000B5369">
            <w:pPr>
              <w:spacing w:after="0" w:line="240" w:lineRule="auto"/>
              <w:rPr>
                <w:del w:id="36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36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JUBILACIÓN</w:delText>
              </w:r>
            </w:del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B41425" w14:textId="3C1EEAEF" w:rsidR="000B5369" w:rsidRPr="000B5369" w:rsidDel="00584C06" w:rsidRDefault="000B5369" w:rsidP="000B5369">
            <w:pPr>
              <w:spacing w:after="0" w:line="240" w:lineRule="auto"/>
              <w:rPr>
                <w:del w:id="36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37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75C42F" w14:textId="53FAB1B4" w:rsidR="000B5369" w:rsidRPr="000B5369" w:rsidDel="00584C06" w:rsidRDefault="000B5369" w:rsidP="000B5369">
            <w:pPr>
              <w:spacing w:after="0" w:line="240" w:lineRule="auto"/>
              <w:rPr>
                <w:del w:id="37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37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FF3F267" w14:textId="750B0CFB" w:rsidR="000B5369" w:rsidRPr="000B5369" w:rsidDel="00584C06" w:rsidRDefault="000B5369" w:rsidP="000B5369">
            <w:pPr>
              <w:spacing w:after="0" w:line="240" w:lineRule="auto"/>
              <w:rPr>
                <w:del w:id="37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37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CA71D28" w14:textId="028B8EC0" w:rsidR="000B5369" w:rsidRPr="000B5369" w:rsidDel="00584C06" w:rsidRDefault="000B5369" w:rsidP="000B5369">
            <w:pPr>
              <w:spacing w:after="0" w:line="240" w:lineRule="auto"/>
              <w:rPr>
                <w:del w:id="37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37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642CC" w14:textId="1809B254" w:rsidR="000B5369" w:rsidRPr="000B5369" w:rsidDel="00584C06" w:rsidRDefault="000B5369" w:rsidP="000B5369">
            <w:pPr>
              <w:spacing w:after="0" w:line="240" w:lineRule="auto"/>
              <w:rPr>
                <w:del w:id="37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37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N/A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B0D7FF3" w14:textId="0C221339" w:rsidR="000B5369" w:rsidRPr="000B5369" w:rsidDel="00584C06" w:rsidRDefault="000B5369" w:rsidP="000B5369">
            <w:pPr>
              <w:spacing w:after="0" w:line="240" w:lineRule="auto"/>
              <w:rPr>
                <w:del w:id="37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38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26014" w14:textId="7471119F" w:rsidR="000B5369" w:rsidRPr="000B5369" w:rsidDel="00584C06" w:rsidRDefault="000B5369" w:rsidP="000B5369">
            <w:pPr>
              <w:spacing w:after="0" w:line="240" w:lineRule="auto"/>
              <w:rPr>
                <w:del w:id="38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38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N/A</w:delText>
              </w:r>
            </w:del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05C87BA" w14:textId="056E4784" w:rsidR="000B5369" w:rsidRPr="000B5369" w:rsidDel="00584C06" w:rsidRDefault="000B5369" w:rsidP="000B5369">
            <w:pPr>
              <w:spacing w:after="0" w:line="240" w:lineRule="auto"/>
              <w:rPr>
                <w:del w:id="38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38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16H40</w:delText>
              </w:r>
            </w:del>
          </w:p>
        </w:tc>
        <w:tc>
          <w:tcPr>
            <w:tcW w:w="24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FC7B4" w14:textId="72BA35DE" w:rsidR="000B5369" w:rsidRPr="000B5369" w:rsidDel="00584C06" w:rsidRDefault="000B5369" w:rsidP="000B5369">
            <w:pPr>
              <w:spacing w:after="0" w:line="240" w:lineRule="auto"/>
              <w:rPr>
                <w:del w:id="38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</w:p>
        </w:tc>
      </w:tr>
      <w:tr w:rsidR="000B5369" w:rsidRPr="000B5369" w:rsidDel="00584C06" w14:paraId="24BD6EC2" w14:textId="79016C24" w:rsidTr="000B5369">
        <w:trPr>
          <w:trHeight w:val="525"/>
          <w:del w:id="386" w:author="María_Nole" w:date="2023-06-14T14:10:00Z"/>
        </w:trPr>
        <w:tc>
          <w:tcPr>
            <w:tcW w:w="1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0687B82" w14:textId="76A22EE1" w:rsidR="000B5369" w:rsidRPr="000B5369" w:rsidDel="00584C06" w:rsidRDefault="000B5369" w:rsidP="000B5369">
            <w:pPr>
              <w:spacing w:after="0" w:line="240" w:lineRule="auto"/>
              <w:rPr>
                <w:del w:id="38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38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12</w:delText>
              </w:r>
            </w:del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356E293" w14:textId="1D99C88F" w:rsidR="000B5369" w:rsidRPr="000B5369" w:rsidDel="00584C06" w:rsidRDefault="000B5369" w:rsidP="000B5369">
            <w:pPr>
              <w:spacing w:after="0" w:line="240" w:lineRule="auto"/>
              <w:rPr>
                <w:del w:id="38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39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1102438353</w:delText>
              </w:r>
            </w:del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73EEBA8" w14:textId="080572CC" w:rsidR="000B5369" w:rsidRPr="000B5369" w:rsidDel="00584C06" w:rsidRDefault="000B5369" w:rsidP="000B5369">
            <w:pPr>
              <w:spacing w:after="0" w:line="240" w:lineRule="auto"/>
              <w:rPr>
                <w:del w:id="39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39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ORELLANA OCHOA GUSTAVO REINALDO</w:delText>
              </w:r>
            </w:del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E3747B" w14:textId="448A0AAD" w:rsidR="000B5369" w:rsidRPr="000B5369" w:rsidDel="00584C06" w:rsidRDefault="000B5369" w:rsidP="000B5369">
            <w:pPr>
              <w:spacing w:after="0" w:line="240" w:lineRule="auto"/>
              <w:rPr>
                <w:del w:id="39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39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CODIGO DE TRABAJO</w:delText>
              </w:r>
            </w:del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8749E" w14:textId="66CCF77B" w:rsidR="000B5369" w:rsidRPr="000B5369" w:rsidDel="00584C06" w:rsidRDefault="000B5369" w:rsidP="000B5369">
            <w:pPr>
              <w:spacing w:after="0" w:line="240" w:lineRule="auto"/>
              <w:rPr>
                <w:del w:id="39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39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31/10/1965</w:delText>
              </w:r>
            </w:del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19E9462" w14:textId="71174811" w:rsidR="000B5369" w:rsidRPr="000B5369" w:rsidDel="00584C06" w:rsidRDefault="000B5369" w:rsidP="000B5369">
            <w:pPr>
              <w:spacing w:after="0" w:line="240" w:lineRule="auto"/>
              <w:rPr>
                <w:del w:id="397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398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30/06/2022</w:delText>
              </w:r>
            </w:del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BAF5C47" w14:textId="706C10D4" w:rsidR="000B5369" w:rsidRPr="000B5369" w:rsidDel="00584C06" w:rsidRDefault="000B5369" w:rsidP="000B5369">
            <w:pPr>
              <w:spacing w:after="0" w:line="240" w:lineRule="auto"/>
              <w:rPr>
                <w:del w:id="39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0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JUBILACIÓN</w:delText>
              </w:r>
            </w:del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3E01E" w14:textId="1C36B768" w:rsidR="000B5369" w:rsidRPr="000B5369" w:rsidDel="00584C06" w:rsidRDefault="000B5369" w:rsidP="000B5369">
            <w:pPr>
              <w:spacing w:after="0" w:line="240" w:lineRule="auto"/>
              <w:rPr>
                <w:del w:id="40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0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569ADF3" w14:textId="3E0FD4F5" w:rsidR="000B5369" w:rsidRPr="000B5369" w:rsidDel="00584C06" w:rsidRDefault="000B5369" w:rsidP="000B5369">
            <w:pPr>
              <w:spacing w:after="0" w:line="240" w:lineRule="auto"/>
              <w:rPr>
                <w:del w:id="403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404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2430EF6" w14:textId="6C608112" w:rsidR="000B5369" w:rsidRPr="000B5369" w:rsidDel="00584C06" w:rsidRDefault="000B5369" w:rsidP="000B5369">
            <w:pPr>
              <w:spacing w:after="0" w:line="240" w:lineRule="auto"/>
              <w:rPr>
                <w:del w:id="40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0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1A19203" w14:textId="58BE9E01" w:rsidR="000B5369" w:rsidRPr="000B5369" w:rsidDel="00584C06" w:rsidRDefault="000B5369" w:rsidP="000B5369">
            <w:pPr>
              <w:spacing w:after="0" w:line="240" w:lineRule="auto"/>
              <w:rPr>
                <w:del w:id="40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0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B6219" w14:textId="265D133B" w:rsidR="000B5369" w:rsidRPr="000B5369" w:rsidDel="00584C06" w:rsidRDefault="000B5369" w:rsidP="000B5369">
            <w:pPr>
              <w:spacing w:after="0" w:line="240" w:lineRule="auto"/>
              <w:rPr>
                <w:del w:id="40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1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F1DDE" w14:textId="28AADD08" w:rsidR="000B5369" w:rsidRPr="000B5369" w:rsidDel="00584C06" w:rsidRDefault="000B5369" w:rsidP="000B5369">
            <w:pPr>
              <w:spacing w:after="0" w:line="240" w:lineRule="auto"/>
              <w:rPr>
                <w:del w:id="41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1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99DC0" w14:textId="7A1D4069" w:rsidR="000B5369" w:rsidRPr="000B5369" w:rsidDel="00584C06" w:rsidRDefault="000B5369" w:rsidP="000B5369">
            <w:pPr>
              <w:spacing w:after="0" w:line="240" w:lineRule="auto"/>
              <w:rPr>
                <w:del w:id="41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1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588E4" w14:textId="712859F9" w:rsidR="000B5369" w:rsidRPr="000B5369" w:rsidDel="00584C06" w:rsidRDefault="000B5369" w:rsidP="000B5369">
            <w:pPr>
              <w:spacing w:after="0" w:line="240" w:lineRule="auto"/>
              <w:rPr>
                <w:del w:id="41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1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4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1913C" w14:textId="3410866A" w:rsidR="000B5369" w:rsidRPr="000B5369" w:rsidDel="00584C06" w:rsidRDefault="000B5369" w:rsidP="000B5369">
            <w:pPr>
              <w:spacing w:after="0" w:line="240" w:lineRule="auto"/>
              <w:rPr>
                <w:del w:id="41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</w:p>
        </w:tc>
      </w:tr>
      <w:tr w:rsidR="000B5369" w:rsidRPr="000B5369" w:rsidDel="00584C06" w14:paraId="2A212B6B" w14:textId="41A239E1" w:rsidTr="000B5369">
        <w:trPr>
          <w:trHeight w:val="525"/>
          <w:del w:id="418" w:author="María_Nole" w:date="2023-06-14T14:10:00Z"/>
        </w:trPr>
        <w:tc>
          <w:tcPr>
            <w:tcW w:w="1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4ED8A7" w14:textId="4F75AF47" w:rsidR="000B5369" w:rsidRPr="000B5369" w:rsidDel="00584C06" w:rsidRDefault="000B5369" w:rsidP="000B5369">
            <w:pPr>
              <w:spacing w:after="0" w:line="240" w:lineRule="auto"/>
              <w:rPr>
                <w:del w:id="41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2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13</w:delText>
              </w:r>
            </w:del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5DA3FC7" w14:textId="4786F4FF" w:rsidR="000B5369" w:rsidRPr="000B5369" w:rsidDel="00584C06" w:rsidRDefault="000B5369" w:rsidP="000B5369">
            <w:pPr>
              <w:spacing w:after="0" w:line="240" w:lineRule="auto"/>
              <w:rPr>
                <w:del w:id="42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2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1102280789</w:delText>
              </w:r>
            </w:del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0CDAF93" w14:textId="66D24D40" w:rsidR="000B5369" w:rsidRPr="000B5369" w:rsidDel="00584C06" w:rsidRDefault="000B5369" w:rsidP="000B5369">
            <w:pPr>
              <w:spacing w:after="0" w:line="240" w:lineRule="auto"/>
              <w:rPr>
                <w:del w:id="42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2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MORENO ORTEGA NORMA YOLANDA</w:delText>
              </w:r>
            </w:del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D58506" w14:textId="3BC61A0F" w:rsidR="000B5369" w:rsidRPr="000B5369" w:rsidDel="00584C06" w:rsidRDefault="000B5369" w:rsidP="000B5369">
            <w:pPr>
              <w:spacing w:after="0" w:line="240" w:lineRule="auto"/>
              <w:rPr>
                <w:del w:id="42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2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CODIGO DE TRABAJO</w:delText>
              </w:r>
            </w:del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D233B" w14:textId="3FF2CAFE" w:rsidR="000B5369" w:rsidRPr="000B5369" w:rsidDel="00584C06" w:rsidRDefault="000B5369" w:rsidP="000B5369">
            <w:pPr>
              <w:spacing w:after="0" w:line="240" w:lineRule="auto"/>
              <w:rPr>
                <w:del w:id="42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2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08/05/1959</w:delText>
              </w:r>
            </w:del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71D3F37" w14:textId="32BBEC7D" w:rsidR="000B5369" w:rsidRPr="000B5369" w:rsidDel="00584C06" w:rsidRDefault="000B5369" w:rsidP="000B5369">
            <w:pPr>
              <w:spacing w:after="0" w:line="240" w:lineRule="auto"/>
              <w:rPr>
                <w:del w:id="429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430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31/10/2022</w:delText>
              </w:r>
            </w:del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0EDDF9" w14:textId="4B39A426" w:rsidR="000B5369" w:rsidRPr="000B5369" w:rsidDel="00584C06" w:rsidRDefault="000B5369" w:rsidP="000B5369">
            <w:pPr>
              <w:spacing w:after="0" w:line="240" w:lineRule="auto"/>
              <w:rPr>
                <w:del w:id="43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3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JUBILACIÓN</w:delText>
              </w:r>
            </w:del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66DC0" w14:textId="2ABA5B8C" w:rsidR="000B5369" w:rsidRPr="000B5369" w:rsidDel="00584C06" w:rsidRDefault="000B5369" w:rsidP="000B5369">
            <w:pPr>
              <w:spacing w:after="0" w:line="240" w:lineRule="auto"/>
              <w:rPr>
                <w:del w:id="43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3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D8D45DA" w14:textId="00E32D4B" w:rsidR="000B5369" w:rsidRPr="000B5369" w:rsidDel="00584C06" w:rsidRDefault="000B5369" w:rsidP="000B5369">
            <w:pPr>
              <w:spacing w:after="0" w:line="240" w:lineRule="auto"/>
              <w:rPr>
                <w:del w:id="435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436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FBD93A2" w14:textId="7BC1EA85" w:rsidR="000B5369" w:rsidRPr="000B5369" w:rsidDel="00584C06" w:rsidRDefault="000B5369" w:rsidP="000B5369">
            <w:pPr>
              <w:spacing w:after="0" w:line="240" w:lineRule="auto"/>
              <w:rPr>
                <w:del w:id="43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3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6D5AD14" w14:textId="4113E6B4" w:rsidR="000B5369" w:rsidRPr="000B5369" w:rsidDel="00584C06" w:rsidRDefault="000B5369" w:rsidP="000B5369">
            <w:pPr>
              <w:spacing w:after="0" w:line="240" w:lineRule="auto"/>
              <w:rPr>
                <w:del w:id="43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4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DC296" w14:textId="472CF082" w:rsidR="000B5369" w:rsidRPr="000B5369" w:rsidDel="00584C06" w:rsidRDefault="000B5369" w:rsidP="000B5369">
            <w:pPr>
              <w:spacing w:after="0" w:line="240" w:lineRule="auto"/>
              <w:rPr>
                <w:del w:id="44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4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EEB07" w14:textId="622C8B9D" w:rsidR="000B5369" w:rsidRPr="000B5369" w:rsidDel="00584C06" w:rsidRDefault="000B5369" w:rsidP="000B5369">
            <w:pPr>
              <w:spacing w:after="0" w:line="240" w:lineRule="auto"/>
              <w:rPr>
                <w:del w:id="44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4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B5305" w14:textId="0BFAF201" w:rsidR="000B5369" w:rsidRPr="000B5369" w:rsidDel="00584C06" w:rsidRDefault="000B5369" w:rsidP="000B5369">
            <w:pPr>
              <w:spacing w:after="0" w:line="240" w:lineRule="auto"/>
              <w:rPr>
                <w:del w:id="44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4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CBABC" w14:textId="13B12A68" w:rsidR="000B5369" w:rsidRPr="000B5369" w:rsidDel="00584C06" w:rsidRDefault="000B5369" w:rsidP="000B5369">
            <w:pPr>
              <w:spacing w:after="0" w:line="240" w:lineRule="auto"/>
              <w:rPr>
                <w:del w:id="44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4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4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4A8EB" w14:textId="0EB49AC5" w:rsidR="000B5369" w:rsidRPr="000B5369" w:rsidDel="00584C06" w:rsidRDefault="000B5369" w:rsidP="000B5369">
            <w:pPr>
              <w:spacing w:after="0" w:line="240" w:lineRule="auto"/>
              <w:rPr>
                <w:del w:id="44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</w:p>
        </w:tc>
      </w:tr>
      <w:tr w:rsidR="000B5369" w:rsidRPr="000B5369" w:rsidDel="00584C06" w14:paraId="17910854" w14:textId="0891E7AD" w:rsidTr="000B5369">
        <w:trPr>
          <w:trHeight w:val="510"/>
          <w:del w:id="450" w:author="María_Nole" w:date="2023-06-14T14:10:00Z"/>
        </w:trPr>
        <w:tc>
          <w:tcPr>
            <w:tcW w:w="1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8B7EDD" w14:textId="369A5DDD" w:rsidR="000B5369" w:rsidRPr="000B5369" w:rsidDel="00584C06" w:rsidRDefault="000B5369" w:rsidP="000B5369">
            <w:pPr>
              <w:spacing w:after="0" w:line="240" w:lineRule="auto"/>
              <w:rPr>
                <w:del w:id="45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5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14</w:delText>
              </w:r>
            </w:del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638EB9B4" w14:textId="045172BE" w:rsidR="000B5369" w:rsidRPr="000B5369" w:rsidDel="00584C06" w:rsidRDefault="000B5369" w:rsidP="000B5369">
            <w:pPr>
              <w:spacing w:after="0" w:line="240" w:lineRule="auto"/>
              <w:rPr>
                <w:del w:id="45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5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1101708095</w:delText>
              </w:r>
            </w:del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75770AED" w14:textId="2A65CAE7" w:rsidR="000B5369" w:rsidRPr="000B5369" w:rsidDel="00584C06" w:rsidRDefault="000B5369" w:rsidP="000B5369">
            <w:pPr>
              <w:spacing w:after="0" w:line="240" w:lineRule="auto"/>
              <w:rPr>
                <w:del w:id="45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5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CARRION ALVAREZ TERESA JUDITH</w:delText>
              </w:r>
            </w:del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EB0C72" w14:textId="2D05DA50" w:rsidR="000B5369" w:rsidRPr="000B5369" w:rsidDel="00584C06" w:rsidRDefault="000B5369" w:rsidP="000B5369">
            <w:pPr>
              <w:spacing w:after="0" w:line="240" w:lineRule="auto"/>
              <w:rPr>
                <w:del w:id="45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5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LEY ORGANICA DEL SERVICIO PUBLICO</w:delText>
              </w:r>
            </w:del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3E49766A" w14:textId="74413A90" w:rsidR="000B5369" w:rsidRPr="000B5369" w:rsidDel="00584C06" w:rsidRDefault="000B5369" w:rsidP="000B5369">
            <w:pPr>
              <w:spacing w:after="0" w:line="240" w:lineRule="auto"/>
              <w:rPr>
                <w:del w:id="45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6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19/10/1962</w:delText>
              </w:r>
            </w:del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235083DF" w14:textId="4A94AB99" w:rsidR="000B5369" w:rsidRPr="000B5369" w:rsidDel="00584C06" w:rsidRDefault="000B5369" w:rsidP="000B5369">
            <w:pPr>
              <w:spacing w:after="0" w:line="240" w:lineRule="auto"/>
              <w:rPr>
                <w:del w:id="46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6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31/12/2022</w:delText>
              </w:r>
            </w:del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DFC0CD" w14:textId="2D3DA7CB" w:rsidR="000B5369" w:rsidRPr="000B5369" w:rsidDel="00584C06" w:rsidRDefault="000B5369" w:rsidP="000B5369">
            <w:pPr>
              <w:spacing w:after="0" w:line="240" w:lineRule="auto"/>
              <w:rPr>
                <w:del w:id="46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6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JUBILACIÓN</w:delText>
              </w:r>
            </w:del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3CF45A8E" w14:textId="094256DE" w:rsidR="000B5369" w:rsidRPr="000B5369" w:rsidDel="00584C06" w:rsidRDefault="000B5369" w:rsidP="000B5369">
            <w:pPr>
              <w:spacing w:after="0" w:line="240" w:lineRule="auto"/>
              <w:rPr>
                <w:del w:id="46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6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42CA83" w14:textId="33C3F6D8" w:rsidR="000B5369" w:rsidRPr="000B5369" w:rsidDel="00584C06" w:rsidRDefault="000B5369" w:rsidP="000B5369">
            <w:pPr>
              <w:spacing w:after="0" w:line="240" w:lineRule="auto"/>
              <w:rPr>
                <w:del w:id="46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6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E5FBDA8" w14:textId="0B8F8F0A" w:rsidR="000B5369" w:rsidRPr="000B5369" w:rsidDel="00584C06" w:rsidRDefault="000B5369" w:rsidP="000B5369">
            <w:pPr>
              <w:spacing w:after="0" w:line="240" w:lineRule="auto"/>
              <w:rPr>
                <w:del w:id="46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7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9FBCD77" w14:textId="4D29C56E" w:rsidR="000B5369" w:rsidRPr="000B5369" w:rsidDel="00584C06" w:rsidRDefault="000B5369" w:rsidP="000B5369">
            <w:pPr>
              <w:spacing w:after="0" w:line="240" w:lineRule="auto"/>
              <w:rPr>
                <w:del w:id="47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7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63CBF" w14:textId="34D0ED9D" w:rsidR="000B5369" w:rsidRPr="000B5369" w:rsidDel="00584C06" w:rsidRDefault="000B5369" w:rsidP="000B5369">
            <w:pPr>
              <w:spacing w:after="0" w:line="240" w:lineRule="auto"/>
              <w:rPr>
                <w:del w:id="47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7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N/A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6556885" w14:textId="669FE3F1" w:rsidR="000B5369" w:rsidRPr="000B5369" w:rsidDel="00584C06" w:rsidRDefault="000B5369" w:rsidP="000B5369">
            <w:pPr>
              <w:spacing w:after="0" w:line="240" w:lineRule="auto"/>
              <w:rPr>
                <w:del w:id="47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7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776FA" w14:textId="40B1CA52" w:rsidR="000B5369" w:rsidRPr="000B5369" w:rsidDel="00584C06" w:rsidRDefault="000B5369" w:rsidP="000B5369">
            <w:pPr>
              <w:spacing w:after="0" w:line="240" w:lineRule="auto"/>
              <w:rPr>
                <w:del w:id="47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7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N/A</w:delText>
              </w:r>
            </w:del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EBC4BA7" w14:textId="72A53DFC" w:rsidR="000B5369" w:rsidRPr="000B5369" w:rsidDel="00584C06" w:rsidRDefault="000B5369" w:rsidP="000B5369">
            <w:pPr>
              <w:spacing w:after="0" w:line="240" w:lineRule="auto"/>
              <w:rPr>
                <w:del w:id="47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8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16H41</w:delText>
              </w:r>
            </w:del>
          </w:p>
        </w:tc>
        <w:tc>
          <w:tcPr>
            <w:tcW w:w="24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F4905" w14:textId="4847E10F" w:rsidR="000B5369" w:rsidRPr="000B5369" w:rsidDel="00584C06" w:rsidRDefault="000B5369" w:rsidP="000B5369">
            <w:pPr>
              <w:spacing w:after="0" w:line="240" w:lineRule="auto"/>
              <w:rPr>
                <w:del w:id="48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</w:p>
        </w:tc>
      </w:tr>
      <w:tr w:rsidR="000B5369" w:rsidRPr="000B5369" w:rsidDel="00584C06" w14:paraId="2549593A" w14:textId="596C8418" w:rsidTr="000B5369">
        <w:trPr>
          <w:trHeight w:val="510"/>
          <w:del w:id="482" w:author="María_Nole" w:date="2023-06-14T14:10:00Z"/>
        </w:trPr>
        <w:tc>
          <w:tcPr>
            <w:tcW w:w="1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F94B3E" w14:textId="7E90659B" w:rsidR="000B5369" w:rsidRPr="000B5369" w:rsidDel="00584C06" w:rsidRDefault="000B5369" w:rsidP="000B5369">
            <w:pPr>
              <w:spacing w:after="0" w:line="240" w:lineRule="auto"/>
              <w:rPr>
                <w:del w:id="48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8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15</w:delText>
              </w:r>
            </w:del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43C8635D" w14:textId="2C9F34B8" w:rsidR="000B5369" w:rsidRPr="000B5369" w:rsidDel="00584C06" w:rsidRDefault="000B5369" w:rsidP="000B5369">
            <w:pPr>
              <w:spacing w:after="0" w:line="240" w:lineRule="auto"/>
              <w:rPr>
                <w:del w:id="48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8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1102184890</w:delText>
              </w:r>
            </w:del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7998B874" w14:textId="576D394E" w:rsidR="000B5369" w:rsidRPr="000B5369" w:rsidDel="00584C06" w:rsidRDefault="000B5369" w:rsidP="000B5369">
            <w:pPr>
              <w:spacing w:after="0" w:line="240" w:lineRule="auto"/>
              <w:rPr>
                <w:del w:id="48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8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CORONEL CELI CECILIA MARGARITA</w:delText>
              </w:r>
            </w:del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2E939E4" w14:textId="687E19EE" w:rsidR="000B5369" w:rsidRPr="000B5369" w:rsidDel="00584C06" w:rsidRDefault="000B5369" w:rsidP="000B5369">
            <w:pPr>
              <w:spacing w:after="0" w:line="240" w:lineRule="auto"/>
              <w:rPr>
                <w:del w:id="48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9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LEY ORGANICA DEL SERVICIO PUBLICO</w:delText>
              </w:r>
            </w:del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785ED47D" w14:textId="7AA166D0" w:rsidR="000B5369" w:rsidRPr="000B5369" w:rsidDel="00584C06" w:rsidRDefault="000B5369" w:rsidP="000B5369">
            <w:pPr>
              <w:spacing w:after="0" w:line="240" w:lineRule="auto"/>
              <w:rPr>
                <w:del w:id="49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9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10/05/1962</w:delText>
              </w:r>
            </w:del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690AB891" w14:textId="129C3198" w:rsidR="000B5369" w:rsidRPr="000B5369" w:rsidDel="00584C06" w:rsidRDefault="000B5369" w:rsidP="000B5369">
            <w:pPr>
              <w:spacing w:after="0" w:line="240" w:lineRule="auto"/>
              <w:rPr>
                <w:del w:id="49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9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31/12/2022</w:delText>
              </w:r>
            </w:del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5787F0" w14:textId="3607B412" w:rsidR="000B5369" w:rsidRPr="000B5369" w:rsidDel="00584C06" w:rsidRDefault="000B5369" w:rsidP="000B5369">
            <w:pPr>
              <w:spacing w:after="0" w:line="240" w:lineRule="auto"/>
              <w:rPr>
                <w:del w:id="49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9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JUBILACIÓN</w:delText>
              </w:r>
            </w:del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4806E64B" w14:textId="25ECB140" w:rsidR="000B5369" w:rsidRPr="000B5369" w:rsidDel="00584C06" w:rsidRDefault="000B5369" w:rsidP="000B5369">
            <w:pPr>
              <w:spacing w:after="0" w:line="240" w:lineRule="auto"/>
              <w:rPr>
                <w:del w:id="49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49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BBD987F" w14:textId="57345B8F" w:rsidR="000B5369" w:rsidRPr="000B5369" w:rsidDel="00584C06" w:rsidRDefault="000B5369" w:rsidP="000B5369">
            <w:pPr>
              <w:spacing w:after="0" w:line="240" w:lineRule="auto"/>
              <w:rPr>
                <w:del w:id="49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0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3902464" w14:textId="1233EC65" w:rsidR="000B5369" w:rsidRPr="000B5369" w:rsidDel="00584C06" w:rsidRDefault="000B5369" w:rsidP="000B5369">
            <w:pPr>
              <w:spacing w:after="0" w:line="240" w:lineRule="auto"/>
              <w:rPr>
                <w:del w:id="50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0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BD0EB85" w14:textId="48C0BB21" w:rsidR="000B5369" w:rsidRPr="000B5369" w:rsidDel="00584C06" w:rsidRDefault="000B5369" w:rsidP="000B5369">
            <w:pPr>
              <w:spacing w:after="0" w:line="240" w:lineRule="auto"/>
              <w:rPr>
                <w:del w:id="50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0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802F7" w14:textId="05F0089E" w:rsidR="000B5369" w:rsidRPr="000B5369" w:rsidDel="00584C06" w:rsidRDefault="000B5369" w:rsidP="000B5369">
            <w:pPr>
              <w:spacing w:after="0" w:line="240" w:lineRule="auto"/>
              <w:rPr>
                <w:del w:id="50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0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N/A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7C699AB" w14:textId="37033407" w:rsidR="000B5369" w:rsidRPr="000B5369" w:rsidDel="00584C06" w:rsidRDefault="000B5369" w:rsidP="000B5369">
            <w:pPr>
              <w:spacing w:after="0" w:line="240" w:lineRule="auto"/>
              <w:rPr>
                <w:del w:id="50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0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20A18" w14:textId="59706C11" w:rsidR="000B5369" w:rsidRPr="000B5369" w:rsidDel="00584C06" w:rsidRDefault="000B5369" w:rsidP="000B5369">
            <w:pPr>
              <w:spacing w:after="0" w:line="240" w:lineRule="auto"/>
              <w:rPr>
                <w:del w:id="50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1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N/A</w:delText>
              </w:r>
            </w:del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E49ED72" w14:textId="077971BB" w:rsidR="000B5369" w:rsidRPr="000B5369" w:rsidDel="00584C06" w:rsidRDefault="000B5369" w:rsidP="000B5369">
            <w:pPr>
              <w:spacing w:after="0" w:line="240" w:lineRule="auto"/>
              <w:rPr>
                <w:del w:id="51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1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16H41</w:delText>
              </w:r>
            </w:del>
          </w:p>
        </w:tc>
        <w:tc>
          <w:tcPr>
            <w:tcW w:w="24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70721" w14:textId="590CC19D" w:rsidR="000B5369" w:rsidRPr="000B5369" w:rsidDel="00584C06" w:rsidRDefault="000B5369" w:rsidP="000B5369">
            <w:pPr>
              <w:spacing w:after="0" w:line="240" w:lineRule="auto"/>
              <w:rPr>
                <w:del w:id="51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</w:p>
        </w:tc>
      </w:tr>
      <w:tr w:rsidR="000B5369" w:rsidRPr="000B5369" w:rsidDel="00584C06" w14:paraId="4216FAAD" w14:textId="22E577F3" w:rsidTr="000B5369">
        <w:trPr>
          <w:trHeight w:val="510"/>
          <w:del w:id="514" w:author="María_Nole" w:date="2023-06-14T14:10:00Z"/>
        </w:trPr>
        <w:tc>
          <w:tcPr>
            <w:tcW w:w="1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F0D08D" w14:textId="2FE616AD" w:rsidR="000B5369" w:rsidRPr="000B5369" w:rsidDel="00584C06" w:rsidRDefault="000B5369" w:rsidP="000B5369">
            <w:pPr>
              <w:spacing w:after="0" w:line="240" w:lineRule="auto"/>
              <w:rPr>
                <w:del w:id="51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1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16</w:delText>
              </w:r>
            </w:del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767D79D3" w14:textId="1AB20634" w:rsidR="000B5369" w:rsidRPr="000B5369" w:rsidDel="00584C06" w:rsidRDefault="000B5369" w:rsidP="000B5369">
            <w:pPr>
              <w:spacing w:after="0" w:line="240" w:lineRule="auto"/>
              <w:rPr>
                <w:del w:id="51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1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1101916409</w:delText>
              </w:r>
            </w:del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46B7943B" w14:textId="5ACB9FF0" w:rsidR="000B5369" w:rsidRPr="000B5369" w:rsidDel="00584C06" w:rsidRDefault="000B5369" w:rsidP="000B5369">
            <w:pPr>
              <w:spacing w:after="0" w:line="240" w:lineRule="auto"/>
              <w:rPr>
                <w:del w:id="51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2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GONZALEZ SISALIMA ESTELA MARIA</w:delText>
              </w:r>
            </w:del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BE6996" w14:textId="7E796F84" w:rsidR="000B5369" w:rsidRPr="000B5369" w:rsidDel="00584C06" w:rsidRDefault="000B5369" w:rsidP="000B5369">
            <w:pPr>
              <w:spacing w:after="0" w:line="240" w:lineRule="auto"/>
              <w:rPr>
                <w:del w:id="52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2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LEY ORGANICA DEL SERVICIO PUBLICO</w:delText>
              </w:r>
            </w:del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22E56447" w14:textId="1844674D" w:rsidR="000B5369" w:rsidRPr="000B5369" w:rsidDel="00584C06" w:rsidRDefault="000B5369" w:rsidP="000B5369">
            <w:pPr>
              <w:spacing w:after="0" w:line="240" w:lineRule="auto"/>
              <w:rPr>
                <w:del w:id="52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2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02/06/1960</w:delText>
              </w:r>
            </w:del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5544C7E4" w14:textId="71C000B3" w:rsidR="000B5369" w:rsidRPr="000B5369" w:rsidDel="00584C06" w:rsidRDefault="000B5369" w:rsidP="000B5369">
            <w:pPr>
              <w:spacing w:after="0" w:line="240" w:lineRule="auto"/>
              <w:rPr>
                <w:del w:id="52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2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31/12/2022</w:delText>
              </w:r>
            </w:del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B55656" w14:textId="6DCB1C5A" w:rsidR="000B5369" w:rsidRPr="000B5369" w:rsidDel="00584C06" w:rsidRDefault="000B5369" w:rsidP="000B5369">
            <w:pPr>
              <w:spacing w:after="0" w:line="240" w:lineRule="auto"/>
              <w:rPr>
                <w:del w:id="52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2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JUBILACIÓN</w:delText>
              </w:r>
            </w:del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29BDF949" w14:textId="6E445255" w:rsidR="000B5369" w:rsidRPr="000B5369" w:rsidDel="00584C06" w:rsidRDefault="000B5369" w:rsidP="000B5369">
            <w:pPr>
              <w:spacing w:after="0" w:line="240" w:lineRule="auto"/>
              <w:rPr>
                <w:del w:id="52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3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112967" w14:textId="77D12082" w:rsidR="000B5369" w:rsidRPr="000B5369" w:rsidDel="00584C06" w:rsidRDefault="000B5369" w:rsidP="000B5369">
            <w:pPr>
              <w:spacing w:after="0" w:line="240" w:lineRule="auto"/>
              <w:rPr>
                <w:del w:id="53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3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56E43FC" w14:textId="1E7FCDFC" w:rsidR="000B5369" w:rsidRPr="000B5369" w:rsidDel="00584C06" w:rsidRDefault="000B5369" w:rsidP="000B5369">
            <w:pPr>
              <w:spacing w:after="0" w:line="240" w:lineRule="auto"/>
              <w:rPr>
                <w:del w:id="53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3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2330638" w14:textId="3D69DD90" w:rsidR="000B5369" w:rsidRPr="000B5369" w:rsidDel="00584C06" w:rsidRDefault="000B5369" w:rsidP="000B5369">
            <w:pPr>
              <w:spacing w:after="0" w:line="240" w:lineRule="auto"/>
              <w:rPr>
                <w:del w:id="53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3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26CDB" w14:textId="55640E05" w:rsidR="000B5369" w:rsidRPr="000B5369" w:rsidDel="00584C06" w:rsidRDefault="000B5369" w:rsidP="000B5369">
            <w:pPr>
              <w:spacing w:after="0" w:line="240" w:lineRule="auto"/>
              <w:rPr>
                <w:del w:id="53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3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N/A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896F795" w14:textId="533B08F7" w:rsidR="000B5369" w:rsidRPr="000B5369" w:rsidDel="00584C06" w:rsidRDefault="000B5369" w:rsidP="000B5369">
            <w:pPr>
              <w:spacing w:after="0" w:line="240" w:lineRule="auto"/>
              <w:rPr>
                <w:del w:id="53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4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4E9CB" w14:textId="4A2F79A0" w:rsidR="000B5369" w:rsidRPr="000B5369" w:rsidDel="00584C06" w:rsidRDefault="000B5369" w:rsidP="000B5369">
            <w:pPr>
              <w:spacing w:after="0" w:line="240" w:lineRule="auto"/>
              <w:rPr>
                <w:del w:id="54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4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N/A</w:delText>
              </w:r>
            </w:del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BA9E258" w14:textId="7F409744" w:rsidR="000B5369" w:rsidRPr="000B5369" w:rsidDel="00584C06" w:rsidRDefault="000B5369" w:rsidP="000B5369">
            <w:pPr>
              <w:spacing w:after="0" w:line="240" w:lineRule="auto"/>
              <w:rPr>
                <w:del w:id="54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4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16H42</w:delText>
              </w:r>
            </w:del>
          </w:p>
        </w:tc>
        <w:tc>
          <w:tcPr>
            <w:tcW w:w="24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D1C64" w14:textId="6BF7F7AC" w:rsidR="000B5369" w:rsidRPr="000B5369" w:rsidDel="00584C06" w:rsidRDefault="000B5369" w:rsidP="000B5369">
            <w:pPr>
              <w:spacing w:after="0" w:line="240" w:lineRule="auto"/>
              <w:rPr>
                <w:del w:id="54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</w:p>
        </w:tc>
      </w:tr>
      <w:tr w:rsidR="000B5369" w:rsidRPr="000B5369" w:rsidDel="00584C06" w14:paraId="08827045" w14:textId="6007FB65" w:rsidTr="000B5369">
        <w:trPr>
          <w:trHeight w:val="510"/>
          <w:del w:id="546" w:author="María_Nole" w:date="2023-06-14T14:10:00Z"/>
        </w:trPr>
        <w:tc>
          <w:tcPr>
            <w:tcW w:w="1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9B8A3B" w14:textId="5F576A25" w:rsidR="000B5369" w:rsidRPr="000B5369" w:rsidDel="00584C06" w:rsidRDefault="000B5369" w:rsidP="000B5369">
            <w:pPr>
              <w:spacing w:after="0" w:line="240" w:lineRule="auto"/>
              <w:rPr>
                <w:del w:id="54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4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17</w:delText>
              </w:r>
            </w:del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1812A292" w14:textId="287FF19F" w:rsidR="000B5369" w:rsidRPr="000B5369" w:rsidDel="00584C06" w:rsidRDefault="000B5369" w:rsidP="000B5369">
            <w:pPr>
              <w:spacing w:after="0" w:line="240" w:lineRule="auto"/>
              <w:rPr>
                <w:del w:id="54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5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1102085386</w:delText>
              </w:r>
            </w:del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1DF38A2A" w14:textId="75E86142" w:rsidR="000B5369" w:rsidRPr="000B5369" w:rsidDel="00584C06" w:rsidRDefault="000B5369" w:rsidP="000B5369">
            <w:pPr>
              <w:spacing w:after="0" w:line="240" w:lineRule="auto"/>
              <w:rPr>
                <w:del w:id="55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5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GUERRERO VIVANCO JORGE FREDY</w:delText>
              </w:r>
            </w:del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083FE8" w14:textId="57E0CF64" w:rsidR="000B5369" w:rsidRPr="000B5369" w:rsidDel="00584C06" w:rsidRDefault="000B5369" w:rsidP="000B5369">
            <w:pPr>
              <w:spacing w:after="0" w:line="240" w:lineRule="auto"/>
              <w:rPr>
                <w:del w:id="55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5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LEY ORGANICA DEL SERVICIO PUBLICO</w:delText>
              </w:r>
            </w:del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0E88682C" w14:textId="01716F77" w:rsidR="000B5369" w:rsidRPr="000B5369" w:rsidDel="00584C06" w:rsidRDefault="000B5369" w:rsidP="000B5369">
            <w:pPr>
              <w:spacing w:after="0" w:line="240" w:lineRule="auto"/>
              <w:rPr>
                <w:del w:id="55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5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15/03/1963</w:delText>
              </w:r>
            </w:del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22111F00" w14:textId="31892860" w:rsidR="000B5369" w:rsidRPr="000B5369" w:rsidDel="00584C06" w:rsidRDefault="000B5369" w:rsidP="000B5369">
            <w:pPr>
              <w:spacing w:after="0" w:line="240" w:lineRule="auto"/>
              <w:rPr>
                <w:del w:id="55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5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31/12/2022</w:delText>
              </w:r>
            </w:del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5DF13A0" w14:textId="7A33DFEE" w:rsidR="000B5369" w:rsidRPr="000B5369" w:rsidDel="00584C06" w:rsidRDefault="000B5369" w:rsidP="000B5369">
            <w:pPr>
              <w:spacing w:after="0" w:line="240" w:lineRule="auto"/>
              <w:rPr>
                <w:del w:id="55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6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JUBILACIÓN</w:delText>
              </w:r>
            </w:del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5A00A5AF" w14:textId="54842378" w:rsidR="000B5369" w:rsidRPr="000B5369" w:rsidDel="00584C06" w:rsidRDefault="000B5369" w:rsidP="000B5369">
            <w:pPr>
              <w:spacing w:after="0" w:line="240" w:lineRule="auto"/>
              <w:rPr>
                <w:del w:id="56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6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E10C21" w14:textId="114E5B70" w:rsidR="000B5369" w:rsidRPr="000B5369" w:rsidDel="00584C06" w:rsidRDefault="000B5369" w:rsidP="000B5369">
            <w:pPr>
              <w:spacing w:after="0" w:line="240" w:lineRule="auto"/>
              <w:rPr>
                <w:del w:id="56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6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59B3ADD" w14:textId="296161E1" w:rsidR="000B5369" w:rsidRPr="000B5369" w:rsidDel="00584C06" w:rsidRDefault="000B5369" w:rsidP="000B5369">
            <w:pPr>
              <w:spacing w:after="0" w:line="240" w:lineRule="auto"/>
              <w:rPr>
                <w:del w:id="56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6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F2DE0D7" w14:textId="253E5A18" w:rsidR="000B5369" w:rsidRPr="000B5369" w:rsidDel="00584C06" w:rsidRDefault="000B5369" w:rsidP="000B5369">
            <w:pPr>
              <w:spacing w:after="0" w:line="240" w:lineRule="auto"/>
              <w:rPr>
                <w:del w:id="56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6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7668F" w14:textId="4C999D31" w:rsidR="000B5369" w:rsidRPr="000B5369" w:rsidDel="00584C06" w:rsidRDefault="000B5369" w:rsidP="000B5369">
            <w:pPr>
              <w:spacing w:after="0" w:line="240" w:lineRule="auto"/>
              <w:rPr>
                <w:del w:id="56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7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N/A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2C6363F" w14:textId="20EA7B64" w:rsidR="000B5369" w:rsidRPr="000B5369" w:rsidDel="00584C06" w:rsidRDefault="000B5369" w:rsidP="000B5369">
            <w:pPr>
              <w:spacing w:after="0" w:line="240" w:lineRule="auto"/>
              <w:rPr>
                <w:del w:id="57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7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BCE7F" w14:textId="4C907A50" w:rsidR="000B5369" w:rsidRPr="000B5369" w:rsidDel="00584C06" w:rsidRDefault="000B5369" w:rsidP="000B5369">
            <w:pPr>
              <w:spacing w:after="0" w:line="240" w:lineRule="auto"/>
              <w:rPr>
                <w:del w:id="57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7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N/A</w:delText>
              </w:r>
            </w:del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ACDE682" w14:textId="73C251D3" w:rsidR="000B5369" w:rsidRPr="000B5369" w:rsidDel="00584C06" w:rsidRDefault="000B5369" w:rsidP="000B5369">
            <w:pPr>
              <w:spacing w:after="0" w:line="240" w:lineRule="auto"/>
              <w:rPr>
                <w:del w:id="57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7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16H42</w:delText>
              </w:r>
            </w:del>
          </w:p>
        </w:tc>
        <w:tc>
          <w:tcPr>
            <w:tcW w:w="24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0D32F" w14:textId="00C9FD53" w:rsidR="000B5369" w:rsidRPr="000B5369" w:rsidDel="00584C06" w:rsidRDefault="000B5369" w:rsidP="000B5369">
            <w:pPr>
              <w:spacing w:after="0" w:line="240" w:lineRule="auto"/>
              <w:rPr>
                <w:del w:id="57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</w:p>
        </w:tc>
      </w:tr>
      <w:tr w:rsidR="000B5369" w:rsidRPr="000B5369" w:rsidDel="00584C06" w14:paraId="232E9792" w14:textId="29599940" w:rsidTr="000B5369">
        <w:trPr>
          <w:trHeight w:val="300"/>
          <w:del w:id="578" w:author="María_Nole" w:date="2023-06-14T14:10:00Z"/>
        </w:trPr>
        <w:tc>
          <w:tcPr>
            <w:tcW w:w="1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19B167" w14:textId="2B553CE6" w:rsidR="000B5369" w:rsidRPr="000B5369" w:rsidDel="00584C06" w:rsidRDefault="000B5369" w:rsidP="000B5369">
            <w:pPr>
              <w:spacing w:after="0" w:line="240" w:lineRule="auto"/>
              <w:rPr>
                <w:del w:id="57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8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18</w:delText>
              </w:r>
            </w:del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67B787F2" w14:textId="342F2F8B" w:rsidR="000B5369" w:rsidRPr="000B5369" w:rsidDel="00584C06" w:rsidRDefault="000B5369" w:rsidP="000B5369">
            <w:pPr>
              <w:spacing w:after="0" w:line="240" w:lineRule="auto"/>
              <w:rPr>
                <w:del w:id="58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8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1302155419</w:delText>
              </w:r>
            </w:del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06E72C5A" w14:textId="54003589" w:rsidR="000B5369" w:rsidRPr="000B5369" w:rsidDel="00584C06" w:rsidRDefault="000B5369" w:rsidP="000B5369">
            <w:pPr>
              <w:spacing w:after="0" w:line="240" w:lineRule="auto"/>
              <w:rPr>
                <w:del w:id="58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8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MEZA PITA MARIA AUXILIADORA</w:delText>
              </w:r>
            </w:del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9D3F93" w14:textId="335CC016" w:rsidR="000B5369" w:rsidRPr="000B5369" w:rsidDel="00584C06" w:rsidRDefault="000B5369" w:rsidP="000B5369">
            <w:pPr>
              <w:spacing w:after="0" w:line="240" w:lineRule="auto"/>
              <w:rPr>
                <w:del w:id="58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8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LEY ORGANICA DEL SERVICIO PUBLICO</w:delText>
              </w:r>
            </w:del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449CE429" w14:textId="5EBCC05B" w:rsidR="000B5369" w:rsidRPr="000B5369" w:rsidDel="00584C06" w:rsidRDefault="000B5369" w:rsidP="000B5369">
            <w:pPr>
              <w:spacing w:after="0" w:line="240" w:lineRule="auto"/>
              <w:rPr>
                <w:del w:id="58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8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18/03/1957</w:delText>
              </w:r>
            </w:del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51E9D92D" w14:textId="629E41E2" w:rsidR="000B5369" w:rsidRPr="000B5369" w:rsidDel="00584C06" w:rsidRDefault="000B5369" w:rsidP="000B5369">
            <w:pPr>
              <w:spacing w:after="0" w:line="240" w:lineRule="auto"/>
              <w:rPr>
                <w:del w:id="58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9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31/12/2022</w:delText>
              </w:r>
            </w:del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3D7CDA" w14:textId="2F887C98" w:rsidR="000B5369" w:rsidRPr="000B5369" w:rsidDel="00584C06" w:rsidRDefault="000B5369" w:rsidP="000B5369">
            <w:pPr>
              <w:spacing w:after="0" w:line="240" w:lineRule="auto"/>
              <w:rPr>
                <w:del w:id="59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9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JUBILACIÓN</w:delText>
              </w:r>
            </w:del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38EB6115" w14:textId="55F5DFA9" w:rsidR="000B5369" w:rsidRPr="000B5369" w:rsidDel="00584C06" w:rsidRDefault="000B5369" w:rsidP="000B5369">
            <w:pPr>
              <w:spacing w:after="0" w:line="240" w:lineRule="auto"/>
              <w:rPr>
                <w:del w:id="59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9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F82AB6" w14:textId="09F7A0F4" w:rsidR="000B5369" w:rsidRPr="000B5369" w:rsidDel="00584C06" w:rsidRDefault="000B5369" w:rsidP="000B5369">
            <w:pPr>
              <w:spacing w:after="0" w:line="240" w:lineRule="auto"/>
              <w:rPr>
                <w:del w:id="59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9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38B57EB" w14:textId="4E84FCA0" w:rsidR="000B5369" w:rsidRPr="000B5369" w:rsidDel="00584C06" w:rsidRDefault="000B5369" w:rsidP="000B5369">
            <w:pPr>
              <w:spacing w:after="0" w:line="240" w:lineRule="auto"/>
              <w:rPr>
                <w:del w:id="59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59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3B89702" w14:textId="472C5A79" w:rsidR="000B5369" w:rsidRPr="000B5369" w:rsidDel="00584C06" w:rsidRDefault="000B5369" w:rsidP="000B5369">
            <w:pPr>
              <w:spacing w:after="0" w:line="240" w:lineRule="auto"/>
              <w:rPr>
                <w:del w:id="59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0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5E9E3" w14:textId="5344102E" w:rsidR="000B5369" w:rsidRPr="000B5369" w:rsidDel="00584C06" w:rsidRDefault="000B5369" w:rsidP="000B5369">
            <w:pPr>
              <w:spacing w:after="0" w:line="240" w:lineRule="auto"/>
              <w:rPr>
                <w:del w:id="60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0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N/A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B6A9236" w14:textId="7058022B" w:rsidR="000B5369" w:rsidRPr="000B5369" w:rsidDel="00584C06" w:rsidRDefault="000B5369" w:rsidP="000B5369">
            <w:pPr>
              <w:spacing w:after="0" w:line="240" w:lineRule="auto"/>
              <w:rPr>
                <w:del w:id="60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0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81F45" w14:textId="7D2C36B6" w:rsidR="000B5369" w:rsidRPr="000B5369" w:rsidDel="00584C06" w:rsidRDefault="000B5369" w:rsidP="000B5369">
            <w:pPr>
              <w:spacing w:after="0" w:line="240" w:lineRule="auto"/>
              <w:rPr>
                <w:del w:id="60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0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N/A</w:delText>
              </w:r>
            </w:del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5548B70" w14:textId="27B5FAEB" w:rsidR="000B5369" w:rsidRPr="000B5369" w:rsidDel="00584C06" w:rsidRDefault="000B5369" w:rsidP="000B5369">
            <w:pPr>
              <w:spacing w:after="0" w:line="240" w:lineRule="auto"/>
              <w:rPr>
                <w:del w:id="60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0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16H43</w:delText>
              </w:r>
            </w:del>
          </w:p>
        </w:tc>
        <w:tc>
          <w:tcPr>
            <w:tcW w:w="24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5F46C" w14:textId="0B67D4C1" w:rsidR="000B5369" w:rsidRPr="000B5369" w:rsidDel="00584C06" w:rsidRDefault="000B5369" w:rsidP="000B5369">
            <w:pPr>
              <w:spacing w:after="0" w:line="240" w:lineRule="auto"/>
              <w:rPr>
                <w:del w:id="60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</w:p>
        </w:tc>
      </w:tr>
      <w:tr w:rsidR="000B5369" w:rsidRPr="000B5369" w:rsidDel="00584C06" w14:paraId="6A02544C" w14:textId="4B57259A" w:rsidTr="000B5369">
        <w:trPr>
          <w:trHeight w:val="525"/>
          <w:del w:id="610" w:author="María_Nole" w:date="2023-06-14T14:10:00Z"/>
        </w:trPr>
        <w:tc>
          <w:tcPr>
            <w:tcW w:w="1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7988B1" w14:textId="09B06486" w:rsidR="000B5369" w:rsidRPr="000B5369" w:rsidDel="00584C06" w:rsidRDefault="000B5369" w:rsidP="000B5369">
            <w:pPr>
              <w:spacing w:after="0" w:line="240" w:lineRule="auto"/>
              <w:rPr>
                <w:del w:id="61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1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19</w:delText>
              </w:r>
            </w:del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A7DC12C" w14:textId="470364ED" w:rsidR="000B5369" w:rsidRPr="000B5369" w:rsidDel="00584C06" w:rsidRDefault="000B5369" w:rsidP="000B5369">
            <w:pPr>
              <w:spacing w:after="0" w:line="240" w:lineRule="auto"/>
              <w:rPr>
                <w:del w:id="61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1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1102986286</w:delText>
              </w:r>
            </w:del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5688AC7" w14:textId="060E6CE2" w:rsidR="000B5369" w:rsidRPr="000B5369" w:rsidDel="00584C06" w:rsidRDefault="000B5369" w:rsidP="000B5369">
            <w:pPr>
              <w:spacing w:after="0" w:line="240" w:lineRule="auto"/>
              <w:rPr>
                <w:del w:id="61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1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MUÑOZ ARROBO WILMA SORAYA</w:delText>
              </w:r>
            </w:del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6A0CD4F" w14:textId="60437132" w:rsidR="000B5369" w:rsidRPr="000B5369" w:rsidDel="00584C06" w:rsidRDefault="000B5369" w:rsidP="000B5369">
            <w:pPr>
              <w:spacing w:after="0" w:line="240" w:lineRule="auto"/>
              <w:rPr>
                <w:del w:id="61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1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LEY ORGANICA DEL SERVICIO PUBLICO</w:delText>
              </w:r>
            </w:del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12173" w14:textId="24BF2A97" w:rsidR="000B5369" w:rsidRPr="000B5369" w:rsidDel="00584C06" w:rsidRDefault="000B5369" w:rsidP="000B5369">
            <w:pPr>
              <w:spacing w:after="0" w:line="240" w:lineRule="auto"/>
              <w:rPr>
                <w:del w:id="61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2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16/11/1972</w:delText>
              </w:r>
            </w:del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A9CF2C6" w14:textId="09193A31" w:rsidR="000B5369" w:rsidRPr="000B5369" w:rsidDel="00584C06" w:rsidRDefault="000B5369" w:rsidP="000B5369">
            <w:pPr>
              <w:spacing w:after="0" w:line="240" w:lineRule="auto"/>
              <w:rPr>
                <w:del w:id="621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622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31/12/2022</w:delText>
              </w:r>
            </w:del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1A600A" w14:textId="741B100D" w:rsidR="000B5369" w:rsidRPr="000B5369" w:rsidDel="00584C06" w:rsidRDefault="000B5369" w:rsidP="000B5369">
            <w:pPr>
              <w:spacing w:after="0" w:line="240" w:lineRule="auto"/>
              <w:rPr>
                <w:del w:id="62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2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JUBILACIÓN</w:delText>
              </w:r>
            </w:del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31C67" w14:textId="3949AA7C" w:rsidR="000B5369" w:rsidRPr="000B5369" w:rsidDel="00584C06" w:rsidRDefault="000B5369" w:rsidP="000B5369">
            <w:pPr>
              <w:spacing w:after="0" w:line="240" w:lineRule="auto"/>
              <w:rPr>
                <w:del w:id="62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2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BC55ACE" w14:textId="54FE1259" w:rsidR="000B5369" w:rsidRPr="000B5369" w:rsidDel="00584C06" w:rsidRDefault="000B5369" w:rsidP="000B5369">
            <w:pPr>
              <w:spacing w:after="0" w:line="240" w:lineRule="auto"/>
              <w:rPr>
                <w:del w:id="627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628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D39844D" w14:textId="16AA770F" w:rsidR="000B5369" w:rsidRPr="000B5369" w:rsidDel="00584C06" w:rsidRDefault="000B5369" w:rsidP="000B5369">
            <w:pPr>
              <w:spacing w:after="0" w:line="240" w:lineRule="auto"/>
              <w:rPr>
                <w:del w:id="62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3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295544A" w14:textId="199DE7D8" w:rsidR="000B5369" w:rsidRPr="000B5369" w:rsidDel="00584C06" w:rsidRDefault="000B5369" w:rsidP="000B5369">
            <w:pPr>
              <w:spacing w:after="0" w:line="240" w:lineRule="auto"/>
              <w:rPr>
                <w:del w:id="63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3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F7E51" w14:textId="385E9643" w:rsidR="000B5369" w:rsidRPr="000B5369" w:rsidDel="00584C06" w:rsidRDefault="000B5369" w:rsidP="000B5369">
            <w:pPr>
              <w:spacing w:after="0" w:line="240" w:lineRule="auto"/>
              <w:rPr>
                <w:del w:id="63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3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N/A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42D9E53" w14:textId="59413041" w:rsidR="000B5369" w:rsidRPr="000B5369" w:rsidDel="00584C06" w:rsidRDefault="000B5369" w:rsidP="000B5369">
            <w:pPr>
              <w:spacing w:after="0" w:line="240" w:lineRule="auto"/>
              <w:rPr>
                <w:del w:id="63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3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FB921" w14:textId="50AC66B3" w:rsidR="000B5369" w:rsidRPr="000B5369" w:rsidDel="00584C06" w:rsidRDefault="000B5369" w:rsidP="000B5369">
            <w:pPr>
              <w:spacing w:after="0" w:line="240" w:lineRule="auto"/>
              <w:rPr>
                <w:del w:id="63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3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N/A</w:delText>
              </w:r>
            </w:del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D0E252B" w14:textId="17E5E480" w:rsidR="000B5369" w:rsidRPr="000B5369" w:rsidDel="00584C06" w:rsidRDefault="000B5369" w:rsidP="000B5369">
            <w:pPr>
              <w:spacing w:after="0" w:line="240" w:lineRule="auto"/>
              <w:rPr>
                <w:del w:id="63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4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16H43</w:delText>
              </w:r>
            </w:del>
          </w:p>
        </w:tc>
        <w:tc>
          <w:tcPr>
            <w:tcW w:w="24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4B7F8" w14:textId="697BBEE4" w:rsidR="000B5369" w:rsidRPr="000B5369" w:rsidDel="00584C06" w:rsidRDefault="000B5369" w:rsidP="000B5369">
            <w:pPr>
              <w:spacing w:after="0" w:line="240" w:lineRule="auto"/>
              <w:rPr>
                <w:del w:id="64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</w:p>
        </w:tc>
      </w:tr>
      <w:tr w:rsidR="000B5369" w:rsidRPr="000B5369" w:rsidDel="00584C06" w14:paraId="1844381A" w14:textId="59510372" w:rsidTr="000B5369">
        <w:trPr>
          <w:trHeight w:val="300"/>
          <w:del w:id="642" w:author="María_Nole" w:date="2023-06-14T14:10:00Z"/>
        </w:trPr>
        <w:tc>
          <w:tcPr>
            <w:tcW w:w="1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68D215" w14:textId="68844FC3" w:rsidR="000B5369" w:rsidRPr="000B5369" w:rsidDel="00584C06" w:rsidRDefault="000B5369" w:rsidP="000B5369">
            <w:pPr>
              <w:spacing w:after="0" w:line="240" w:lineRule="auto"/>
              <w:rPr>
                <w:del w:id="64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4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20</w:delText>
              </w:r>
            </w:del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2E5064BE" w14:textId="6B136A8E" w:rsidR="000B5369" w:rsidRPr="000B5369" w:rsidDel="00584C06" w:rsidRDefault="000B5369" w:rsidP="000B5369">
            <w:pPr>
              <w:spacing w:after="0" w:line="240" w:lineRule="auto"/>
              <w:rPr>
                <w:del w:id="64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4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1102008131</w:delText>
              </w:r>
            </w:del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5D35A344" w14:textId="0AABFBEE" w:rsidR="000B5369" w:rsidRPr="000B5369" w:rsidDel="00584C06" w:rsidRDefault="000B5369" w:rsidP="000B5369">
            <w:pPr>
              <w:spacing w:after="0" w:line="240" w:lineRule="auto"/>
              <w:rPr>
                <w:del w:id="64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4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ORTIZ CAJAS LUIS ENRIQUE</w:delText>
              </w:r>
            </w:del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DC5442A" w14:textId="55E529FB" w:rsidR="000B5369" w:rsidRPr="000B5369" w:rsidDel="00584C06" w:rsidRDefault="000B5369" w:rsidP="000B5369">
            <w:pPr>
              <w:spacing w:after="0" w:line="240" w:lineRule="auto"/>
              <w:rPr>
                <w:del w:id="64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5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LEY ORGANICA DEL SERVICIO PUBLICO</w:delText>
              </w:r>
            </w:del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43D4DEA4" w14:textId="3547156D" w:rsidR="000B5369" w:rsidRPr="000B5369" w:rsidDel="00584C06" w:rsidRDefault="000B5369" w:rsidP="000B5369">
            <w:pPr>
              <w:spacing w:after="0" w:line="240" w:lineRule="auto"/>
              <w:rPr>
                <w:del w:id="65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5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22/06/1961</w:delText>
              </w:r>
            </w:del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586E1C42" w14:textId="40B23083" w:rsidR="000B5369" w:rsidRPr="000B5369" w:rsidDel="00584C06" w:rsidRDefault="000B5369" w:rsidP="000B5369">
            <w:pPr>
              <w:spacing w:after="0" w:line="240" w:lineRule="auto"/>
              <w:rPr>
                <w:del w:id="65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5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31/12/2022</w:delText>
              </w:r>
            </w:del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3EF249" w14:textId="6FA978F9" w:rsidR="000B5369" w:rsidRPr="000B5369" w:rsidDel="00584C06" w:rsidRDefault="000B5369" w:rsidP="000B5369">
            <w:pPr>
              <w:spacing w:after="0" w:line="240" w:lineRule="auto"/>
              <w:rPr>
                <w:del w:id="65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5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JUBILACIÓN</w:delText>
              </w:r>
            </w:del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70E199FB" w14:textId="42F20FCD" w:rsidR="000B5369" w:rsidRPr="000B5369" w:rsidDel="00584C06" w:rsidRDefault="000B5369" w:rsidP="000B5369">
            <w:pPr>
              <w:spacing w:after="0" w:line="240" w:lineRule="auto"/>
              <w:rPr>
                <w:del w:id="65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5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DD2C9E" w14:textId="677D4273" w:rsidR="000B5369" w:rsidRPr="000B5369" w:rsidDel="00584C06" w:rsidRDefault="000B5369" w:rsidP="000B5369">
            <w:pPr>
              <w:spacing w:after="0" w:line="240" w:lineRule="auto"/>
              <w:rPr>
                <w:del w:id="65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6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5057BBE" w14:textId="66AA41E7" w:rsidR="000B5369" w:rsidRPr="000B5369" w:rsidDel="00584C06" w:rsidRDefault="000B5369" w:rsidP="000B5369">
            <w:pPr>
              <w:spacing w:after="0" w:line="240" w:lineRule="auto"/>
              <w:rPr>
                <w:del w:id="66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6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E6919C4" w14:textId="56F52308" w:rsidR="000B5369" w:rsidRPr="000B5369" w:rsidDel="00584C06" w:rsidRDefault="000B5369" w:rsidP="000B5369">
            <w:pPr>
              <w:spacing w:after="0" w:line="240" w:lineRule="auto"/>
              <w:rPr>
                <w:del w:id="66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6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E43B4" w14:textId="64441D95" w:rsidR="000B5369" w:rsidRPr="000B5369" w:rsidDel="00584C06" w:rsidRDefault="000B5369" w:rsidP="000B5369">
            <w:pPr>
              <w:spacing w:after="0" w:line="240" w:lineRule="auto"/>
              <w:rPr>
                <w:del w:id="66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6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N/A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B481F85" w14:textId="5731A6C1" w:rsidR="000B5369" w:rsidRPr="000B5369" w:rsidDel="00584C06" w:rsidRDefault="000B5369" w:rsidP="000B5369">
            <w:pPr>
              <w:spacing w:after="0" w:line="240" w:lineRule="auto"/>
              <w:rPr>
                <w:del w:id="66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6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DDD99" w14:textId="25479C41" w:rsidR="000B5369" w:rsidRPr="000B5369" w:rsidDel="00584C06" w:rsidRDefault="000B5369" w:rsidP="000B5369">
            <w:pPr>
              <w:spacing w:after="0" w:line="240" w:lineRule="auto"/>
              <w:rPr>
                <w:del w:id="66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7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N/A</w:delText>
              </w:r>
            </w:del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85B1DD6" w14:textId="4F2EE3D8" w:rsidR="000B5369" w:rsidRPr="000B5369" w:rsidDel="00584C06" w:rsidRDefault="000B5369" w:rsidP="000B5369">
            <w:pPr>
              <w:spacing w:after="0" w:line="240" w:lineRule="auto"/>
              <w:rPr>
                <w:del w:id="67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7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16H44</w:delText>
              </w:r>
            </w:del>
          </w:p>
        </w:tc>
        <w:tc>
          <w:tcPr>
            <w:tcW w:w="24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459C2" w14:textId="54E7BD2B" w:rsidR="000B5369" w:rsidRPr="000B5369" w:rsidDel="00584C06" w:rsidRDefault="000B5369" w:rsidP="000B5369">
            <w:pPr>
              <w:spacing w:after="0" w:line="240" w:lineRule="auto"/>
              <w:rPr>
                <w:del w:id="67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</w:p>
        </w:tc>
      </w:tr>
      <w:tr w:rsidR="000B5369" w:rsidRPr="000B5369" w:rsidDel="00584C06" w14:paraId="6E970AB3" w14:textId="29247048" w:rsidTr="000B5369">
        <w:trPr>
          <w:trHeight w:val="300"/>
          <w:del w:id="674" w:author="María_Nole" w:date="2023-06-14T14:10:00Z"/>
        </w:trPr>
        <w:tc>
          <w:tcPr>
            <w:tcW w:w="1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290202" w14:textId="13EC55A8" w:rsidR="000B5369" w:rsidRPr="000B5369" w:rsidDel="00584C06" w:rsidRDefault="000B5369" w:rsidP="000B5369">
            <w:pPr>
              <w:spacing w:after="0" w:line="240" w:lineRule="auto"/>
              <w:rPr>
                <w:del w:id="67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7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21</w:delText>
              </w:r>
            </w:del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1C3EC1EC" w14:textId="252F9ED6" w:rsidR="000B5369" w:rsidRPr="000B5369" w:rsidDel="00584C06" w:rsidRDefault="000B5369" w:rsidP="000B5369">
            <w:pPr>
              <w:spacing w:after="0" w:line="240" w:lineRule="auto"/>
              <w:rPr>
                <w:del w:id="67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7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1101964292</w:delText>
              </w:r>
            </w:del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2EA2413E" w14:textId="5CE1C688" w:rsidR="000B5369" w:rsidRPr="000B5369" w:rsidDel="00584C06" w:rsidRDefault="000B5369" w:rsidP="000B5369">
            <w:pPr>
              <w:spacing w:after="0" w:line="240" w:lineRule="auto"/>
              <w:rPr>
                <w:del w:id="67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8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PINEDA LOPEZ LIVIA GLADYS</w:delText>
              </w:r>
            </w:del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ADBE71" w14:textId="3B1DEA68" w:rsidR="000B5369" w:rsidRPr="000B5369" w:rsidDel="00584C06" w:rsidRDefault="000B5369" w:rsidP="000B5369">
            <w:pPr>
              <w:spacing w:after="0" w:line="240" w:lineRule="auto"/>
              <w:rPr>
                <w:del w:id="68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8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LEY ORGANICA DEL SERVICIO PUBLICO</w:delText>
              </w:r>
            </w:del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216FC381" w14:textId="3F775D5F" w:rsidR="000B5369" w:rsidRPr="000B5369" w:rsidDel="00584C06" w:rsidRDefault="000B5369" w:rsidP="000B5369">
            <w:pPr>
              <w:spacing w:after="0" w:line="240" w:lineRule="auto"/>
              <w:rPr>
                <w:del w:id="68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8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14/12/1960</w:delText>
              </w:r>
            </w:del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57ABE628" w14:textId="4E96A863" w:rsidR="000B5369" w:rsidRPr="000B5369" w:rsidDel="00584C06" w:rsidRDefault="000B5369" w:rsidP="000B5369">
            <w:pPr>
              <w:spacing w:after="0" w:line="240" w:lineRule="auto"/>
              <w:rPr>
                <w:del w:id="68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8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31/12/2022</w:delText>
              </w:r>
            </w:del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A97281" w14:textId="57272444" w:rsidR="000B5369" w:rsidRPr="000B5369" w:rsidDel="00584C06" w:rsidRDefault="000B5369" w:rsidP="000B5369">
            <w:pPr>
              <w:spacing w:after="0" w:line="240" w:lineRule="auto"/>
              <w:rPr>
                <w:del w:id="68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8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JUBILACIÓN</w:delText>
              </w:r>
            </w:del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179AC73C" w14:textId="0D234DFB" w:rsidR="000B5369" w:rsidRPr="000B5369" w:rsidDel="00584C06" w:rsidRDefault="000B5369" w:rsidP="000B5369">
            <w:pPr>
              <w:spacing w:after="0" w:line="240" w:lineRule="auto"/>
              <w:rPr>
                <w:del w:id="68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9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DA12C1" w14:textId="4AB2097A" w:rsidR="000B5369" w:rsidRPr="000B5369" w:rsidDel="00584C06" w:rsidRDefault="000B5369" w:rsidP="000B5369">
            <w:pPr>
              <w:spacing w:after="0" w:line="240" w:lineRule="auto"/>
              <w:rPr>
                <w:del w:id="69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9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40E344D" w14:textId="6163A6FF" w:rsidR="000B5369" w:rsidRPr="000B5369" w:rsidDel="00584C06" w:rsidRDefault="000B5369" w:rsidP="000B5369">
            <w:pPr>
              <w:spacing w:after="0" w:line="240" w:lineRule="auto"/>
              <w:rPr>
                <w:del w:id="69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9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FF96508" w14:textId="76B71EE2" w:rsidR="000B5369" w:rsidRPr="000B5369" w:rsidDel="00584C06" w:rsidRDefault="000B5369" w:rsidP="000B5369">
            <w:pPr>
              <w:spacing w:after="0" w:line="240" w:lineRule="auto"/>
              <w:rPr>
                <w:del w:id="69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9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5D5DE" w14:textId="360E97F8" w:rsidR="000B5369" w:rsidRPr="000B5369" w:rsidDel="00584C06" w:rsidRDefault="000B5369" w:rsidP="000B5369">
            <w:pPr>
              <w:spacing w:after="0" w:line="240" w:lineRule="auto"/>
              <w:rPr>
                <w:del w:id="69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69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N/A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E0AB06A" w14:textId="44CC55E4" w:rsidR="000B5369" w:rsidRPr="000B5369" w:rsidDel="00584C06" w:rsidRDefault="000B5369" w:rsidP="000B5369">
            <w:pPr>
              <w:spacing w:after="0" w:line="240" w:lineRule="auto"/>
              <w:rPr>
                <w:del w:id="69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0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EBBA2" w14:textId="3E3F5719" w:rsidR="000B5369" w:rsidRPr="000B5369" w:rsidDel="00584C06" w:rsidRDefault="000B5369" w:rsidP="000B5369">
            <w:pPr>
              <w:spacing w:after="0" w:line="240" w:lineRule="auto"/>
              <w:rPr>
                <w:del w:id="70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0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N/A</w:delText>
              </w:r>
            </w:del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511099F" w14:textId="71E8FFF9" w:rsidR="000B5369" w:rsidRPr="000B5369" w:rsidDel="00584C06" w:rsidRDefault="000B5369" w:rsidP="000B5369">
            <w:pPr>
              <w:spacing w:after="0" w:line="240" w:lineRule="auto"/>
              <w:rPr>
                <w:del w:id="70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0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16H44</w:delText>
              </w:r>
            </w:del>
          </w:p>
        </w:tc>
        <w:tc>
          <w:tcPr>
            <w:tcW w:w="24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AF573" w14:textId="12B0F144" w:rsidR="000B5369" w:rsidRPr="000B5369" w:rsidDel="00584C06" w:rsidRDefault="000B5369" w:rsidP="000B5369">
            <w:pPr>
              <w:spacing w:after="0" w:line="240" w:lineRule="auto"/>
              <w:rPr>
                <w:del w:id="70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</w:p>
        </w:tc>
      </w:tr>
      <w:tr w:rsidR="000B5369" w:rsidRPr="000B5369" w:rsidDel="00584C06" w14:paraId="19409F37" w14:textId="30640D3B" w:rsidTr="000B5369">
        <w:trPr>
          <w:trHeight w:val="390"/>
          <w:del w:id="706" w:author="María_Nole" w:date="2023-06-14T14:10:00Z"/>
        </w:trPr>
        <w:tc>
          <w:tcPr>
            <w:tcW w:w="1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8271A2" w14:textId="3705694E" w:rsidR="000B5369" w:rsidRPr="000B5369" w:rsidDel="00584C06" w:rsidRDefault="000B5369" w:rsidP="000B5369">
            <w:pPr>
              <w:spacing w:after="0" w:line="240" w:lineRule="auto"/>
              <w:rPr>
                <w:del w:id="70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0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22</w:delText>
              </w:r>
            </w:del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2E4E3064" w14:textId="1DD6FEB3" w:rsidR="000B5369" w:rsidRPr="000B5369" w:rsidDel="00584C06" w:rsidRDefault="000B5369" w:rsidP="000B5369">
            <w:pPr>
              <w:spacing w:after="0" w:line="240" w:lineRule="auto"/>
              <w:rPr>
                <w:del w:id="70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1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1102065412</w:delText>
              </w:r>
            </w:del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08A32C52" w14:textId="7F90C415" w:rsidR="000B5369" w:rsidRPr="000B5369" w:rsidDel="00584C06" w:rsidRDefault="000B5369" w:rsidP="000B5369">
            <w:pPr>
              <w:spacing w:after="0" w:line="240" w:lineRule="auto"/>
              <w:rPr>
                <w:del w:id="71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1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ROMAN ESPINOZA JAIME RODRIGO</w:delText>
              </w:r>
            </w:del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E7FDE8" w14:textId="1C7E3FC4" w:rsidR="000B5369" w:rsidRPr="000B5369" w:rsidDel="00584C06" w:rsidRDefault="000B5369" w:rsidP="000B5369">
            <w:pPr>
              <w:spacing w:after="0" w:line="240" w:lineRule="auto"/>
              <w:rPr>
                <w:del w:id="71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1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LEY ORGANICA DEL SERVICIO PUBLICO</w:delText>
              </w:r>
            </w:del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3D04AF5B" w14:textId="4C452B50" w:rsidR="000B5369" w:rsidRPr="000B5369" w:rsidDel="00584C06" w:rsidRDefault="000B5369" w:rsidP="000B5369">
            <w:pPr>
              <w:spacing w:after="0" w:line="240" w:lineRule="auto"/>
              <w:rPr>
                <w:del w:id="71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1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18/12/1962</w:delText>
              </w:r>
            </w:del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77C81C7C" w14:textId="2DE6CF7C" w:rsidR="000B5369" w:rsidRPr="000B5369" w:rsidDel="00584C06" w:rsidRDefault="000B5369" w:rsidP="000B5369">
            <w:pPr>
              <w:spacing w:after="0" w:line="240" w:lineRule="auto"/>
              <w:rPr>
                <w:del w:id="71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1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31/12/2022</w:delText>
              </w:r>
            </w:del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F9A680" w14:textId="7F083504" w:rsidR="000B5369" w:rsidRPr="000B5369" w:rsidDel="00584C06" w:rsidRDefault="000B5369" w:rsidP="000B5369">
            <w:pPr>
              <w:spacing w:after="0" w:line="240" w:lineRule="auto"/>
              <w:rPr>
                <w:del w:id="71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2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JUBILACIÓN</w:delText>
              </w:r>
            </w:del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</w:tcPr>
          <w:p w14:paraId="4E75543E" w14:textId="4C22A7FC" w:rsidR="000B5369" w:rsidRPr="000B5369" w:rsidDel="00584C06" w:rsidRDefault="000B5369" w:rsidP="000B5369">
            <w:pPr>
              <w:spacing w:after="0" w:line="240" w:lineRule="auto"/>
              <w:rPr>
                <w:del w:id="72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2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2D9CE7" w14:textId="7489586E" w:rsidR="000B5369" w:rsidRPr="000B5369" w:rsidDel="00584C06" w:rsidRDefault="000B5369" w:rsidP="000B5369">
            <w:pPr>
              <w:spacing w:after="0" w:line="240" w:lineRule="auto"/>
              <w:rPr>
                <w:del w:id="72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2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EE8FD3F" w14:textId="5EEEAFD2" w:rsidR="000B5369" w:rsidRPr="000B5369" w:rsidDel="00584C06" w:rsidRDefault="000B5369" w:rsidP="000B5369">
            <w:pPr>
              <w:spacing w:after="0" w:line="240" w:lineRule="auto"/>
              <w:rPr>
                <w:del w:id="72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2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B481D9F" w14:textId="604550E8" w:rsidR="000B5369" w:rsidRPr="000B5369" w:rsidDel="00584C06" w:rsidRDefault="000B5369" w:rsidP="000B5369">
            <w:pPr>
              <w:spacing w:after="0" w:line="240" w:lineRule="auto"/>
              <w:rPr>
                <w:del w:id="72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2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53E65" w14:textId="04529321" w:rsidR="000B5369" w:rsidRPr="000B5369" w:rsidDel="00584C06" w:rsidRDefault="000B5369" w:rsidP="000B5369">
            <w:pPr>
              <w:spacing w:after="0" w:line="240" w:lineRule="auto"/>
              <w:rPr>
                <w:del w:id="72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3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N/A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657763F" w14:textId="1736E4D8" w:rsidR="000B5369" w:rsidRPr="000B5369" w:rsidDel="00584C06" w:rsidRDefault="000B5369" w:rsidP="000B5369">
            <w:pPr>
              <w:spacing w:after="0" w:line="240" w:lineRule="auto"/>
              <w:rPr>
                <w:del w:id="73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3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00249" w14:textId="0AF89EC2" w:rsidR="000B5369" w:rsidRPr="000B5369" w:rsidDel="00584C06" w:rsidRDefault="000B5369" w:rsidP="000B5369">
            <w:pPr>
              <w:spacing w:after="0" w:line="240" w:lineRule="auto"/>
              <w:rPr>
                <w:del w:id="73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3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N/A</w:delText>
              </w:r>
            </w:del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2449B96" w14:textId="37E647C8" w:rsidR="000B5369" w:rsidRPr="000B5369" w:rsidDel="00584C06" w:rsidRDefault="000B5369" w:rsidP="000B5369">
            <w:pPr>
              <w:spacing w:after="0" w:line="240" w:lineRule="auto"/>
              <w:rPr>
                <w:del w:id="73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3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16H45</w:delText>
              </w:r>
            </w:del>
          </w:p>
        </w:tc>
        <w:tc>
          <w:tcPr>
            <w:tcW w:w="24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1A701" w14:textId="185C84EC" w:rsidR="000B5369" w:rsidRPr="000B5369" w:rsidDel="00584C06" w:rsidRDefault="000B5369" w:rsidP="000B5369">
            <w:pPr>
              <w:spacing w:after="0" w:line="240" w:lineRule="auto"/>
              <w:rPr>
                <w:del w:id="73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</w:p>
        </w:tc>
      </w:tr>
      <w:tr w:rsidR="000B5369" w:rsidRPr="000B5369" w:rsidDel="00584C06" w14:paraId="126CE108" w14:textId="35761AD5" w:rsidTr="000B5369">
        <w:trPr>
          <w:trHeight w:val="465"/>
          <w:del w:id="738" w:author="María_Nole" w:date="2023-06-14T14:10:00Z"/>
        </w:trPr>
        <w:tc>
          <w:tcPr>
            <w:tcW w:w="1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28D041" w14:textId="34EDC493" w:rsidR="000B5369" w:rsidRPr="000B5369" w:rsidDel="00584C06" w:rsidRDefault="000B5369" w:rsidP="000B5369">
            <w:pPr>
              <w:spacing w:after="0" w:line="240" w:lineRule="auto"/>
              <w:rPr>
                <w:del w:id="73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4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23</w:delText>
              </w:r>
            </w:del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vAlign w:val="center"/>
            <w:hideMark/>
          </w:tcPr>
          <w:p w14:paraId="3BCA2E32" w14:textId="770F4E43" w:rsidR="000B5369" w:rsidRPr="000B5369" w:rsidDel="00584C06" w:rsidRDefault="000B5369" w:rsidP="000B5369">
            <w:pPr>
              <w:spacing w:after="0" w:line="240" w:lineRule="auto"/>
              <w:rPr>
                <w:del w:id="74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4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1102276613</w:delText>
              </w:r>
            </w:del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vAlign w:val="center"/>
            <w:hideMark/>
          </w:tcPr>
          <w:p w14:paraId="565B132C" w14:textId="588DBB1F" w:rsidR="000B5369" w:rsidRPr="000B5369" w:rsidDel="00584C06" w:rsidRDefault="000B5369" w:rsidP="000B5369">
            <w:pPr>
              <w:spacing w:after="0" w:line="240" w:lineRule="auto"/>
              <w:rPr>
                <w:del w:id="74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4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VASQUEZ CABRERA JENNY ROCIO</w:delText>
              </w:r>
            </w:del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FB651C" w14:textId="383811A5" w:rsidR="000B5369" w:rsidRPr="000B5369" w:rsidDel="00584C06" w:rsidRDefault="000B5369" w:rsidP="000B5369">
            <w:pPr>
              <w:spacing w:after="0" w:line="240" w:lineRule="auto"/>
              <w:rPr>
                <w:del w:id="74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4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LEY ORGANICA DEL SERVICIO PUBLICO</w:delText>
              </w:r>
            </w:del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vAlign w:val="center"/>
            <w:hideMark/>
          </w:tcPr>
          <w:p w14:paraId="0D62D31E" w14:textId="41C2BB03" w:rsidR="000B5369" w:rsidRPr="000B5369" w:rsidDel="00584C06" w:rsidRDefault="000B5369" w:rsidP="000B5369">
            <w:pPr>
              <w:spacing w:after="0" w:line="240" w:lineRule="auto"/>
              <w:rPr>
                <w:del w:id="74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4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16/01/1962</w:delText>
              </w:r>
            </w:del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vAlign w:val="center"/>
            <w:hideMark/>
          </w:tcPr>
          <w:p w14:paraId="2349E7C3" w14:textId="525DD559" w:rsidR="000B5369" w:rsidRPr="000B5369" w:rsidDel="00584C06" w:rsidRDefault="000B5369" w:rsidP="000B5369">
            <w:pPr>
              <w:spacing w:after="0" w:line="240" w:lineRule="auto"/>
              <w:rPr>
                <w:del w:id="74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5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31/12/2022</w:delText>
              </w:r>
            </w:del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4CF0B7" w14:textId="365E973B" w:rsidR="000B5369" w:rsidRPr="000B5369" w:rsidDel="00584C06" w:rsidRDefault="000B5369" w:rsidP="000B5369">
            <w:pPr>
              <w:spacing w:after="0" w:line="240" w:lineRule="auto"/>
              <w:rPr>
                <w:del w:id="75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5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JUBILACIÓN</w:delText>
              </w:r>
            </w:del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vAlign w:val="center"/>
            <w:hideMark/>
          </w:tcPr>
          <w:p w14:paraId="53BB8441" w14:textId="5857729A" w:rsidR="000B5369" w:rsidRPr="000B5369" w:rsidDel="00584C06" w:rsidRDefault="000B5369" w:rsidP="000B5369">
            <w:pPr>
              <w:spacing w:after="0" w:line="240" w:lineRule="auto"/>
              <w:rPr>
                <w:del w:id="75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5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CDA168" w14:textId="477A7D35" w:rsidR="000B5369" w:rsidRPr="000B5369" w:rsidDel="00584C06" w:rsidRDefault="000B5369" w:rsidP="000B5369">
            <w:pPr>
              <w:spacing w:after="0" w:line="240" w:lineRule="auto"/>
              <w:rPr>
                <w:del w:id="75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5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AB5ECEB" w14:textId="57F6113C" w:rsidR="000B5369" w:rsidRPr="000B5369" w:rsidDel="00584C06" w:rsidRDefault="000B5369" w:rsidP="000B5369">
            <w:pPr>
              <w:spacing w:after="0" w:line="240" w:lineRule="auto"/>
              <w:rPr>
                <w:del w:id="75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5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04EE0EB" w14:textId="1BC41B9C" w:rsidR="000B5369" w:rsidRPr="000B5369" w:rsidDel="00584C06" w:rsidRDefault="000B5369" w:rsidP="000B5369">
            <w:pPr>
              <w:spacing w:after="0" w:line="240" w:lineRule="auto"/>
              <w:rPr>
                <w:del w:id="75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6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7606D" w14:textId="0FCE0F49" w:rsidR="000B5369" w:rsidRPr="000B5369" w:rsidDel="00584C06" w:rsidRDefault="000B5369" w:rsidP="000B5369">
            <w:pPr>
              <w:spacing w:after="0" w:line="240" w:lineRule="auto"/>
              <w:rPr>
                <w:del w:id="76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6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N/A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4DB1342" w14:textId="3078FF11" w:rsidR="000B5369" w:rsidRPr="000B5369" w:rsidDel="00584C06" w:rsidRDefault="000B5369" w:rsidP="000B5369">
            <w:pPr>
              <w:spacing w:after="0" w:line="240" w:lineRule="auto"/>
              <w:rPr>
                <w:del w:id="76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6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EA6C4" w14:textId="5CEA31AD" w:rsidR="000B5369" w:rsidRPr="000B5369" w:rsidDel="00584C06" w:rsidRDefault="000B5369" w:rsidP="000B5369">
            <w:pPr>
              <w:spacing w:after="0" w:line="240" w:lineRule="auto"/>
              <w:rPr>
                <w:del w:id="76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6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N/A</w:delText>
              </w:r>
            </w:del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CD0743C" w14:textId="2446C63F" w:rsidR="000B5369" w:rsidRPr="000B5369" w:rsidDel="00584C06" w:rsidRDefault="000B5369" w:rsidP="000B5369">
            <w:pPr>
              <w:spacing w:after="0" w:line="240" w:lineRule="auto"/>
              <w:rPr>
                <w:del w:id="76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6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16H45</w:delText>
              </w:r>
            </w:del>
          </w:p>
        </w:tc>
        <w:tc>
          <w:tcPr>
            <w:tcW w:w="24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80322" w14:textId="4A302E89" w:rsidR="000B5369" w:rsidRPr="000B5369" w:rsidDel="00584C06" w:rsidRDefault="000B5369" w:rsidP="000B5369">
            <w:pPr>
              <w:spacing w:after="0" w:line="240" w:lineRule="auto"/>
              <w:rPr>
                <w:del w:id="76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</w:p>
        </w:tc>
      </w:tr>
      <w:tr w:rsidR="000B5369" w:rsidRPr="000B5369" w:rsidDel="00584C06" w14:paraId="6717E307" w14:textId="5A352C17" w:rsidTr="000B5369">
        <w:trPr>
          <w:trHeight w:val="300"/>
          <w:del w:id="770" w:author="María_Nole" w:date="2023-06-14T14:10:00Z"/>
        </w:trPr>
        <w:tc>
          <w:tcPr>
            <w:tcW w:w="1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01B3CA" w14:textId="2E330BA8" w:rsidR="000B5369" w:rsidRPr="000B5369" w:rsidDel="00584C06" w:rsidRDefault="000B5369" w:rsidP="000B5369">
            <w:pPr>
              <w:spacing w:after="0" w:line="240" w:lineRule="auto"/>
              <w:rPr>
                <w:del w:id="77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7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24</w:delText>
              </w:r>
            </w:del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A5B3BF4" w14:textId="47C185ED" w:rsidR="000B5369" w:rsidRPr="000B5369" w:rsidDel="00584C06" w:rsidRDefault="000B5369" w:rsidP="000B5369">
            <w:pPr>
              <w:spacing w:after="0" w:line="240" w:lineRule="auto"/>
              <w:rPr>
                <w:del w:id="77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7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1101744280</w:delText>
              </w:r>
            </w:del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917C4F3" w14:textId="18181CDE" w:rsidR="000B5369" w:rsidRPr="000B5369" w:rsidDel="00584C06" w:rsidRDefault="000B5369" w:rsidP="000B5369">
            <w:pPr>
              <w:spacing w:after="0" w:line="240" w:lineRule="auto"/>
              <w:rPr>
                <w:del w:id="77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7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CHAVEZ NELSON DARIO</w:delText>
              </w:r>
            </w:del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EB78CA" w14:textId="68AA773E" w:rsidR="000B5369" w:rsidRPr="000B5369" w:rsidDel="00584C06" w:rsidRDefault="000B5369" w:rsidP="000B5369">
            <w:pPr>
              <w:spacing w:after="0" w:line="240" w:lineRule="auto"/>
              <w:rPr>
                <w:del w:id="77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7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CODIGO DE TRABAJO</w:delText>
              </w:r>
            </w:del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5C769" w14:textId="118886E7" w:rsidR="000B5369" w:rsidRPr="000B5369" w:rsidDel="00584C06" w:rsidRDefault="000B5369" w:rsidP="000B5369">
            <w:pPr>
              <w:spacing w:after="0" w:line="240" w:lineRule="auto"/>
              <w:rPr>
                <w:del w:id="77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8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12/01/1963</w:delText>
              </w:r>
            </w:del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23FBB85" w14:textId="09A2A0AE" w:rsidR="000B5369" w:rsidRPr="000B5369" w:rsidDel="00584C06" w:rsidRDefault="000B5369" w:rsidP="000B5369">
            <w:pPr>
              <w:spacing w:after="0" w:line="240" w:lineRule="auto"/>
              <w:rPr>
                <w:del w:id="781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782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31/01/2023</w:delText>
              </w:r>
            </w:del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09B5E2" w14:textId="38D891F9" w:rsidR="000B5369" w:rsidRPr="000B5369" w:rsidDel="00584C06" w:rsidRDefault="000B5369" w:rsidP="000B5369">
            <w:pPr>
              <w:spacing w:after="0" w:line="240" w:lineRule="auto"/>
              <w:rPr>
                <w:del w:id="78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8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JUBILACIÓN</w:delText>
              </w:r>
            </w:del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36D67" w14:textId="2408C03F" w:rsidR="000B5369" w:rsidRPr="000B5369" w:rsidDel="00584C06" w:rsidRDefault="000B5369" w:rsidP="000B5369">
            <w:pPr>
              <w:spacing w:after="0" w:line="240" w:lineRule="auto"/>
              <w:rPr>
                <w:del w:id="78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8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7D8DB24" w14:textId="3FF3A93A" w:rsidR="000B5369" w:rsidRPr="000B5369" w:rsidDel="00584C06" w:rsidRDefault="000B5369" w:rsidP="000B5369">
            <w:pPr>
              <w:spacing w:after="0" w:line="240" w:lineRule="auto"/>
              <w:rPr>
                <w:del w:id="787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788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55BBBF0" w14:textId="57037EC3" w:rsidR="000B5369" w:rsidRPr="000B5369" w:rsidDel="00584C06" w:rsidRDefault="000B5369" w:rsidP="000B5369">
            <w:pPr>
              <w:spacing w:after="0" w:line="240" w:lineRule="auto"/>
              <w:rPr>
                <w:del w:id="78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9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B45A115" w14:textId="213E241C" w:rsidR="000B5369" w:rsidRPr="000B5369" w:rsidDel="00584C06" w:rsidRDefault="000B5369" w:rsidP="000B5369">
            <w:pPr>
              <w:spacing w:after="0" w:line="240" w:lineRule="auto"/>
              <w:rPr>
                <w:del w:id="79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9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173A0" w14:textId="4C5C9C2B" w:rsidR="000B5369" w:rsidRPr="000B5369" w:rsidDel="00584C06" w:rsidRDefault="000B5369" w:rsidP="000B5369">
            <w:pPr>
              <w:spacing w:after="0" w:line="240" w:lineRule="auto"/>
              <w:rPr>
                <w:del w:id="79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9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DA886" w14:textId="08A07EF6" w:rsidR="000B5369" w:rsidRPr="000B5369" w:rsidDel="00584C06" w:rsidRDefault="000B5369" w:rsidP="000B5369">
            <w:pPr>
              <w:spacing w:after="0" w:line="240" w:lineRule="auto"/>
              <w:rPr>
                <w:del w:id="79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9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70FFF" w14:textId="1E047DB8" w:rsidR="000B5369" w:rsidRPr="000B5369" w:rsidDel="00584C06" w:rsidRDefault="000B5369" w:rsidP="000B5369">
            <w:pPr>
              <w:spacing w:after="0" w:line="240" w:lineRule="auto"/>
              <w:rPr>
                <w:del w:id="79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79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D7218" w14:textId="19EA7793" w:rsidR="000B5369" w:rsidRPr="000B5369" w:rsidDel="00584C06" w:rsidRDefault="000B5369" w:rsidP="000B5369">
            <w:pPr>
              <w:spacing w:after="0" w:line="240" w:lineRule="auto"/>
              <w:rPr>
                <w:del w:id="79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80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4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ECEFF" w14:textId="52F9F4E7" w:rsidR="000B5369" w:rsidRPr="000B5369" w:rsidDel="00584C06" w:rsidRDefault="000B5369" w:rsidP="000B5369">
            <w:pPr>
              <w:spacing w:after="0" w:line="240" w:lineRule="auto"/>
              <w:rPr>
                <w:del w:id="80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</w:p>
        </w:tc>
      </w:tr>
      <w:tr w:rsidR="000B5369" w:rsidRPr="000B5369" w:rsidDel="00584C06" w14:paraId="7AE48F19" w14:textId="220343B7" w:rsidTr="000B5369">
        <w:trPr>
          <w:trHeight w:val="510"/>
          <w:del w:id="802" w:author="María_Nole" w:date="2023-06-14T14:10:00Z"/>
        </w:trPr>
        <w:tc>
          <w:tcPr>
            <w:tcW w:w="1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A6D6DF2" w14:textId="46B9BE5C" w:rsidR="000B5369" w:rsidRPr="000B5369" w:rsidDel="00584C06" w:rsidRDefault="000B5369" w:rsidP="000B5369">
            <w:pPr>
              <w:spacing w:after="0" w:line="240" w:lineRule="auto"/>
              <w:rPr>
                <w:del w:id="80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80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25</w:delText>
              </w:r>
            </w:del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hideMark/>
          </w:tcPr>
          <w:p w14:paraId="731F8DB1" w14:textId="52126C85" w:rsidR="000B5369" w:rsidRPr="000B5369" w:rsidDel="00584C06" w:rsidRDefault="000B5369" w:rsidP="000B5369">
            <w:pPr>
              <w:spacing w:after="0" w:line="240" w:lineRule="auto"/>
              <w:rPr>
                <w:del w:id="805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806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1102028469</w:delText>
              </w:r>
            </w:del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C8BA2A8" w14:textId="7505FFDC" w:rsidR="000B5369" w:rsidRPr="000B5369" w:rsidDel="00584C06" w:rsidRDefault="000B5369" w:rsidP="000B5369">
            <w:pPr>
              <w:spacing w:after="0" w:line="240" w:lineRule="auto"/>
              <w:rPr>
                <w:del w:id="807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808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GRANDA MARIN ERNESTO MIGUEL</w:delText>
              </w:r>
            </w:del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3EBDB7A" w14:textId="5C6A9982" w:rsidR="000B5369" w:rsidRPr="000B5369" w:rsidDel="00584C06" w:rsidRDefault="000B5369" w:rsidP="000B5369">
            <w:pPr>
              <w:spacing w:after="0" w:line="240" w:lineRule="auto"/>
              <w:rPr>
                <w:del w:id="80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81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LEY ORGANICA DEL SERVICIO PUBLICO</w:delText>
              </w:r>
            </w:del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hideMark/>
          </w:tcPr>
          <w:p w14:paraId="7A4FA5FE" w14:textId="2D3B8988" w:rsidR="000B5369" w:rsidRPr="000B5369" w:rsidDel="00584C06" w:rsidRDefault="000B5369" w:rsidP="000B5369">
            <w:pPr>
              <w:spacing w:after="0" w:line="240" w:lineRule="auto"/>
              <w:rPr>
                <w:del w:id="811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812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07/11/1961</w:delText>
              </w:r>
            </w:del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hideMark/>
          </w:tcPr>
          <w:p w14:paraId="5C9FF6D6" w14:textId="120262C1" w:rsidR="000B5369" w:rsidRPr="000B5369" w:rsidDel="00584C06" w:rsidRDefault="000B5369" w:rsidP="000B5369">
            <w:pPr>
              <w:spacing w:after="0" w:line="240" w:lineRule="auto"/>
              <w:rPr>
                <w:del w:id="813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814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28/02/2023</w:delText>
              </w:r>
            </w:del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CD496E" w14:textId="2E4862AC" w:rsidR="000B5369" w:rsidRPr="000B5369" w:rsidDel="00584C06" w:rsidRDefault="000B5369" w:rsidP="000B5369">
            <w:pPr>
              <w:spacing w:after="0" w:line="240" w:lineRule="auto"/>
              <w:rPr>
                <w:del w:id="81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81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JUBILACIÓN</w:delText>
              </w:r>
            </w:del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hideMark/>
          </w:tcPr>
          <w:p w14:paraId="0186EB10" w14:textId="1575A8D8" w:rsidR="000B5369" w:rsidRPr="000B5369" w:rsidDel="00584C06" w:rsidRDefault="000B5369" w:rsidP="000B5369">
            <w:pPr>
              <w:spacing w:after="0" w:line="240" w:lineRule="auto"/>
              <w:rPr>
                <w:del w:id="817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818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FF48015" w14:textId="38A6245A" w:rsidR="000B5369" w:rsidRPr="000B5369" w:rsidDel="00584C06" w:rsidRDefault="000B5369" w:rsidP="000B5369">
            <w:pPr>
              <w:spacing w:after="0" w:line="240" w:lineRule="auto"/>
              <w:rPr>
                <w:del w:id="81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82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1E2731B" w14:textId="592F95F4" w:rsidR="000B5369" w:rsidRPr="000B5369" w:rsidDel="00584C06" w:rsidRDefault="000B5369" w:rsidP="000B5369">
            <w:pPr>
              <w:spacing w:after="0" w:line="240" w:lineRule="auto"/>
              <w:rPr>
                <w:del w:id="82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82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766B11A" w14:textId="243A1EB6" w:rsidR="000B5369" w:rsidRPr="000B5369" w:rsidDel="00584C06" w:rsidRDefault="000B5369" w:rsidP="000B5369">
            <w:pPr>
              <w:spacing w:after="0" w:line="240" w:lineRule="auto"/>
              <w:rPr>
                <w:del w:id="82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82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53652" w14:textId="25FE9E05" w:rsidR="000B5369" w:rsidRPr="000B5369" w:rsidDel="00584C06" w:rsidRDefault="000B5369" w:rsidP="000B5369">
            <w:pPr>
              <w:spacing w:after="0" w:line="240" w:lineRule="auto"/>
              <w:rPr>
                <w:del w:id="82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82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N/A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221B5A5" w14:textId="209CB869" w:rsidR="000B5369" w:rsidRPr="000B5369" w:rsidDel="00584C06" w:rsidRDefault="000B5369" w:rsidP="000B5369">
            <w:pPr>
              <w:spacing w:after="0" w:line="240" w:lineRule="auto"/>
              <w:rPr>
                <w:del w:id="82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82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223DA" w14:textId="464CF41C" w:rsidR="000B5369" w:rsidRPr="000B5369" w:rsidDel="00584C06" w:rsidRDefault="000B5369" w:rsidP="000B5369">
            <w:pPr>
              <w:spacing w:after="0" w:line="240" w:lineRule="auto"/>
              <w:rPr>
                <w:del w:id="82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83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N/A</w:delText>
              </w:r>
            </w:del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E6642C7" w14:textId="093F761D" w:rsidR="000B5369" w:rsidRPr="000B5369" w:rsidDel="00584C06" w:rsidRDefault="000B5369" w:rsidP="000B5369">
            <w:pPr>
              <w:spacing w:after="0" w:line="240" w:lineRule="auto"/>
              <w:rPr>
                <w:del w:id="83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83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16H46</w:delText>
              </w:r>
            </w:del>
          </w:p>
        </w:tc>
        <w:tc>
          <w:tcPr>
            <w:tcW w:w="24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CAB4E" w14:textId="62A2FE51" w:rsidR="000B5369" w:rsidRPr="000B5369" w:rsidDel="00584C06" w:rsidRDefault="000B5369" w:rsidP="000B5369">
            <w:pPr>
              <w:spacing w:after="0" w:line="240" w:lineRule="auto"/>
              <w:rPr>
                <w:del w:id="83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</w:p>
        </w:tc>
      </w:tr>
      <w:tr w:rsidR="000B5369" w:rsidRPr="000B5369" w:rsidDel="00584C06" w14:paraId="70CB848F" w14:textId="2CD1DA58" w:rsidTr="000B5369">
        <w:trPr>
          <w:trHeight w:val="510"/>
          <w:del w:id="834" w:author="María_Nole" w:date="2023-06-14T14:10:00Z"/>
        </w:trPr>
        <w:tc>
          <w:tcPr>
            <w:tcW w:w="1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52A207" w14:textId="0C700C9D" w:rsidR="000B5369" w:rsidRPr="000B5369" w:rsidDel="00584C06" w:rsidRDefault="000B5369" w:rsidP="000B5369">
            <w:pPr>
              <w:spacing w:after="0" w:line="240" w:lineRule="auto"/>
              <w:rPr>
                <w:del w:id="83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83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26</w:delText>
              </w:r>
            </w:del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61EA867" w14:textId="4756814C" w:rsidR="000B5369" w:rsidRPr="000B5369" w:rsidDel="00584C06" w:rsidRDefault="000B5369" w:rsidP="000B5369">
            <w:pPr>
              <w:spacing w:after="0" w:line="240" w:lineRule="auto"/>
              <w:rPr>
                <w:del w:id="83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83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1102280250</w:delText>
              </w:r>
            </w:del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12F6AA8" w14:textId="2CE8AB04" w:rsidR="000B5369" w:rsidRPr="000B5369" w:rsidDel="00584C06" w:rsidRDefault="000B5369" w:rsidP="000B5369">
            <w:pPr>
              <w:spacing w:after="0" w:line="240" w:lineRule="auto"/>
              <w:rPr>
                <w:del w:id="83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84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HIDALGO SANTIN SILVIA LUCRECIA</w:delText>
              </w:r>
            </w:del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1B96CF" w14:textId="0C1117E3" w:rsidR="000B5369" w:rsidRPr="000B5369" w:rsidDel="00584C06" w:rsidRDefault="000B5369" w:rsidP="000B5369">
            <w:pPr>
              <w:spacing w:after="0" w:line="240" w:lineRule="auto"/>
              <w:rPr>
                <w:del w:id="84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84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LEY ORGANICA DEL SERVICIO PUBLICO</w:delText>
              </w:r>
            </w:del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4754CB5" w14:textId="2B7CF06E" w:rsidR="000B5369" w:rsidRPr="000B5369" w:rsidDel="00584C06" w:rsidRDefault="000B5369" w:rsidP="000B5369">
            <w:pPr>
              <w:spacing w:after="0" w:line="240" w:lineRule="auto"/>
              <w:rPr>
                <w:del w:id="84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84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23/11/1962</w:delText>
              </w:r>
            </w:del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hideMark/>
          </w:tcPr>
          <w:p w14:paraId="730C767F" w14:textId="3FE83018" w:rsidR="000B5369" w:rsidRPr="000B5369" w:rsidDel="00584C06" w:rsidRDefault="000B5369" w:rsidP="000B5369">
            <w:pPr>
              <w:spacing w:after="0" w:line="240" w:lineRule="auto"/>
              <w:rPr>
                <w:del w:id="845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846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28/02/2023</w:delText>
              </w:r>
            </w:del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2ACF90" w14:textId="4C043FC1" w:rsidR="000B5369" w:rsidRPr="000B5369" w:rsidDel="00584C06" w:rsidRDefault="000B5369" w:rsidP="000B5369">
            <w:pPr>
              <w:spacing w:after="0" w:line="240" w:lineRule="auto"/>
              <w:rPr>
                <w:del w:id="84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84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JUBILACIÓN</w:delText>
              </w:r>
            </w:del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hideMark/>
          </w:tcPr>
          <w:p w14:paraId="456990AB" w14:textId="025A08F3" w:rsidR="000B5369" w:rsidRPr="000B5369" w:rsidDel="00584C06" w:rsidRDefault="000B5369" w:rsidP="000B5369">
            <w:pPr>
              <w:spacing w:after="0" w:line="240" w:lineRule="auto"/>
              <w:rPr>
                <w:del w:id="849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850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DDFC34A" w14:textId="1079FCAF" w:rsidR="000B5369" w:rsidRPr="000B5369" w:rsidDel="00584C06" w:rsidRDefault="000B5369" w:rsidP="000B5369">
            <w:pPr>
              <w:spacing w:after="0" w:line="240" w:lineRule="auto"/>
              <w:rPr>
                <w:del w:id="85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85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C53DF8D" w14:textId="455B750E" w:rsidR="000B5369" w:rsidRPr="000B5369" w:rsidDel="00584C06" w:rsidRDefault="000B5369" w:rsidP="000B5369">
            <w:pPr>
              <w:spacing w:after="0" w:line="240" w:lineRule="auto"/>
              <w:rPr>
                <w:del w:id="85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85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8B3ECD5" w14:textId="6B97C9D4" w:rsidR="000B5369" w:rsidRPr="000B5369" w:rsidDel="00584C06" w:rsidRDefault="000B5369" w:rsidP="000B5369">
            <w:pPr>
              <w:spacing w:after="0" w:line="240" w:lineRule="auto"/>
              <w:rPr>
                <w:del w:id="85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85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15B3A" w14:textId="1F3A02C1" w:rsidR="000B5369" w:rsidRPr="000B5369" w:rsidDel="00584C06" w:rsidRDefault="000B5369" w:rsidP="000B5369">
            <w:pPr>
              <w:spacing w:after="0" w:line="240" w:lineRule="auto"/>
              <w:rPr>
                <w:del w:id="85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85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N/A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865B495" w14:textId="7C54EDDC" w:rsidR="000B5369" w:rsidRPr="000B5369" w:rsidDel="00584C06" w:rsidRDefault="000B5369" w:rsidP="000B5369">
            <w:pPr>
              <w:spacing w:after="0" w:line="240" w:lineRule="auto"/>
              <w:rPr>
                <w:del w:id="85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86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DA35A" w14:textId="73AE999C" w:rsidR="000B5369" w:rsidRPr="000B5369" w:rsidDel="00584C06" w:rsidRDefault="000B5369" w:rsidP="000B5369">
            <w:pPr>
              <w:spacing w:after="0" w:line="240" w:lineRule="auto"/>
              <w:rPr>
                <w:del w:id="86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86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N/A</w:delText>
              </w:r>
            </w:del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C008AC2" w14:textId="4070FB88" w:rsidR="000B5369" w:rsidRPr="000B5369" w:rsidDel="00584C06" w:rsidRDefault="000B5369" w:rsidP="000B5369">
            <w:pPr>
              <w:spacing w:after="0" w:line="240" w:lineRule="auto"/>
              <w:rPr>
                <w:del w:id="86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86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16H46</w:delText>
              </w:r>
            </w:del>
          </w:p>
        </w:tc>
        <w:tc>
          <w:tcPr>
            <w:tcW w:w="24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8373A" w14:textId="496E702A" w:rsidR="000B5369" w:rsidRPr="000B5369" w:rsidDel="00584C06" w:rsidRDefault="000B5369" w:rsidP="000B5369">
            <w:pPr>
              <w:spacing w:after="0" w:line="240" w:lineRule="auto"/>
              <w:rPr>
                <w:del w:id="86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</w:p>
        </w:tc>
      </w:tr>
      <w:tr w:rsidR="000B5369" w:rsidRPr="000B5369" w:rsidDel="00584C06" w14:paraId="2920BD3E" w14:textId="4EF86207" w:rsidTr="000B5369">
        <w:trPr>
          <w:trHeight w:val="510"/>
          <w:del w:id="866" w:author="María_Nole" w:date="2023-06-14T14:10:00Z"/>
        </w:trPr>
        <w:tc>
          <w:tcPr>
            <w:tcW w:w="1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A94FA5" w14:textId="12D046DA" w:rsidR="000B5369" w:rsidRPr="000B5369" w:rsidDel="00584C06" w:rsidRDefault="000B5369" w:rsidP="000B5369">
            <w:pPr>
              <w:spacing w:after="0" w:line="240" w:lineRule="auto"/>
              <w:rPr>
                <w:del w:id="86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86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27</w:delText>
              </w:r>
            </w:del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hideMark/>
          </w:tcPr>
          <w:p w14:paraId="5C6143C8" w14:textId="7BFB3AEF" w:rsidR="000B5369" w:rsidRPr="000B5369" w:rsidDel="00584C06" w:rsidRDefault="000B5369" w:rsidP="000B5369">
            <w:pPr>
              <w:spacing w:after="0" w:line="240" w:lineRule="auto"/>
              <w:rPr>
                <w:del w:id="869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870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1102307038</w:delText>
              </w:r>
            </w:del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A723D81" w14:textId="531EB280" w:rsidR="000B5369" w:rsidRPr="000B5369" w:rsidDel="00584C06" w:rsidRDefault="000B5369" w:rsidP="000B5369">
            <w:pPr>
              <w:spacing w:after="0" w:line="240" w:lineRule="auto"/>
              <w:rPr>
                <w:del w:id="871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872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ORDOÑEZ VEINTIMILLA NANCY GEORGINA</w:delText>
              </w:r>
            </w:del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BAE3C48" w14:textId="6FE996DD" w:rsidR="000B5369" w:rsidRPr="000B5369" w:rsidDel="00584C06" w:rsidRDefault="000B5369" w:rsidP="000B5369">
            <w:pPr>
              <w:spacing w:after="0" w:line="240" w:lineRule="auto"/>
              <w:rPr>
                <w:del w:id="87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87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LEY ORGANICA DEL SERVICIO PUBLICO</w:delText>
              </w:r>
            </w:del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hideMark/>
          </w:tcPr>
          <w:p w14:paraId="564B5565" w14:textId="0D2913CD" w:rsidR="000B5369" w:rsidRPr="000B5369" w:rsidDel="00584C06" w:rsidRDefault="000B5369" w:rsidP="000B5369">
            <w:pPr>
              <w:spacing w:after="0" w:line="240" w:lineRule="auto"/>
              <w:rPr>
                <w:del w:id="875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876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08/01/1962</w:delText>
              </w:r>
            </w:del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hideMark/>
          </w:tcPr>
          <w:p w14:paraId="2317E939" w14:textId="42DAB208" w:rsidR="000B5369" w:rsidRPr="000B5369" w:rsidDel="00584C06" w:rsidRDefault="000B5369" w:rsidP="000B5369">
            <w:pPr>
              <w:spacing w:after="0" w:line="240" w:lineRule="auto"/>
              <w:rPr>
                <w:del w:id="877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878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28/02/2023</w:delText>
              </w:r>
            </w:del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75AE7E7" w14:textId="48BAF192" w:rsidR="000B5369" w:rsidRPr="000B5369" w:rsidDel="00584C06" w:rsidRDefault="000B5369" w:rsidP="000B5369">
            <w:pPr>
              <w:spacing w:after="0" w:line="240" w:lineRule="auto"/>
              <w:rPr>
                <w:del w:id="87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88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JUBILACIÓN</w:delText>
              </w:r>
            </w:del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hideMark/>
          </w:tcPr>
          <w:p w14:paraId="257F6B9A" w14:textId="0EF67391" w:rsidR="000B5369" w:rsidRPr="000B5369" w:rsidDel="00584C06" w:rsidRDefault="000B5369" w:rsidP="000B5369">
            <w:pPr>
              <w:spacing w:after="0" w:line="240" w:lineRule="auto"/>
              <w:rPr>
                <w:del w:id="881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882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4FAEE4" w14:textId="109AFE80" w:rsidR="000B5369" w:rsidRPr="000B5369" w:rsidDel="00584C06" w:rsidRDefault="000B5369" w:rsidP="000B5369">
            <w:pPr>
              <w:spacing w:after="0" w:line="240" w:lineRule="auto"/>
              <w:rPr>
                <w:del w:id="88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88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FF5204B" w14:textId="2C361E8B" w:rsidR="000B5369" w:rsidRPr="000B5369" w:rsidDel="00584C06" w:rsidRDefault="000B5369" w:rsidP="000B5369">
            <w:pPr>
              <w:spacing w:after="0" w:line="240" w:lineRule="auto"/>
              <w:rPr>
                <w:del w:id="88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88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9E4B151" w14:textId="006C1456" w:rsidR="000B5369" w:rsidRPr="000B5369" w:rsidDel="00584C06" w:rsidRDefault="000B5369" w:rsidP="000B5369">
            <w:pPr>
              <w:spacing w:after="0" w:line="240" w:lineRule="auto"/>
              <w:rPr>
                <w:del w:id="88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88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3429F" w14:textId="49F8E64B" w:rsidR="000B5369" w:rsidRPr="000B5369" w:rsidDel="00584C06" w:rsidRDefault="000B5369" w:rsidP="000B5369">
            <w:pPr>
              <w:spacing w:after="0" w:line="240" w:lineRule="auto"/>
              <w:rPr>
                <w:del w:id="88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89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N/A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1CFB191" w14:textId="78B6D4AB" w:rsidR="000B5369" w:rsidRPr="000B5369" w:rsidDel="00584C06" w:rsidRDefault="000B5369" w:rsidP="000B5369">
            <w:pPr>
              <w:spacing w:after="0" w:line="240" w:lineRule="auto"/>
              <w:rPr>
                <w:del w:id="89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89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BDF6A" w14:textId="1E7C7DBC" w:rsidR="000B5369" w:rsidRPr="000B5369" w:rsidDel="00584C06" w:rsidRDefault="000B5369" w:rsidP="000B5369">
            <w:pPr>
              <w:spacing w:after="0" w:line="240" w:lineRule="auto"/>
              <w:rPr>
                <w:del w:id="89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89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N/A</w:delText>
              </w:r>
            </w:del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916DA3F" w14:textId="269D34A9" w:rsidR="000B5369" w:rsidRPr="000B5369" w:rsidDel="00584C06" w:rsidRDefault="000B5369" w:rsidP="000B5369">
            <w:pPr>
              <w:spacing w:after="0" w:line="240" w:lineRule="auto"/>
              <w:rPr>
                <w:del w:id="89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89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16H47</w:delText>
              </w:r>
            </w:del>
          </w:p>
        </w:tc>
        <w:tc>
          <w:tcPr>
            <w:tcW w:w="24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F7CBB" w14:textId="77FA0E02" w:rsidR="000B5369" w:rsidRPr="000B5369" w:rsidDel="00584C06" w:rsidRDefault="000B5369" w:rsidP="000B5369">
            <w:pPr>
              <w:spacing w:after="0" w:line="240" w:lineRule="auto"/>
              <w:rPr>
                <w:del w:id="89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</w:p>
        </w:tc>
      </w:tr>
      <w:tr w:rsidR="000B5369" w:rsidRPr="000B5369" w:rsidDel="00584C06" w14:paraId="7B6E7F03" w14:textId="05CC3DE0" w:rsidTr="000B5369">
        <w:trPr>
          <w:trHeight w:val="510"/>
          <w:del w:id="898" w:author="María_Nole" w:date="2023-06-14T14:10:00Z"/>
        </w:trPr>
        <w:tc>
          <w:tcPr>
            <w:tcW w:w="1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08CCE9" w14:textId="022BD8EE" w:rsidR="000B5369" w:rsidRPr="000B5369" w:rsidDel="00584C06" w:rsidRDefault="000B5369" w:rsidP="000B5369">
            <w:pPr>
              <w:spacing w:after="0" w:line="240" w:lineRule="auto"/>
              <w:rPr>
                <w:del w:id="89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0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28</w:delText>
              </w:r>
            </w:del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4A9FB3C" w14:textId="616D0CC7" w:rsidR="000B5369" w:rsidRPr="000B5369" w:rsidDel="00584C06" w:rsidRDefault="000B5369" w:rsidP="000B5369">
            <w:pPr>
              <w:spacing w:after="0" w:line="240" w:lineRule="auto"/>
              <w:rPr>
                <w:del w:id="90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0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1102060330</w:delText>
              </w:r>
            </w:del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817F88C" w14:textId="46FBCAD6" w:rsidR="000B5369" w:rsidRPr="000B5369" w:rsidDel="00584C06" w:rsidRDefault="000B5369" w:rsidP="000B5369">
            <w:pPr>
              <w:spacing w:after="0" w:line="240" w:lineRule="auto"/>
              <w:rPr>
                <w:del w:id="903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904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RODRIGUEZ RODRIGUEZ GLORIA PATRICIA</w:delText>
              </w:r>
            </w:del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A70533" w14:textId="7DB0E1B3" w:rsidR="000B5369" w:rsidRPr="000B5369" w:rsidDel="00584C06" w:rsidRDefault="000B5369" w:rsidP="000B5369">
            <w:pPr>
              <w:spacing w:after="0" w:line="240" w:lineRule="auto"/>
              <w:rPr>
                <w:del w:id="90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0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LEY ORGANICA DEL SERVICIO PUBLICO</w:delText>
              </w:r>
            </w:del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47F5690" w14:textId="05D1A549" w:rsidR="000B5369" w:rsidRPr="000B5369" w:rsidDel="00584C06" w:rsidRDefault="000B5369" w:rsidP="000B5369">
            <w:pPr>
              <w:spacing w:after="0" w:line="240" w:lineRule="auto"/>
              <w:rPr>
                <w:del w:id="90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0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04/02/1963</w:delText>
              </w:r>
            </w:del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hideMark/>
          </w:tcPr>
          <w:p w14:paraId="24288E68" w14:textId="6A5DD5AD" w:rsidR="000B5369" w:rsidRPr="000B5369" w:rsidDel="00584C06" w:rsidRDefault="000B5369" w:rsidP="000B5369">
            <w:pPr>
              <w:spacing w:after="0" w:line="240" w:lineRule="auto"/>
              <w:rPr>
                <w:del w:id="909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910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28/02/2023</w:delText>
              </w:r>
            </w:del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EBF92F" w14:textId="6FA53010" w:rsidR="000B5369" w:rsidRPr="000B5369" w:rsidDel="00584C06" w:rsidRDefault="000B5369" w:rsidP="000B5369">
            <w:pPr>
              <w:spacing w:after="0" w:line="240" w:lineRule="auto"/>
              <w:rPr>
                <w:del w:id="91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1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JUBILACIÓN</w:delText>
              </w:r>
            </w:del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hideMark/>
          </w:tcPr>
          <w:p w14:paraId="71C34BE6" w14:textId="2370E5DC" w:rsidR="000B5369" w:rsidRPr="000B5369" w:rsidDel="00584C06" w:rsidRDefault="000B5369" w:rsidP="000B5369">
            <w:pPr>
              <w:spacing w:after="0" w:line="240" w:lineRule="auto"/>
              <w:rPr>
                <w:del w:id="913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914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43AFDC" w14:textId="4A5120A6" w:rsidR="000B5369" w:rsidRPr="000B5369" w:rsidDel="00584C06" w:rsidRDefault="000B5369" w:rsidP="000B5369">
            <w:pPr>
              <w:spacing w:after="0" w:line="240" w:lineRule="auto"/>
              <w:rPr>
                <w:del w:id="91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1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BBE8E1E" w14:textId="2F5BF320" w:rsidR="000B5369" w:rsidRPr="000B5369" w:rsidDel="00584C06" w:rsidRDefault="000B5369" w:rsidP="000B5369">
            <w:pPr>
              <w:spacing w:after="0" w:line="240" w:lineRule="auto"/>
              <w:rPr>
                <w:del w:id="91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1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85F1733" w14:textId="69B33009" w:rsidR="000B5369" w:rsidRPr="000B5369" w:rsidDel="00584C06" w:rsidRDefault="000B5369" w:rsidP="000B5369">
            <w:pPr>
              <w:spacing w:after="0" w:line="240" w:lineRule="auto"/>
              <w:rPr>
                <w:del w:id="91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2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9D492" w14:textId="25AF5B08" w:rsidR="000B5369" w:rsidRPr="000B5369" w:rsidDel="00584C06" w:rsidRDefault="000B5369" w:rsidP="000B5369">
            <w:pPr>
              <w:spacing w:after="0" w:line="240" w:lineRule="auto"/>
              <w:rPr>
                <w:del w:id="92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2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N/A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B2CC519" w14:textId="74655D06" w:rsidR="000B5369" w:rsidRPr="000B5369" w:rsidDel="00584C06" w:rsidRDefault="000B5369" w:rsidP="000B5369">
            <w:pPr>
              <w:spacing w:after="0" w:line="240" w:lineRule="auto"/>
              <w:rPr>
                <w:del w:id="92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2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224AD" w14:textId="1BD5D0FD" w:rsidR="000B5369" w:rsidRPr="000B5369" w:rsidDel="00584C06" w:rsidRDefault="000B5369" w:rsidP="000B5369">
            <w:pPr>
              <w:spacing w:after="0" w:line="240" w:lineRule="auto"/>
              <w:rPr>
                <w:del w:id="92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2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N/A</w:delText>
              </w:r>
            </w:del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495DD75" w14:textId="676AA78C" w:rsidR="000B5369" w:rsidRPr="000B5369" w:rsidDel="00584C06" w:rsidRDefault="000B5369" w:rsidP="000B5369">
            <w:pPr>
              <w:spacing w:after="0" w:line="240" w:lineRule="auto"/>
              <w:rPr>
                <w:del w:id="92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2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16H48</w:delText>
              </w:r>
            </w:del>
          </w:p>
        </w:tc>
        <w:tc>
          <w:tcPr>
            <w:tcW w:w="24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DBED3" w14:textId="01AA8566" w:rsidR="000B5369" w:rsidRPr="000B5369" w:rsidDel="00584C06" w:rsidRDefault="000B5369" w:rsidP="000B5369">
            <w:pPr>
              <w:spacing w:after="0" w:line="240" w:lineRule="auto"/>
              <w:rPr>
                <w:del w:id="92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</w:p>
        </w:tc>
      </w:tr>
      <w:tr w:rsidR="000B5369" w:rsidRPr="000B5369" w:rsidDel="00584C06" w14:paraId="73FB58F0" w14:textId="11F50732" w:rsidTr="000B5369">
        <w:trPr>
          <w:trHeight w:val="300"/>
          <w:del w:id="930" w:author="María_Nole" w:date="2023-06-14T14:10:00Z"/>
        </w:trPr>
        <w:tc>
          <w:tcPr>
            <w:tcW w:w="1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0B988A" w14:textId="31767880" w:rsidR="000B5369" w:rsidRPr="000B5369" w:rsidDel="00584C06" w:rsidRDefault="000B5369" w:rsidP="000B5369">
            <w:pPr>
              <w:spacing w:after="0" w:line="240" w:lineRule="auto"/>
              <w:rPr>
                <w:del w:id="93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3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29</w:delText>
              </w:r>
            </w:del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CE7C91D" w14:textId="0BA9ADD2" w:rsidR="000B5369" w:rsidRPr="000B5369" w:rsidDel="00584C06" w:rsidRDefault="000B5369" w:rsidP="000B5369">
            <w:pPr>
              <w:spacing w:after="0" w:line="240" w:lineRule="auto"/>
              <w:rPr>
                <w:del w:id="93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3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1102137716</w:delText>
              </w:r>
            </w:del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31B355A" w14:textId="075332D9" w:rsidR="000B5369" w:rsidRPr="000B5369" w:rsidDel="00584C06" w:rsidRDefault="000B5369" w:rsidP="000B5369">
            <w:pPr>
              <w:spacing w:after="0" w:line="240" w:lineRule="auto"/>
              <w:rPr>
                <w:del w:id="93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3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BANDA TOLEDO MAX ALBERTO</w:delText>
              </w:r>
            </w:del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DA930A" w14:textId="28B69D88" w:rsidR="000B5369" w:rsidRPr="000B5369" w:rsidDel="00584C06" w:rsidRDefault="000B5369" w:rsidP="000B5369">
            <w:pPr>
              <w:spacing w:after="0" w:line="240" w:lineRule="auto"/>
              <w:rPr>
                <w:del w:id="93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3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CODIGO DE TRABAJO</w:delText>
              </w:r>
            </w:del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7BC34" w14:textId="4E9A1490" w:rsidR="000B5369" w:rsidRPr="000B5369" w:rsidDel="00584C06" w:rsidRDefault="000B5369" w:rsidP="000B5369">
            <w:pPr>
              <w:spacing w:after="0" w:line="240" w:lineRule="auto"/>
              <w:rPr>
                <w:del w:id="93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4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11/01/1963</w:delText>
              </w:r>
            </w:del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40BDB01" w14:textId="76222540" w:rsidR="000B5369" w:rsidRPr="000B5369" w:rsidDel="00584C06" w:rsidRDefault="000B5369" w:rsidP="000B5369">
            <w:pPr>
              <w:spacing w:after="0" w:line="240" w:lineRule="auto"/>
              <w:rPr>
                <w:del w:id="94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4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31/03/2023</w:delText>
              </w:r>
            </w:del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DD6D1C" w14:textId="5C420E4E" w:rsidR="000B5369" w:rsidRPr="000B5369" w:rsidDel="00584C06" w:rsidRDefault="000B5369" w:rsidP="000B5369">
            <w:pPr>
              <w:spacing w:after="0" w:line="240" w:lineRule="auto"/>
              <w:rPr>
                <w:del w:id="94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4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JUBILACIÓN</w:delText>
              </w:r>
            </w:del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FAA68" w14:textId="3FAF38DF" w:rsidR="000B5369" w:rsidRPr="000B5369" w:rsidDel="00584C06" w:rsidRDefault="000B5369" w:rsidP="000B5369">
            <w:pPr>
              <w:spacing w:after="0" w:line="240" w:lineRule="auto"/>
              <w:rPr>
                <w:del w:id="94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4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0292C74" w14:textId="7CA078A4" w:rsidR="000B5369" w:rsidRPr="000B5369" w:rsidDel="00584C06" w:rsidRDefault="000B5369" w:rsidP="000B5369">
            <w:pPr>
              <w:spacing w:after="0" w:line="240" w:lineRule="auto"/>
              <w:rPr>
                <w:del w:id="94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4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69B1B5C" w14:textId="66C36331" w:rsidR="000B5369" w:rsidRPr="000B5369" w:rsidDel="00584C06" w:rsidRDefault="000B5369" w:rsidP="000B5369">
            <w:pPr>
              <w:spacing w:after="0" w:line="240" w:lineRule="auto"/>
              <w:rPr>
                <w:del w:id="94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5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7755B41" w14:textId="4314CA21" w:rsidR="000B5369" w:rsidRPr="000B5369" w:rsidDel="00584C06" w:rsidRDefault="000B5369" w:rsidP="000B5369">
            <w:pPr>
              <w:spacing w:after="0" w:line="240" w:lineRule="auto"/>
              <w:rPr>
                <w:del w:id="95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5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ACDB6" w14:textId="50989FE9" w:rsidR="000B5369" w:rsidRPr="000B5369" w:rsidDel="00584C06" w:rsidRDefault="000B5369" w:rsidP="000B5369">
            <w:pPr>
              <w:spacing w:after="0" w:line="240" w:lineRule="auto"/>
              <w:rPr>
                <w:del w:id="95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5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2BE1F" w14:textId="281CF97B" w:rsidR="000B5369" w:rsidRPr="000B5369" w:rsidDel="00584C06" w:rsidRDefault="000B5369" w:rsidP="000B5369">
            <w:pPr>
              <w:spacing w:after="0" w:line="240" w:lineRule="auto"/>
              <w:rPr>
                <w:del w:id="95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5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4809B" w14:textId="4080F4DB" w:rsidR="000B5369" w:rsidRPr="000B5369" w:rsidDel="00584C06" w:rsidRDefault="000B5369" w:rsidP="000B5369">
            <w:pPr>
              <w:spacing w:after="0" w:line="240" w:lineRule="auto"/>
              <w:rPr>
                <w:del w:id="95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5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68FE1" w14:textId="2847C46B" w:rsidR="000B5369" w:rsidRPr="000B5369" w:rsidDel="00584C06" w:rsidRDefault="000B5369" w:rsidP="000B5369">
            <w:pPr>
              <w:spacing w:after="0" w:line="240" w:lineRule="auto"/>
              <w:rPr>
                <w:del w:id="95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6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4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A6EDA" w14:textId="6446FA16" w:rsidR="000B5369" w:rsidRPr="000B5369" w:rsidDel="00584C06" w:rsidRDefault="000B5369" w:rsidP="000B5369">
            <w:pPr>
              <w:spacing w:after="0" w:line="240" w:lineRule="auto"/>
              <w:rPr>
                <w:del w:id="96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</w:p>
        </w:tc>
      </w:tr>
      <w:tr w:rsidR="000B5369" w:rsidRPr="000B5369" w:rsidDel="00584C06" w14:paraId="081AFA3F" w14:textId="7F1A5195" w:rsidTr="000B5369">
        <w:trPr>
          <w:trHeight w:val="510"/>
          <w:del w:id="962" w:author="María_Nole" w:date="2023-06-14T14:10:00Z"/>
        </w:trPr>
        <w:tc>
          <w:tcPr>
            <w:tcW w:w="1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8FF4CA" w14:textId="29712FB3" w:rsidR="000B5369" w:rsidRPr="000B5369" w:rsidDel="00584C06" w:rsidRDefault="000B5369" w:rsidP="000B5369">
            <w:pPr>
              <w:spacing w:after="0" w:line="240" w:lineRule="auto"/>
              <w:rPr>
                <w:del w:id="96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6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30</w:delText>
              </w:r>
            </w:del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9AEA34E" w14:textId="04F5DBA0" w:rsidR="000B5369" w:rsidRPr="000B5369" w:rsidDel="00584C06" w:rsidRDefault="000B5369" w:rsidP="000B5369">
            <w:pPr>
              <w:spacing w:after="0" w:line="240" w:lineRule="auto"/>
              <w:rPr>
                <w:del w:id="96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6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1102003447</w:delText>
              </w:r>
            </w:del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BBBAA7A" w14:textId="383296B8" w:rsidR="000B5369" w:rsidRPr="000B5369" w:rsidDel="00584C06" w:rsidRDefault="000B5369" w:rsidP="000B5369">
            <w:pPr>
              <w:spacing w:after="0" w:line="240" w:lineRule="auto"/>
              <w:rPr>
                <w:del w:id="967" w:author="María_Nole" w:date="2023-06-14T14:10:00Z"/>
                <w:rFonts w:eastAsia="Times New Roman" w:cstheme="minorHAnsi"/>
                <w:sz w:val="12"/>
                <w:szCs w:val="12"/>
                <w:lang w:eastAsia="es-EC"/>
              </w:rPr>
            </w:pPr>
            <w:del w:id="968" w:author="María_Nole" w:date="2023-06-14T14:10:00Z">
              <w:r w:rsidRPr="000B5369" w:rsidDel="00584C06">
                <w:rPr>
                  <w:rFonts w:eastAsia="Times New Roman" w:cstheme="minorHAnsi"/>
                  <w:sz w:val="12"/>
                  <w:szCs w:val="12"/>
                  <w:lang w:eastAsia="es-EC"/>
                </w:rPr>
                <w:delText>MORENO ORTEGA ENIDTH MARLENE</w:delText>
              </w:r>
            </w:del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87B435" w14:textId="5948E4C8" w:rsidR="000B5369" w:rsidRPr="000B5369" w:rsidDel="00584C06" w:rsidRDefault="000B5369" w:rsidP="000B5369">
            <w:pPr>
              <w:spacing w:after="0" w:line="240" w:lineRule="auto"/>
              <w:rPr>
                <w:del w:id="96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7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LEY ORGANICA DEL SERVICIO PUBLICO</w:delText>
              </w:r>
            </w:del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6191D56" w14:textId="5E82841D" w:rsidR="000B5369" w:rsidRPr="000B5369" w:rsidDel="00584C06" w:rsidRDefault="000B5369" w:rsidP="000B5369">
            <w:pPr>
              <w:spacing w:after="0" w:line="240" w:lineRule="auto"/>
              <w:rPr>
                <w:del w:id="97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7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13/03/1963</w:delText>
              </w:r>
            </w:del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C873C0B" w14:textId="0BA82C0C" w:rsidR="000B5369" w:rsidRPr="000B5369" w:rsidDel="00584C06" w:rsidRDefault="000B5369" w:rsidP="000B5369">
            <w:pPr>
              <w:spacing w:after="0" w:line="240" w:lineRule="auto"/>
              <w:rPr>
                <w:del w:id="97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7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31/03/2023</w:delText>
              </w:r>
            </w:del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B1736A1" w14:textId="3B867EC2" w:rsidR="000B5369" w:rsidRPr="000B5369" w:rsidDel="00584C06" w:rsidRDefault="000B5369" w:rsidP="000B5369">
            <w:pPr>
              <w:spacing w:after="0" w:line="240" w:lineRule="auto"/>
              <w:rPr>
                <w:del w:id="97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7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JUBILACIÓN</w:delText>
              </w:r>
            </w:del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497A704" w14:textId="3A06759A" w:rsidR="000B5369" w:rsidRPr="000B5369" w:rsidDel="00584C06" w:rsidRDefault="000B5369" w:rsidP="000B5369">
            <w:pPr>
              <w:spacing w:after="0" w:line="240" w:lineRule="auto"/>
              <w:rPr>
                <w:del w:id="97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7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EF06D6" w14:textId="69017BE6" w:rsidR="000B5369" w:rsidRPr="000B5369" w:rsidDel="00584C06" w:rsidRDefault="000B5369" w:rsidP="000B5369">
            <w:pPr>
              <w:spacing w:after="0" w:line="240" w:lineRule="auto"/>
              <w:rPr>
                <w:del w:id="97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8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 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4E63D66" w14:textId="53C60C45" w:rsidR="000B5369" w:rsidRPr="000B5369" w:rsidDel="00584C06" w:rsidRDefault="000B5369" w:rsidP="000B5369">
            <w:pPr>
              <w:spacing w:after="0" w:line="240" w:lineRule="auto"/>
              <w:rPr>
                <w:del w:id="98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8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FCE3CFB" w14:textId="590B446E" w:rsidR="000B5369" w:rsidRPr="000B5369" w:rsidDel="00584C06" w:rsidRDefault="000B5369" w:rsidP="000B5369">
            <w:pPr>
              <w:spacing w:after="0" w:line="240" w:lineRule="auto"/>
              <w:rPr>
                <w:del w:id="98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84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65B9A" w14:textId="4786433F" w:rsidR="000B5369" w:rsidRPr="000B5369" w:rsidDel="00584C06" w:rsidRDefault="000B5369" w:rsidP="000B5369">
            <w:pPr>
              <w:spacing w:after="0" w:line="240" w:lineRule="auto"/>
              <w:rPr>
                <w:del w:id="985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86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N/A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CF4E482" w14:textId="06BA6743" w:rsidR="000B5369" w:rsidRPr="000B5369" w:rsidDel="00584C06" w:rsidRDefault="000B5369" w:rsidP="000B5369">
            <w:pPr>
              <w:spacing w:after="0" w:line="240" w:lineRule="auto"/>
              <w:rPr>
                <w:del w:id="987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88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NO</w:delText>
              </w:r>
            </w:del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F2698" w14:textId="12F69F2F" w:rsidR="000B5369" w:rsidRPr="000B5369" w:rsidDel="00584C06" w:rsidRDefault="000B5369" w:rsidP="000B5369">
            <w:pPr>
              <w:spacing w:after="0" w:line="240" w:lineRule="auto"/>
              <w:rPr>
                <w:del w:id="989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90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N/A</w:delText>
              </w:r>
            </w:del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6A8671E" w14:textId="7B6A6325" w:rsidR="000B5369" w:rsidRPr="000B5369" w:rsidDel="00584C06" w:rsidRDefault="000B5369" w:rsidP="000B5369">
            <w:pPr>
              <w:spacing w:after="0" w:line="240" w:lineRule="auto"/>
              <w:rPr>
                <w:del w:id="991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  <w:del w:id="992" w:author="María_Nole" w:date="2023-06-14T14:10:00Z">
              <w:r w:rsidRPr="000B5369" w:rsidDel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</w:rPr>
                <w:delText>16H48</w:delText>
              </w:r>
            </w:del>
          </w:p>
        </w:tc>
        <w:tc>
          <w:tcPr>
            <w:tcW w:w="24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8B1D5" w14:textId="3B6A7BC0" w:rsidR="000B5369" w:rsidRPr="000B5369" w:rsidDel="00584C06" w:rsidRDefault="000B5369" w:rsidP="000B5369">
            <w:pPr>
              <w:spacing w:after="0" w:line="240" w:lineRule="auto"/>
              <w:rPr>
                <w:del w:id="993" w:author="María_Nole" w:date="2023-06-14T14:10:00Z"/>
                <w:rFonts w:eastAsia="Times New Roman" w:cstheme="minorHAnsi"/>
                <w:color w:val="000000"/>
                <w:sz w:val="12"/>
                <w:szCs w:val="12"/>
                <w:lang w:eastAsia="es-EC"/>
              </w:rPr>
            </w:pPr>
          </w:p>
        </w:tc>
      </w:tr>
    </w:tbl>
    <w:p w14:paraId="7361FDBB" w14:textId="77777777" w:rsidR="000B5369" w:rsidRDefault="000B5369" w:rsidP="000B5369">
      <w:pPr>
        <w:pStyle w:val="Prrafodelista"/>
        <w:tabs>
          <w:tab w:val="left" w:pos="284"/>
          <w:tab w:val="left" w:pos="426"/>
        </w:tabs>
        <w:spacing w:after="0" w:line="240" w:lineRule="auto"/>
        <w:ind w:left="0"/>
        <w:jc w:val="both"/>
        <w:rPr>
          <w:ins w:id="994" w:author="María_Nole" w:date="2023-06-14T14:10:00Z"/>
          <w:rFonts w:asciiTheme="minorHAnsi" w:eastAsiaTheme="minorHAnsi" w:hAnsiTheme="minorHAnsi" w:cstheme="minorBidi"/>
          <w:b/>
          <w:lang w:val="es-EC" w:eastAsia="en-US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  <w:tblPrChange w:id="995" w:author="María_Nole" w:date="2023-06-14T14:11:00Z">
          <w:tblPr>
            <w:tblW w:w="26400" w:type="dxa"/>
            <w:tblCellMar>
              <w:left w:w="70" w:type="dxa"/>
              <w:right w:w="7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316"/>
        <w:gridCol w:w="749"/>
        <w:gridCol w:w="821"/>
        <w:gridCol w:w="2010"/>
        <w:gridCol w:w="803"/>
        <w:gridCol w:w="1034"/>
        <w:gridCol w:w="1649"/>
        <w:gridCol w:w="848"/>
        <w:gridCol w:w="1063"/>
        <w:gridCol w:w="890"/>
        <w:gridCol w:w="822"/>
        <w:gridCol w:w="466"/>
        <w:gridCol w:w="890"/>
        <w:gridCol w:w="890"/>
        <w:gridCol w:w="459"/>
        <w:tblGridChange w:id="996">
          <w:tblGrid>
            <w:gridCol w:w="671"/>
            <w:gridCol w:w="1397"/>
            <w:gridCol w:w="2594"/>
            <w:gridCol w:w="3126"/>
            <w:gridCol w:w="1500"/>
            <w:gridCol w:w="1506"/>
            <w:gridCol w:w="3769"/>
            <w:gridCol w:w="2227"/>
            <w:gridCol w:w="2640"/>
            <w:gridCol w:w="1181"/>
            <w:gridCol w:w="1171"/>
            <w:gridCol w:w="1123"/>
            <w:gridCol w:w="1181"/>
            <w:gridCol w:w="1181"/>
            <w:gridCol w:w="1133"/>
          </w:tblGrid>
        </w:tblGridChange>
      </w:tblGrid>
      <w:tr w:rsidR="00584C06" w:rsidRPr="00584C06" w14:paraId="62D76AB9" w14:textId="77777777" w:rsidTr="00584C06">
        <w:trPr>
          <w:trHeight w:val="900"/>
          <w:ins w:id="997" w:author="María_Nole" w:date="2023-06-14T14:11:00Z"/>
          <w:trPrChange w:id="998" w:author="María_Nole" w:date="2023-06-14T14:11:00Z">
            <w:trPr>
              <w:trHeight w:val="900"/>
            </w:trPr>
          </w:trPrChange>
        </w:trPr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  <w:tcPrChange w:id="999" w:author="María_Nole" w:date="2023-06-14T14:11:00Z">
              <w:tcPr>
                <w:tcW w:w="67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vAlign w:val="center"/>
                <w:hideMark/>
              </w:tcPr>
            </w:tcPrChange>
          </w:tcPr>
          <w:p w14:paraId="007E3578" w14:textId="77777777" w:rsidR="00584C06" w:rsidRPr="00584C06" w:rsidRDefault="00584C06" w:rsidP="00584C06">
            <w:pPr>
              <w:spacing w:after="0" w:line="240" w:lineRule="auto"/>
              <w:jc w:val="center"/>
              <w:rPr>
                <w:ins w:id="1000" w:author="María_Nole" w:date="2023-06-14T14:11:00Z"/>
                <w:rFonts w:eastAsia="Times New Roman" w:cstheme="minorHAnsi"/>
                <w:b/>
                <w:bCs/>
                <w:sz w:val="12"/>
                <w:szCs w:val="12"/>
                <w:lang w:eastAsia="es-EC"/>
                <w:rPrChange w:id="1001" w:author="María_Nole" w:date="2023-06-14T14:12:00Z">
                  <w:rPr>
                    <w:ins w:id="1002" w:author="María_Nole" w:date="2023-06-14T14:11:00Z"/>
                    <w:rFonts w:ascii="Calibri" w:eastAsia="Times New Roman" w:hAnsi="Calibri" w:cs="Calibri"/>
                    <w:b/>
                    <w:bCs/>
                    <w:sz w:val="16"/>
                    <w:szCs w:val="16"/>
                    <w:lang w:eastAsia="es-EC"/>
                  </w:rPr>
                </w:rPrChange>
              </w:rPr>
            </w:pPr>
            <w:ins w:id="1003" w:author="María_Nole" w:date="2023-06-14T14:11:00Z">
              <w:r w:rsidRPr="00584C06">
                <w:rPr>
                  <w:rFonts w:eastAsia="Times New Roman" w:cstheme="minorHAnsi"/>
                  <w:b/>
                  <w:bCs/>
                  <w:sz w:val="12"/>
                  <w:szCs w:val="12"/>
                  <w:lang w:eastAsia="es-EC"/>
                  <w:rPrChange w:id="1004" w:author="María_Nole" w:date="2023-06-14T14:12:00Z">
                    <w:rPr>
                      <w:rFonts w:ascii="Calibri" w:eastAsia="Times New Roman" w:hAnsi="Calibri" w:cs="Calibri"/>
                      <w:b/>
                      <w:bCs/>
                      <w:sz w:val="16"/>
                      <w:szCs w:val="16"/>
                      <w:lang w:eastAsia="es-EC"/>
                    </w:rPr>
                  </w:rPrChange>
                </w:rPr>
                <w:t>No.</w:t>
              </w:r>
            </w:ins>
          </w:p>
        </w:tc>
        <w:tc>
          <w:tcPr>
            <w:tcW w:w="2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  <w:tcPrChange w:id="1005" w:author="María_Nole" w:date="2023-06-14T14:11:00Z">
              <w:tcPr>
                <w:tcW w:w="1397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vAlign w:val="center"/>
                <w:hideMark/>
              </w:tcPr>
            </w:tcPrChange>
          </w:tcPr>
          <w:p w14:paraId="04D5E5A9" w14:textId="77777777" w:rsidR="00584C06" w:rsidRPr="00584C06" w:rsidRDefault="00584C06" w:rsidP="00584C06">
            <w:pPr>
              <w:spacing w:after="0" w:line="240" w:lineRule="auto"/>
              <w:jc w:val="center"/>
              <w:rPr>
                <w:ins w:id="1006" w:author="María_Nole" w:date="2023-06-14T14:11:00Z"/>
                <w:rFonts w:eastAsia="Times New Roman" w:cstheme="minorHAnsi"/>
                <w:b/>
                <w:bCs/>
                <w:sz w:val="12"/>
                <w:szCs w:val="12"/>
                <w:lang w:eastAsia="es-EC"/>
                <w:rPrChange w:id="1007" w:author="María_Nole" w:date="2023-06-14T14:12:00Z">
                  <w:rPr>
                    <w:ins w:id="1008" w:author="María_Nole" w:date="2023-06-14T14:11:00Z"/>
                    <w:rFonts w:ascii="Calibri" w:eastAsia="Times New Roman" w:hAnsi="Calibri" w:cs="Calibri"/>
                    <w:b/>
                    <w:bCs/>
                    <w:sz w:val="16"/>
                    <w:szCs w:val="16"/>
                    <w:lang w:eastAsia="es-EC"/>
                  </w:rPr>
                </w:rPrChange>
              </w:rPr>
            </w:pPr>
            <w:ins w:id="1009" w:author="María_Nole" w:date="2023-06-14T14:11:00Z">
              <w:r w:rsidRPr="00584C06">
                <w:rPr>
                  <w:rFonts w:eastAsia="Times New Roman" w:cstheme="minorHAnsi"/>
                  <w:b/>
                  <w:bCs/>
                  <w:sz w:val="12"/>
                  <w:szCs w:val="12"/>
                  <w:lang w:eastAsia="es-EC"/>
                  <w:rPrChange w:id="1010" w:author="María_Nole" w:date="2023-06-14T14:12:00Z">
                    <w:rPr>
                      <w:rFonts w:ascii="Calibri" w:eastAsia="Times New Roman" w:hAnsi="Calibri" w:cs="Calibri"/>
                      <w:b/>
                      <w:bCs/>
                      <w:sz w:val="16"/>
                      <w:szCs w:val="16"/>
                      <w:lang w:eastAsia="es-EC"/>
                    </w:rPr>
                  </w:rPrChange>
                </w:rPr>
                <w:t>CÉDULA</w:t>
              </w:r>
            </w:ins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  <w:tcPrChange w:id="1011" w:author="María_Nole" w:date="2023-06-14T14:11:00Z">
              <w:tcPr>
                <w:tcW w:w="2594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vAlign w:val="center"/>
                <w:hideMark/>
              </w:tcPr>
            </w:tcPrChange>
          </w:tcPr>
          <w:p w14:paraId="1CD82631" w14:textId="77777777" w:rsidR="00584C06" w:rsidRPr="00584C06" w:rsidRDefault="00584C06" w:rsidP="00584C06">
            <w:pPr>
              <w:spacing w:after="0" w:line="240" w:lineRule="auto"/>
              <w:jc w:val="center"/>
              <w:rPr>
                <w:ins w:id="1012" w:author="María_Nole" w:date="2023-06-14T14:11:00Z"/>
                <w:rFonts w:eastAsia="Times New Roman" w:cstheme="minorHAnsi"/>
                <w:b/>
                <w:bCs/>
                <w:sz w:val="12"/>
                <w:szCs w:val="12"/>
                <w:lang w:eastAsia="es-EC"/>
                <w:rPrChange w:id="1013" w:author="María_Nole" w:date="2023-06-14T14:12:00Z">
                  <w:rPr>
                    <w:ins w:id="1014" w:author="María_Nole" w:date="2023-06-14T14:11:00Z"/>
                    <w:rFonts w:ascii="Calibri" w:eastAsia="Times New Roman" w:hAnsi="Calibri" w:cs="Calibri"/>
                    <w:b/>
                    <w:bCs/>
                    <w:sz w:val="16"/>
                    <w:szCs w:val="16"/>
                    <w:lang w:eastAsia="es-EC"/>
                  </w:rPr>
                </w:rPrChange>
              </w:rPr>
            </w:pPr>
            <w:ins w:id="1015" w:author="María_Nole" w:date="2023-06-14T14:11:00Z">
              <w:r w:rsidRPr="00584C06">
                <w:rPr>
                  <w:rFonts w:eastAsia="Times New Roman" w:cstheme="minorHAnsi"/>
                  <w:b/>
                  <w:bCs/>
                  <w:sz w:val="12"/>
                  <w:szCs w:val="12"/>
                  <w:lang w:eastAsia="es-EC"/>
                  <w:rPrChange w:id="1016" w:author="María_Nole" w:date="2023-06-14T14:12:00Z">
                    <w:rPr>
                      <w:rFonts w:ascii="Calibri" w:eastAsia="Times New Roman" w:hAnsi="Calibri" w:cs="Calibri"/>
                      <w:b/>
                      <w:bCs/>
                      <w:sz w:val="16"/>
                      <w:szCs w:val="16"/>
                      <w:lang w:eastAsia="es-EC"/>
                    </w:rPr>
                  </w:rPrChange>
                </w:rPr>
                <w:t>NOMBRES Y APELLIDOS</w:t>
              </w:r>
            </w:ins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  <w:tcPrChange w:id="1017" w:author="María_Nole" w:date="2023-06-14T14:11:00Z">
              <w:tcPr>
                <w:tcW w:w="3126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vAlign w:val="center"/>
                <w:hideMark/>
              </w:tcPr>
            </w:tcPrChange>
          </w:tcPr>
          <w:p w14:paraId="2B3DE1B4" w14:textId="77777777" w:rsidR="00584C06" w:rsidRPr="00584C06" w:rsidRDefault="00584C06" w:rsidP="00584C06">
            <w:pPr>
              <w:spacing w:after="0" w:line="240" w:lineRule="auto"/>
              <w:jc w:val="center"/>
              <w:rPr>
                <w:ins w:id="1018" w:author="María_Nole" w:date="2023-06-14T14:11:00Z"/>
                <w:rFonts w:eastAsia="Times New Roman" w:cstheme="minorHAnsi"/>
                <w:b/>
                <w:bCs/>
                <w:sz w:val="12"/>
                <w:szCs w:val="12"/>
                <w:lang w:eastAsia="es-EC"/>
                <w:rPrChange w:id="1019" w:author="María_Nole" w:date="2023-06-14T14:12:00Z">
                  <w:rPr>
                    <w:ins w:id="1020" w:author="María_Nole" w:date="2023-06-14T14:11:00Z"/>
                    <w:rFonts w:ascii="Calibri" w:eastAsia="Times New Roman" w:hAnsi="Calibri" w:cs="Calibri"/>
                    <w:b/>
                    <w:bCs/>
                    <w:sz w:val="16"/>
                    <w:szCs w:val="16"/>
                    <w:lang w:eastAsia="es-EC"/>
                  </w:rPr>
                </w:rPrChange>
              </w:rPr>
            </w:pPr>
            <w:ins w:id="1021" w:author="María_Nole" w:date="2023-06-14T14:11:00Z">
              <w:r w:rsidRPr="00584C06">
                <w:rPr>
                  <w:rFonts w:eastAsia="Times New Roman" w:cstheme="minorHAnsi"/>
                  <w:b/>
                  <w:bCs/>
                  <w:sz w:val="12"/>
                  <w:szCs w:val="12"/>
                  <w:lang w:eastAsia="es-EC"/>
                  <w:rPrChange w:id="1022" w:author="María_Nole" w:date="2023-06-14T14:12:00Z">
                    <w:rPr>
                      <w:rFonts w:ascii="Calibri" w:eastAsia="Times New Roman" w:hAnsi="Calibri" w:cs="Calibri"/>
                      <w:b/>
                      <w:bCs/>
                      <w:sz w:val="16"/>
                      <w:szCs w:val="16"/>
                      <w:lang w:eastAsia="es-EC"/>
                    </w:rPr>
                  </w:rPrChange>
                </w:rPr>
                <w:t>MODALIDAD LABORAL</w:t>
              </w:r>
            </w:ins>
          </w:p>
        </w:tc>
        <w:tc>
          <w:tcPr>
            <w:tcW w:w="2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  <w:tcPrChange w:id="1023" w:author="María_Nole" w:date="2023-06-14T14:11:00Z">
              <w:tcPr>
                <w:tcW w:w="150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vAlign w:val="center"/>
                <w:hideMark/>
              </w:tcPr>
            </w:tcPrChange>
          </w:tcPr>
          <w:p w14:paraId="00087DEA" w14:textId="77777777" w:rsidR="00584C06" w:rsidRPr="00584C06" w:rsidRDefault="00584C06" w:rsidP="00584C06">
            <w:pPr>
              <w:spacing w:after="0" w:line="240" w:lineRule="auto"/>
              <w:jc w:val="center"/>
              <w:rPr>
                <w:ins w:id="1024" w:author="María_Nole" w:date="2023-06-14T14:11:00Z"/>
                <w:rFonts w:eastAsia="Times New Roman" w:cstheme="minorHAnsi"/>
                <w:b/>
                <w:bCs/>
                <w:sz w:val="12"/>
                <w:szCs w:val="12"/>
                <w:lang w:eastAsia="es-EC"/>
                <w:rPrChange w:id="1025" w:author="María_Nole" w:date="2023-06-14T14:12:00Z">
                  <w:rPr>
                    <w:ins w:id="1026" w:author="María_Nole" w:date="2023-06-14T14:11:00Z"/>
                    <w:rFonts w:ascii="Calibri" w:eastAsia="Times New Roman" w:hAnsi="Calibri" w:cs="Calibri"/>
                    <w:b/>
                    <w:bCs/>
                    <w:sz w:val="16"/>
                    <w:szCs w:val="16"/>
                    <w:lang w:eastAsia="es-EC"/>
                  </w:rPr>
                </w:rPrChange>
              </w:rPr>
            </w:pPr>
            <w:ins w:id="1027" w:author="María_Nole" w:date="2023-06-14T14:11:00Z">
              <w:r w:rsidRPr="00584C06">
                <w:rPr>
                  <w:rFonts w:eastAsia="Times New Roman" w:cstheme="minorHAnsi"/>
                  <w:b/>
                  <w:bCs/>
                  <w:sz w:val="12"/>
                  <w:szCs w:val="12"/>
                  <w:lang w:eastAsia="es-EC"/>
                  <w:rPrChange w:id="1028" w:author="María_Nole" w:date="2023-06-14T14:12:00Z">
                    <w:rPr>
                      <w:rFonts w:ascii="Calibri" w:eastAsia="Times New Roman" w:hAnsi="Calibri" w:cs="Calibri"/>
                      <w:b/>
                      <w:bCs/>
                      <w:sz w:val="16"/>
                      <w:szCs w:val="16"/>
                      <w:lang w:eastAsia="es-EC"/>
                    </w:rPr>
                  </w:rPrChange>
                </w:rPr>
                <w:t>FECHA DE NACIMIENTO</w:t>
              </w:r>
            </w:ins>
          </w:p>
        </w:tc>
        <w:tc>
          <w:tcPr>
            <w:tcW w:w="2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  <w:tcPrChange w:id="1029" w:author="María_Nole" w:date="2023-06-14T14:11:00Z">
              <w:tcPr>
                <w:tcW w:w="1506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vAlign w:val="center"/>
                <w:hideMark/>
              </w:tcPr>
            </w:tcPrChange>
          </w:tcPr>
          <w:p w14:paraId="60D328B9" w14:textId="77777777" w:rsidR="00584C06" w:rsidRPr="00584C06" w:rsidRDefault="00584C06" w:rsidP="00584C06">
            <w:pPr>
              <w:spacing w:after="0" w:line="240" w:lineRule="auto"/>
              <w:jc w:val="center"/>
              <w:rPr>
                <w:ins w:id="1030" w:author="María_Nole" w:date="2023-06-14T14:11:00Z"/>
                <w:rFonts w:eastAsia="Times New Roman" w:cstheme="minorHAnsi"/>
                <w:b/>
                <w:bCs/>
                <w:sz w:val="12"/>
                <w:szCs w:val="12"/>
                <w:lang w:eastAsia="es-EC"/>
                <w:rPrChange w:id="1031" w:author="María_Nole" w:date="2023-06-14T14:12:00Z">
                  <w:rPr>
                    <w:ins w:id="1032" w:author="María_Nole" w:date="2023-06-14T14:11:00Z"/>
                    <w:rFonts w:ascii="Calibri" w:eastAsia="Times New Roman" w:hAnsi="Calibri" w:cs="Calibri"/>
                    <w:b/>
                    <w:bCs/>
                    <w:sz w:val="16"/>
                    <w:szCs w:val="16"/>
                    <w:lang w:eastAsia="es-EC"/>
                  </w:rPr>
                </w:rPrChange>
              </w:rPr>
            </w:pPr>
            <w:ins w:id="1033" w:author="María_Nole" w:date="2023-06-14T14:11:00Z">
              <w:r w:rsidRPr="00584C06">
                <w:rPr>
                  <w:rFonts w:eastAsia="Times New Roman" w:cstheme="minorHAnsi"/>
                  <w:b/>
                  <w:bCs/>
                  <w:sz w:val="12"/>
                  <w:szCs w:val="12"/>
                  <w:lang w:eastAsia="es-EC"/>
                  <w:rPrChange w:id="1034" w:author="María_Nole" w:date="2023-06-14T14:12:00Z">
                    <w:rPr>
                      <w:rFonts w:ascii="Calibri" w:eastAsia="Times New Roman" w:hAnsi="Calibri" w:cs="Calibri"/>
                      <w:b/>
                      <w:bCs/>
                      <w:sz w:val="16"/>
                      <w:szCs w:val="16"/>
                      <w:lang w:eastAsia="es-EC"/>
                    </w:rPr>
                  </w:rPrChange>
                </w:rPr>
                <w:t>FECHA DE DESVINCULACIÓN</w:t>
              </w:r>
            </w:ins>
          </w:p>
        </w:tc>
        <w:tc>
          <w:tcPr>
            <w:tcW w:w="7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  <w:tcPrChange w:id="1035" w:author="María_Nole" w:date="2023-06-14T14:11:00Z">
              <w:tcPr>
                <w:tcW w:w="3769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vAlign w:val="center"/>
                <w:hideMark/>
              </w:tcPr>
            </w:tcPrChange>
          </w:tcPr>
          <w:p w14:paraId="1FCE37EF" w14:textId="77777777" w:rsidR="00584C06" w:rsidRPr="00584C06" w:rsidRDefault="00584C06" w:rsidP="00584C06">
            <w:pPr>
              <w:spacing w:after="0" w:line="240" w:lineRule="auto"/>
              <w:jc w:val="center"/>
              <w:rPr>
                <w:ins w:id="1036" w:author="María_Nole" w:date="2023-06-14T14:11:00Z"/>
                <w:rFonts w:eastAsia="Times New Roman" w:cstheme="minorHAnsi"/>
                <w:b/>
                <w:bCs/>
                <w:sz w:val="12"/>
                <w:szCs w:val="12"/>
                <w:lang w:eastAsia="es-EC"/>
                <w:rPrChange w:id="1037" w:author="María_Nole" w:date="2023-06-14T14:12:00Z">
                  <w:rPr>
                    <w:ins w:id="1038" w:author="María_Nole" w:date="2023-06-14T14:11:00Z"/>
                    <w:rFonts w:ascii="Calibri" w:eastAsia="Times New Roman" w:hAnsi="Calibri" w:cs="Calibri"/>
                    <w:b/>
                    <w:bCs/>
                    <w:sz w:val="16"/>
                    <w:szCs w:val="16"/>
                    <w:lang w:eastAsia="es-EC"/>
                  </w:rPr>
                </w:rPrChange>
              </w:rPr>
            </w:pPr>
            <w:ins w:id="1039" w:author="María_Nole" w:date="2023-06-14T14:11:00Z">
              <w:r w:rsidRPr="00584C06">
                <w:rPr>
                  <w:rFonts w:eastAsia="Times New Roman" w:cstheme="minorHAnsi"/>
                  <w:b/>
                  <w:bCs/>
                  <w:sz w:val="12"/>
                  <w:szCs w:val="12"/>
                  <w:lang w:eastAsia="es-EC"/>
                  <w:rPrChange w:id="1040" w:author="María_Nole" w:date="2023-06-14T14:12:00Z">
                    <w:rPr>
                      <w:rFonts w:ascii="Calibri" w:eastAsia="Times New Roman" w:hAnsi="Calibri" w:cs="Calibri"/>
                      <w:b/>
                      <w:bCs/>
                      <w:sz w:val="16"/>
                      <w:szCs w:val="16"/>
                      <w:lang w:eastAsia="es-EC"/>
                    </w:rPr>
                  </w:rPrChange>
                </w:rPr>
                <w:t>CAUSAL DE DESVINCULACIÓN</w:t>
              </w:r>
            </w:ins>
          </w:p>
        </w:tc>
        <w:tc>
          <w:tcPr>
            <w:tcW w:w="4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  <w:tcPrChange w:id="1041" w:author="María_Nole" w:date="2023-06-14T14:11:00Z">
              <w:tcPr>
                <w:tcW w:w="2227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vAlign w:val="center"/>
                <w:hideMark/>
              </w:tcPr>
            </w:tcPrChange>
          </w:tcPr>
          <w:p w14:paraId="454498DA" w14:textId="77777777" w:rsidR="00584C06" w:rsidRPr="00584C06" w:rsidRDefault="00584C06" w:rsidP="00584C06">
            <w:pPr>
              <w:spacing w:after="0" w:line="240" w:lineRule="auto"/>
              <w:jc w:val="center"/>
              <w:rPr>
                <w:ins w:id="1042" w:author="María_Nole" w:date="2023-06-14T14:11:00Z"/>
                <w:rFonts w:eastAsia="Times New Roman" w:cstheme="minorHAnsi"/>
                <w:b/>
                <w:bCs/>
                <w:sz w:val="12"/>
                <w:szCs w:val="12"/>
                <w:lang w:eastAsia="es-EC"/>
                <w:rPrChange w:id="1043" w:author="María_Nole" w:date="2023-06-14T14:12:00Z">
                  <w:rPr>
                    <w:ins w:id="1044" w:author="María_Nole" w:date="2023-06-14T14:11:00Z"/>
                    <w:rFonts w:ascii="Calibri" w:eastAsia="Times New Roman" w:hAnsi="Calibri" w:cs="Calibri"/>
                    <w:b/>
                    <w:bCs/>
                    <w:sz w:val="16"/>
                    <w:szCs w:val="16"/>
                    <w:lang w:eastAsia="es-EC"/>
                  </w:rPr>
                </w:rPrChange>
              </w:rPr>
            </w:pPr>
            <w:ins w:id="1045" w:author="María_Nole" w:date="2023-06-14T14:11:00Z">
              <w:r w:rsidRPr="00584C06">
                <w:rPr>
                  <w:rFonts w:eastAsia="Times New Roman" w:cstheme="minorHAnsi"/>
                  <w:b/>
                  <w:bCs/>
                  <w:sz w:val="12"/>
                  <w:szCs w:val="12"/>
                  <w:lang w:eastAsia="es-EC"/>
                  <w:rPrChange w:id="1046" w:author="María_Nole" w:date="2023-06-14T14:12:00Z">
                    <w:rPr>
                      <w:rFonts w:ascii="Calibri" w:eastAsia="Times New Roman" w:hAnsi="Calibri" w:cs="Calibri"/>
                      <w:b/>
                      <w:bCs/>
                      <w:sz w:val="16"/>
                      <w:szCs w:val="16"/>
                      <w:lang w:eastAsia="es-EC"/>
                    </w:rPr>
                  </w:rPrChange>
                </w:rPr>
                <w:t>No. DE RESOLUCIÓN</w:t>
              </w:r>
            </w:ins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  <w:tcPrChange w:id="1047" w:author="María_Nole" w:date="2023-06-14T14:11:00Z">
              <w:tcPr>
                <w:tcW w:w="26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vAlign w:val="center"/>
                <w:hideMark/>
              </w:tcPr>
            </w:tcPrChange>
          </w:tcPr>
          <w:p w14:paraId="73A8B28B" w14:textId="77777777" w:rsidR="00584C06" w:rsidRPr="00584C06" w:rsidRDefault="00584C06" w:rsidP="00584C06">
            <w:pPr>
              <w:spacing w:after="0" w:line="240" w:lineRule="auto"/>
              <w:jc w:val="center"/>
              <w:rPr>
                <w:ins w:id="1048" w:author="María_Nole" w:date="2023-06-14T14:11:00Z"/>
                <w:rFonts w:eastAsia="Times New Roman" w:cstheme="minorHAnsi"/>
                <w:b/>
                <w:bCs/>
                <w:sz w:val="12"/>
                <w:szCs w:val="12"/>
                <w:lang w:eastAsia="es-EC"/>
                <w:rPrChange w:id="1049" w:author="María_Nole" w:date="2023-06-14T14:12:00Z">
                  <w:rPr>
                    <w:ins w:id="1050" w:author="María_Nole" w:date="2023-06-14T14:11:00Z"/>
                    <w:rFonts w:ascii="Calibri" w:eastAsia="Times New Roman" w:hAnsi="Calibri" w:cs="Calibri"/>
                    <w:b/>
                    <w:bCs/>
                    <w:sz w:val="16"/>
                    <w:szCs w:val="16"/>
                    <w:lang w:eastAsia="es-EC"/>
                  </w:rPr>
                </w:rPrChange>
              </w:rPr>
            </w:pPr>
            <w:ins w:id="1051" w:author="María_Nole" w:date="2023-06-14T14:11:00Z">
              <w:r w:rsidRPr="00584C06">
                <w:rPr>
                  <w:rFonts w:eastAsia="Times New Roman" w:cstheme="minorHAnsi"/>
                  <w:b/>
                  <w:bCs/>
                  <w:sz w:val="12"/>
                  <w:szCs w:val="12"/>
                  <w:lang w:eastAsia="es-EC"/>
                  <w:rPrChange w:id="1052" w:author="María_Nole" w:date="2023-06-14T14:12:00Z">
                    <w:rPr>
                      <w:rFonts w:ascii="Calibri" w:eastAsia="Times New Roman" w:hAnsi="Calibri" w:cs="Calibri"/>
                      <w:b/>
                      <w:bCs/>
                      <w:sz w:val="16"/>
                      <w:szCs w:val="16"/>
                      <w:lang w:eastAsia="es-EC"/>
                    </w:rPr>
                  </w:rPrChange>
                </w:rPr>
                <w:t>FECHA DE RESOLUCIÓN</w:t>
              </w:r>
            </w:ins>
          </w:p>
        </w:tc>
        <w:tc>
          <w:tcPr>
            <w:tcW w:w="2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  <w:tcPrChange w:id="1053" w:author="María_Nole" w:date="2023-06-14T14:11:00Z">
              <w:tcPr>
                <w:tcW w:w="118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vAlign w:val="center"/>
                <w:hideMark/>
              </w:tcPr>
            </w:tcPrChange>
          </w:tcPr>
          <w:p w14:paraId="29D6660C" w14:textId="77777777" w:rsidR="00584C06" w:rsidRPr="00584C06" w:rsidRDefault="00584C06" w:rsidP="00584C06">
            <w:pPr>
              <w:spacing w:after="0" w:line="240" w:lineRule="auto"/>
              <w:jc w:val="center"/>
              <w:rPr>
                <w:ins w:id="1054" w:author="María_Nole" w:date="2023-06-14T14:11:00Z"/>
                <w:rFonts w:eastAsia="Times New Roman" w:cstheme="minorHAnsi"/>
                <w:b/>
                <w:bCs/>
                <w:sz w:val="12"/>
                <w:szCs w:val="12"/>
                <w:lang w:eastAsia="es-EC"/>
                <w:rPrChange w:id="1055" w:author="María_Nole" w:date="2023-06-14T14:12:00Z">
                  <w:rPr>
                    <w:ins w:id="1056" w:author="María_Nole" w:date="2023-06-14T14:11:00Z"/>
                    <w:rFonts w:ascii="Calibri" w:eastAsia="Times New Roman" w:hAnsi="Calibri" w:cs="Calibri"/>
                    <w:b/>
                    <w:bCs/>
                    <w:sz w:val="16"/>
                    <w:szCs w:val="16"/>
                    <w:lang w:eastAsia="es-EC"/>
                  </w:rPr>
                </w:rPrChange>
              </w:rPr>
            </w:pPr>
            <w:ins w:id="1057" w:author="María_Nole" w:date="2023-06-14T14:11:00Z">
              <w:r w:rsidRPr="00584C06">
                <w:rPr>
                  <w:rFonts w:eastAsia="Times New Roman" w:cstheme="minorHAnsi"/>
                  <w:b/>
                  <w:bCs/>
                  <w:sz w:val="12"/>
                  <w:szCs w:val="12"/>
                  <w:lang w:eastAsia="es-EC"/>
                  <w:rPrChange w:id="1058" w:author="María_Nole" w:date="2023-06-14T14:12:00Z">
                    <w:rPr>
                      <w:rFonts w:ascii="Calibri" w:eastAsia="Times New Roman" w:hAnsi="Calibri" w:cs="Calibri"/>
                      <w:b/>
                      <w:bCs/>
                      <w:sz w:val="16"/>
                      <w:szCs w:val="16"/>
                      <w:lang w:eastAsia="es-EC"/>
                    </w:rPr>
                  </w:rPrChange>
                </w:rPr>
                <w:t>REPORTA IMPEDIMENTO EN EL SISTEMA MDT</w:t>
              </w:r>
            </w:ins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  <w:tcPrChange w:id="1059" w:author="María_Nole" w:date="2023-06-14T14:11:00Z">
              <w:tcPr>
                <w:tcW w:w="117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vAlign w:val="center"/>
                <w:hideMark/>
              </w:tcPr>
            </w:tcPrChange>
          </w:tcPr>
          <w:p w14:paraId="2115B566" w14:textId="77777777" w:rsidR="00584C06" w:rsidRPr="00584C06" w:rsidRDefault="00584C06" w:rsidP="00584C06">
            <w:pPr>
              <w:spacing w:after="0" w:line="240" w:lineRule="auto"/>
              <w:jc w:val="center"/>
              <w:rPr>
                <w:ins w:id="1060" w:author="María_Nole" w:date="2023-06-14T14:11:00Z"/>
                <w:rFonts w:eastAsia="Times New Roman" w:cstheme="minorHAnsi"/>
                <w:b/>
                <w:bCs/>
                <w:sz w:val="12"/>
                <w:szCs w:val="12"/>
                <w:lang w:eastAsia="es-EC"/>
                <w:rPrChange w:id="1061" w:author="María_Nole" w:date="2023-06-14T14:12:00Z">
                  <w:rPr>
                    <w:ins w:id="1062" w:author="María_Nole" w:date="2023-06-14T14:11:00Z"/>
                    <w:rFonts w:ascii="Calibri" w:eastAsia="Times New Roman" w:hAnsi="Calibri" w:cs="Calibri"/>
                    <w:b/>
                    <w:bCs/>
                    <w:sz w:val="16"/>
                    <w:szCs w:val="16"/>
                    <w:lang w:eastAsia="es-EC"/>
                  </w:rPr>
                </w:rPrChange>
              </w:rPr>
            </w:pPr>
            <w:proofErr w:type="spellStart"/>
            <w:ins w:id="1063" w:author="María_Nole" w:date="2023-06-14T14:11:00Z">
              <w:r w:rsidRPr="00584C06">
                <w:rPr>
                  <w:rFonts w:eastAsia="Times New Roman" w:cstheme="minorHAnsi"/>
                  <w:b/>
                  <w:bCs/>
                  <w:sz w:val="12"/>
                  <w:szCs w:val="12"/>
                  <w:lang w:eastAsia="es-EC"/>
                  <w:rPrChange w:id="1064" w:author="María_Nole" w:date="2023-06-14T14:12:00Z">
                    <w:rPr>
                      <w:rFonts w:ascii="Calibri" w:eastAsia="Times New Roman" w:hAnsi="Calibri" w:cs="Calibri"/>
                      <w:b/>
                      <w:bCs/>
                      <w:sz w:val="16"/>
                      <w:szCs w:val="16"/>
                      <w:lang w:eastAsia="es-EC"/>
                    </w:rPr>
                  </w:rPrChange>
                </w:rPr>
                <w:t>Nro</w:t>
              </w:r>
              <w:proofErr w:type="spellEnd"/>
              <w:r w:rsidRPr="00584C06">
                <w:rPr>
                  <w:rFonts w:eastAsia="Times New Roman" w:cstheme="minorHAnsi"/>
                  <w:b/>
                  <w:bCs/>
                  <w:sz w:val="12"/>
                  <w:szCs w:val="12"/>
                  <w:lang w:eastAsia="es-EC"/>
                  <w:rPrChange w:id="1065" w:author="María_Nole" w:date="2023-06-14T14:12:00Z">
                    <w:rPr>
                      <w:rFonts w:ascii="Calibri" w:eastAsia="Times New Roman" w:hAnsi="Calibri" w:cs="Calibri"/>
                      <w:b/>
                      <w:bCs/>
                      <w:sz w:val="16"/>
                      <w:szCs w:val="16"/>
                      <w:lang w:eastAsia="es-EC"/>
                    </w:rPr>
                  </w:rPrChange>
                </w:rPr>
                <w:t xml:space="preserve"> DE DOCUMENTO </w:t>
              </w:r>
            </w:ins>
          </w:p>
        </w:tc>
        <w:tc>
          <w:tcPr>
            <w:tcW w:w="2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  <w:tcPrChange w:id="1066" w:author="María_Nole" w:date="2023-06-14T14:11:00Z">
              <w:tcPr>
                <w:tcW w:w="1123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vAlign w:val="center"/>
                <w:hideMark/>
              </w:tcPr>
            </w:tcPrChange>
          </w:tcPr>
          <w:p w14:paraId="58DCD821" w14:textId="77777777" w:rsidR="00584C06" w:rsidRPr="00584C06" w:rsidRDefault="00584C06" w:rsidP="00584C06">
            <w:pPr>
              <w:spacing w:after="0" w:line="240" w:lineRule="auto"/>
              <w:jc w:val="center"/>
              <w:rPr>
                <w:ins w:id="1067" w:author="María_Nole" w:date="2023-06-14T14:11:00Z"/>
                <w:rFonts w:eastAsia="Times New Roman" w:cstheme="minorHAnsi"/>
                <w:b/>
                <w:bCs/>
                <w:sz w:val="12"/>
                <w:szCs w:val="12"/>
                <w:lang w:eastAsia="es-EC"/>
                <w:rPrChange w:id="1068" w:author="María_Nole" w:date="2023-06-14T14:12:00Z">
                  <w:rPr>
                    <w:ins w:id="1069" w:author="María_Nole" w:date="2023-06-14T14:11:00Z"/>
                    <w:rFonts w:ascii="Calibri" w:eastAsia="Times New Roman" w:hAnsi="Calibri" w:cs="Calibri"/>
                    <w:b/>
                    <w:bCs/>
                    <w:sz w:val="16"/>
                    <w:szCs w:val="16"/>
                    <w:lang w:eastAsia="es-EC"/>
                  </w:rPr>
                </w:rPrChange>
              </w:rPr>
            </w:pPr>
            <w:ins w:id="1070" w:author="María_Nole" w:date="2023-06-14T14:11:00Z">
              <w:r w:rsidRPr="00584C06">
                <w:rPr>
                  <w:rFonts w:eastAsia="Times New Roman" w:cstheme="minorHAnsi"/>
                  <w:b/>
                  <w:bCs/>
                  <w:sz w:val="12"/>
                  <w:szCs w:val="12"/>
                  <w:lang w:eastAsia="es-EC"/>
                  <w:rPrChange w:id="1071" w:author="María_Nole" w:date="2023-06-14T14:12:00Z">
                    <w:rPr>
                      <w:rFonts w:ascii="Calibri" w:eastAsia="Times New Roman" w:hAnsi="Calibri" w:cs="Calibri"/>
                      <w:b/>
                      <w:bCs/>
                      <w:sz w:val="16"/>
                      <w:szCs w:val="16"/>
                      <w:lang w:eastAsia="es-EC"/>
                    </w:rPr>
                  </w:rPrChange>
                </w:rPr>
                <w:t>FECHA</w:t>
              </w:r>
            </w:ins>
          </w:p>
        </w:tc>
        <w:tc>
          <w:tcPr>
            <w:tcW w:w="2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  <w:tcPrChange w:id="1072" w:author="María_Nole" w:date="2023-06-14T14:11:00Z">
              <w:tcPr>
                <w:tcW w:w="118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vAlign w:val="center"/>
                <w:hideMark/>
              </w:tcPr>
            </w:tcPrChange>
          </w:tcPr>
          <w:p w14:paraId="2B5C4E2B" w14:textId="77777777" w:rsidR="00584C06" w:rsidRPr="00584C06" w:rsidRDefault="00584C06" w:rsidP="00584C06">
            <w:pPr>
              <w:spacing w:after="0" w:line="240" w:lineRule="auto"/>
              <w:jc w:val="center"/>
              <w:rPr>
                <w:ins w:id="1073" w:author="María_Nole" w:date="2023-06-14T14:11:00Z"/>
                <w:rFonts w:eastAsia="Times New Roman" w:cstheme="minorHAnsi"/>
                <w:b/>
                <w:bCs/>
                <w:sz w:val="12"/>
                <w:szCs w:val="12"/>
                <w:lang w:eastAsia="es-EC"/>
                <w:rPrChange w:id="1074" w:author="María_Nole" w:date="2023-06-14T14:12:00Z">
                  <w:rPr>
                    <w:ins w:id="1075" w:author="María_Nole" w:date="2023-06-14T14:11:00Z"/>
                    <w:rFonts w:ascii="Calibri" w:eastAsia="Times New Roman" w:hAnsi="Calibri" w:cs="Calibri"/>
                    <w:b/>
                    <w:bCs/>
                    <w:sz w:val="16"/>
                    <w:szCs w:val="16"/>
                    <w:lang w:eastAsia="es-EC"/>
                  </w:rPr>
                </w:rPrChange>
              </w:rPr>
            </w:pPr>
            <w:ins w:id="1076" w:author="María_Nole" w:date="2023-06-14T14:11:00Z">
              <w:r w:rsidRPr="00584C06">
                <w:rPr>
                  <w:rFonts w:eastAsia="Times New Roman" w:cstheme="minorHAnsi"/>
                  <w:b/>
                  <w:bCs/>
                  <w:sz w:val="12"/>
                  <w:szCs w:val="12"/>
                  <w:lang w:eastAsia="es-EC"/>
                  <w:rPrChange w:id="1077" w:author="María_Nole" w:date="2023-06-14T14:12:00Z">
                    <w:rPr>
                      <w:rFonts w:ascii="Calibri" w:eastAsia="Times New Roman" w:hAnsi="Calibri" w:cs="Calibri"/>
                      <w:b/>
                      <w:bCs/>
                      <w:sz w:val="16"/>
                      <w:szCs w:val="16"/>
                      <w:lang w:eastAsia="es-EC"/>
                    </w:rPr>
                  </w:rPrChange>
                </w:rPr>
                <w:t xml:space="preserve">TIENE VARIOS REGISTROS DE IMPEDIMENTO </w:t>
              </w:r>
            </w:ins>
          </w:p>
        </w:tc>
        <w:tc>
          <w:tcPr>
            <w:tcW w:w="2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  <w:tcPrChange w:id="1078" w:author="María_Nole" w:date="2023-06-14T14:11:00Z">
              <w:tcPr>
                <w:tcW w:w="118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vAlign w:val="center"/>
                <w:hideMark/>
              </w:tcPr>
            </w:tcPrChange>
          </w:tcPr>
          <w:p w14:paraId="0F2F9BD8" w14:textId="77777777" w:rsidR="00584C06" w:rsidRPr="00584C06" w:rsidRDefault="00584C06" w:rsidP="00584C06">
            <w:pPr>
              <w:spacing w:after="0" w:line="240" w:lineRule="auto"/>
              <w:jc w:val="center"/>
              <w:rPr>
                <w:ins w:id="1079" w:author="María_Nole" w:date="2023-06-14T14:11:00Z"/>
                <w:rFonts w:eastAsia="Times New Roman" w:cstheme="minorHAnsi"/>
                <w:b/>
                <w:bCs/>
                <w:sz w:val="12"/>
                <w:szCs w:val="12"/>
                <w:lang w:eastAsia="es-EC"/>
                <w:rPrChange w:id="1080" w:author="María_Nole" w:date="2023-06-14T14:12:00Z">
                  <w:rPr>
                    <w:ins w:id="1081" w:author="María_Nole" w:date="2023-06-14T14:11:00Z"/>
                    <w:rFonts w:ascii="Calibri" w:eastAsia="Times New Roman" w:hAnsi="Calibri" w:cs="Calibri"/>
                    <w:b/>
                    <w:bCs/>
                    <w:sz w:val="16"/>
                    <w:szCs w:val="16"/>
                    <w:lang w:eastAsia="es-EC"/>
                  </w:rPr>
                </w:rPrChange>
              </w:rPr>
            </w:pPr>
            <w:ins w:id="1082" w:author="María_Nole" w:date="2023-06-14T14:11:00Z">
              <w:r w:rsidRPr="00584C06">
                <w:rPr>
                  <w:rFonts w:eastAsia="Times New Roman" w:cstheme="minorHAnsi"/>
                  <w:b/>
                  <w:bCs/>
                  <w:sz w:val="12"/>
                  <w:szCs w:val="12"/>
                  <w:lang w:eastAsia="es-EC"/>
                  <w:rPrChange w:id="1083" w:author="María_Nole" w:date="2023-06-14T14:12:00Z">
                    <w:rPr>
                      <w:rFonts w:ascii="Calibri" w:eastAsia="Times New Roman" w:hAnsi="Calibri" w:cs="Calibri"/>
                      <w:b/>
                      <w:bCs/>
                      <w:sz w:val="16"/>
                      <w:szCs w:val="16"/>
                      <w:lang w:eastAsia="es-EC"/>
                    </w:rPr>
                  </w:rPrChange>
                </w:rPr>
                <w:t xml:space="preserve">FECHAS REGISTROS DE IMPEDIMENTO </w:t>
              </w:r>
            </w:ins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  <w:tcPrChange w:id="1084" w:author="María_Nole" w:date="2023-06-14T14:11:00Z">
              <w:tcPr>
                <w:tcW w:w="1133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vAlign w:val="center"/>
                <w:hideMark/>
              </w:tcPr>
            </w:tcPrChange>
          </w:tcPr>
          <w:p w14:paraId="307A673D" w14:textId="77777777" w:rsidR="00584C06" w:rsidRPr="00584C06" w:rsidRDefault="00584C06" w:rsidP="00584C06">
            <w:pPr>
              <w:spacing w:after="0" w:line="240" w:lineRule="auto"/>
              <w:jc w:val="center"/>
              <w:rPr>
                <w:ins w:id="1085" w:author="María_Nole" w:date="2023-06-14T14:11:00Z"/>
                <w:rFonts w:eastAsia="Times New Roman" w:cstheme="minorHAnsi"/>
                <w:b/>
                <w:bCs/>
                <w:sz w:val="12"/>
                <w:szCs w:val="12"/>
                <w:lang w:eastAsia="es-EC"/>
                <w:rPrChange w:id="1086" w:author="María_Nole" w:date="2023-06-14T14:12:00Z">
                  <w:rPr>
                    <w:ins w:id="1087" w:author="María_Nole" w:date="2023-06-14T14:11:00Z"/>
                    <w:rFonts w:ascii="Calibri" w:eastAsia="Times New Roman" w:hAnsi="Calibri" w:cs="Calibri"/>
                    <w:b/>
                    <w:bCs/>
                    <w:sz w:val="16"/>
                    <w:szCs w:val="16"/>
                    <w:lang w:eastAsia="es-EC"/>
                  </w:rPr>
                </w:rPrChange>
              </w:rPr>
            </w:pPr>
            <w:ins w:id="1088" w:author="María_Nole" w:date="2023-06-14T14:11:00Z">
              <w:r w:rsidRPr="00584C06">
                <w:rPr>
                  <w:rFonts w:eastAsia="Times New Roman" w:cstheme="minorHAnsi"/>
                  <w:b/>
                  <w:bCs/>
                  <w:sz w:val="12"/>
                  <w:szCs w:val="12"/>
                  <w:lang w:eastAsia="es-EC"/>
                  <w:rPrChange w:id="1089" w:author="María_Nole" w:date="2023-06-14T14:12:00Z">
                    <w:rPr>
                      <w:rFonts w:ascii="Calibri" w:eastAsia="Times New Roman" w:hAnsi="Calibri" w:cs="Calibri"/>
                      <w:b/>
                      <w:bCs/>
                      <w:sz w:val="16"/>
                      <w:szCs w:val="16"/>
                      <w:lang w:eastAsia="es-EC"/>
                    </w:rPr>
                  </w:rPrChange>
                </w:rPr>
                <w:t>HORA</w:t>
              </w:r>
            </w:ins>
          </w:p>
        </w:tc>
      </w:tr>
      <w:tr w:rsidR="00584C06" w:rsidRPr="00584C06" w14:paraId="05C41213" w14:textId="77777777" w:rsidTr="00584C06">
        <w:trPr>
          <w:trHeight w:val="300"/>
          <w:ins w:id="1090" w:author="María_Nole" w:date="2023-06-14T14:11:00Z"/>
          <w:trPrChange w:id="1091" w:author="María_Nole" w:date="2023-06-14T14:11:00Z">
            <w:trPr>
              <w:trHeight w:val="300"/>
            </w:trPr>
          </w:trPrChange>
        </w:trPr>
        <w:tc>
          <w:tcPr>
            <w:tcW w:w="1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1092" w:author="María_Nole" w:date="2023-06-14T14:11:00Z">
              <w:tcPr>
                <w:tcW w:w="67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7D2613B2" w14:textId="77777777" w:rsidR="00584C06" w:rsidRPr="00584C06" w:rsidRDefault="00584C06" w:rsidP="00584C06">
            <w:pPr>
              <w:spacing w:after="0" w:line="240" w:lineRule="auto"/>
              <w:rPr>
                <w:ins w:id="1093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094" w:author="María_Nole" w:date="2023-06-14T14:12:00Z">
                  <w:rPr>
                    <w:ins w:id="1095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096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097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8</w:t>
              </w:r>
            </w:ins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  <w:tcPrChange w:id="1098" w:author="María_Nole" w:date="2023-06-14T14:11:00Z">
              <w:tcPr>
                <w:tcW w:w="139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vAlign w:val="bottom"/>
                <w:hideMark/>
              </w:tcPr>
            </w:tcPrChange>
          </w:tcPr>
          <w:p w14:paraId="38CE815C" w14:textId="77777777" w:rsidR="00584C06" w:rsidRPr="00584C06" w:rsidRDefault="00584C06" w:rsidP="00584C06">
            <w:pPr>
              <w:spacing w:after="0" w:line="240" w:lineRule="auto"/>
              <w:rPr>
                <w:ins w:id="1099" w:author="María_Nole" w:date="2023-06-14T14:11:00Z"/>
                <w:rFonts w:eastAsia="Times New Roman" w:cstheme="minorHAnsi"/>
                <w:sz w:val="12"/>
                <w:szCs w:val="12"/>
                <w:lang w:eastAsia="es-EC"/>
                <w:rPrChange w:id="1100" w:author="María_Nole" w:date="2023-06-14T14:12:00Z">
                  <w:rPr>
                    <w:ins w:id="1101" w:author="María_Nole" w:date="2023-06-14T14:11:00Z"/>
                    <w:rFonts w:ascii="Calibri" w:eastAsia="Times New Roman" w:hAnsi="Calibri" w:cs="Calibri"/>
                    <w:sz w:val="20"/>
                    <w:szCs w:val="20"/>
                    <w:lang w:eastAsia="es-EC"/>
                  </w:rPr>
                </w:rPrChange>
              </w:rPr>
            </w:pPr>
            <w:ins w:id="1102" w:author="María_Nole" w:date="2023-06-14T14:11:00Z">
              <w:r w:rsidRPr="00584C06">
                <w:rPr>
                  <w:rFonts w:eastAsia="Times New Roman" w:cstheme="minorHAnsi"/>
                  <w:sz w:val="12"/>
                  <w:szCs w:val="12"/>
                  <w:lang w:eastAsia="es-EC"/>
                  <w:rPrChange w:id="1103" w:author="María_Nole" w:date="2023-06-14T14:12:00Z">
                    <w:rPr>
                      <w:rFonts w:ascii="Calibri" w:eastAsia="Times New Roman" w:hAnsi="Calibri" w:cs="Calibri"/>
                      <w:sz w:val="20"/>
                      <w:szCs w:val="20"/>
                      <w:lang w:eastAsia="es-EC"/>
                    </w:rPr>
                  </w:rPrChange>
                </w:rPr>
                <w:t>1101989216</w:t>
              </w:r>
            </w:ins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  <w:tcPrChange w:id="1104" w:author="María_Nole" w:date="2023-06-14T14:11:00Z">
              <w:tcPr>
                <w:tcW w:w="2594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vAlign w:val="bottom"/>
                <w:hideMark/>
              </w:tcPr>
            </w:tcPrChange>
          </w:tcPr>
          <w:p w14:paraId="65457D43" w14:textId="77777777" w:rsidR="00584C06" w:rsidRPr="00584C06" w:rsidRDefault="00584C06" w:rsidP="00584C06">
            <w:pPr>
              <w:spacing w:after="0" w:line="240" w:lineRule="auto"/>
              <w:rPr>
                <w:ins w:id="1105" w:author="María_Nole" w:date="2023-06-14T14:11:00Z"/>
                <w:rFonts w:eastAsia="Times New Roman" w:cstheme="minorHAnsi"/>
                <w:sz w:val="12"/>
                <w:szCs w:val="12"/>
                <w:lang w:eastAsia="es-EC"/>
                <w:rPrChange w:id="1106" w:author="María_Nole" w:date="2023-06-14T14:12:00Z">
                  <w:rPr>
                    <w:ins w:id="1107" w:author="María_Nole" w:date="2023-06-14T14:11:00Z"/>
                    <w:rFonts w:ascii="Calibri" w:eastAsia="Times New Roman" w:hAnsi="Calibri" w:cs="Calibri"/>
                    <w:sz w:val="20"/>
                    <w:szCs w:val="20"/>
                    <w:lang w:eastAsia="es-EC"/>
                  </w:rPr>
                </w:rPrChange>
              </w:rPr>
            </w:pPr>
            <w:ins w:id="1108" w:author="María_Nole" w:date="2023-06-14T14:11:00Z">
              <w:r w:rsidRPr="00584C06">
                <w:rPr>
                  <w:rFonts w:eastAsia="Times New Roman" w:cstheme="minorHAnsi"/>
                  <w:sz w:val="12"/>
                  <w:szCs w:val="12"/>
                  <w:lang w:eastAsia="es-EC"/>
                  <w:rPrChange w:id="1109" w:author="María_Nole" w:date="2023-06-14T14:12:00Z">
                    <w:rPr>
                      <w:rFonts w:ascii="Calibri" w:eastAsia="Times New Roman" w:hAnsi="Calibri" w:cs="Calibri"/>
                      <w:sz w:val="20"/>
                      <w:szCs w:val="20"/>
                      <w:lang w:eastAsia="es-EC"/>
                    </w:rPr>
                  </w:rPrChange>
                </w:rPr>
                <w:t>CASTRO ERAZO CARLOS FREDY</w:t>
              </w:r>
            </w:ins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1110" w:author="María_Nole" w:date="2023-06-14T14:11:00Z">
              <w:tcPr>
                <w:tcW w:w="3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35E36130" w14:textId="77777777" w:rsidR="00584C06" w:rsidRPr="00584C06" w:rsidRDefault="00584C06" w:rsidP="00584C06">
            <w:pPr>
              <w:spacing w:after="0" w:line="240" w:lineRule="auto"/>
              <w:rPr>
                <w:ins w:id="1111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112" w:author="María_Nole" w:date="2023-06-14T14:12:00Z">
                  <w:rPr>
                    <w:ins w:id="1113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114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115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CODIGO DE TRABAJO</w:t>
              </w:r>
            </w:ins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116" w:author="María_Nole" w:date="2023-06-14T14:11:00Z">
              <w:tcPr>
                <w:tcW w:w="15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6F142CDA" w14:textId="77777777" w:rsidR="00584C06" w:rsidRPr="00584C06" w:rsidRDefault="00584C06" w:rsidP="00584C06">
            <w:pPr>
              <w:spacing w:after="0" w:line="240" w:lineRule="auto"/>
              <w:rPr>
                <w:ins w:id="1117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118" w:author="María_Nole" w:date="2023-06-14T14:12:00Z">
                  <w:rPr>
                    <w:ins w:id="1119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120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121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12/01/1960</w:t>
              </w:r>
            </w:ins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  <w:tcPrChange w:id="1122" w:author="María_Nole" w:date="2023-06-14T14:11:00Z">
              <w:tcPr>
                <w:tcW w:w="150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vAlign w:val="bottom"/>
                <w:hideMark/>
              </w:tcPr>
            </w:tcPrChange>
          </w:tcPr>
          <w:p w14:paraId="74098CCC" w14:textId="77777777" w:rsidR="00584C06" w:rsidRPr="00584C06" w:rsidRDefault="00584C06" w:rsidP="00584C06">
            <w:pPr>
              <w:spacing w:after="0" w:line="240" w:lineRule="auto"/>
              <w:rPr>
                <w:ins w:id="1123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124" w:author="María_Nole" w:date="2023-06-14T14:12:00Z">
                  <w:rPr>
                    <w:ins w:id="1125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126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127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31/10/2021</w:t>
              </w:r>
            </w:ins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1128" w:author="María_Nole" w:date="2023-06-14T14:11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2D6B53A4" w14:textId="77777777" w:rsidR="00584C06" w:rsidRPr="00584C06" w:rsidRDefault="00584C06" w:rsidP="00584C06">
            <w:pPr>
              <w:spacing w:after="0" w:line="240" w:lineRule="auto"/>
              <w:rPr>
                <w:ins w:id="1129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130" w:author="María_Nole" w:date="2023-06-14T14:12:00Z">
                  <w:rPr>
                    <w:ins w:id="1131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132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133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JUBILACIÓN</w:t>
              </w:r>
            </w:ins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134" w:author="María_Nole" w:date="2023-06-14T14:11:00Z">
              <w:tcPr>
                <w:tcW w:w="222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097472DA" w14:textId="77777777" w:rsidR="00584C06" w:rsidRPr="00584C06" w:rsidRDefault="00584C06" w:rsidP="00584C06">
            <w:pPr>
              <w:spacing w:after="0" w:line="240" w:lineRule="auto"/>
              <w:rPr>
                <w:ins w:id="1135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136" w:author="María_Nole" w:date="2023-06-14T14:12:00Z">
                  <w:rPr>
                    <w:ins w:id="1137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138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139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  <w:tcPrChange w:id="1140" w:author="María_Nole" w:date="2023-06-14T14:11:00Z">
              <w:tcPr>
                <w:tcW w:w="26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vAlign w:val="bottom"/>
                <w:hideMark/>
              </w:tcPr>
            </w:tcPrChange>
          </w:tcPr>
          <w:p w14:paraId="5366D87B" w14:textId="77777777" w:rsidR="00584C06" w:rsidRPr="00584C06" w:rsidRDefault="00584C06" w:rsidP="00584C06">
            <w:pPr>
              <w:spacing w:after="0" w:line="240" w:lineRule="auto"/>
              <w:rPr>
                <w:ins w:id="1141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142" w:author="María_Nole" w:date="2023-06-14T14:12:00Z">
                  <w:rPr>
                    <w:ins w:id="1143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144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145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1146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2B8BC4DF" w14:textId="77777777" w:rsidR="00584C06" w:rsidRPr="00584C06" w:rsidRDefault="00584C06" w:rsidP="00584C06">
            <w:pPr>
              <w:spacing w:after="0" w:line="240" w:lineRule="auto"/>
              <w:rPr>
                <w:ins w:id="1147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148" w:author="María_Nole" w:date="2023-06-14T14:12:00Z">
                  <w:rPr>
                    <w:ins w:id="1149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150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151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1152" w:author="María_Nole" w:date="2023-06-14T14:11:00Z">
              <w:tcPr>
                <w:tcW w:w="117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2C0C5EDA" w14:textId="77777777" w:rsidR="00584C06" w:rsidRPr="00584C06" w:rsidRDefault="00584C06" w:rsidP="00584C06">
            <w:pPr>
              <w:spacing w:after="0" w:line="240" w:lineRule="auto"/>
              <w:rPr>
                <w:ins w:id="1153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154" w:author="María_Nole" w:date="2023-06-14T14:12:00Z">
                  <w:rPr>
                    <w:ins w:id="1155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156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157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158" w:author="María_Nole" w:date="2023-06-14T14:11:00Z">
              <w:tcPr>
                <w:tcW w:w="112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719FA1BE" w14:textId="77777777" w:rsidR="00584C06" w:rsidRPr="00584C06" w:rsidRDefault="00584C06" w:rsidP="00584C06">
            <w:pPr>
              <w:spacing w:after="0" w:line="240" w:lineRule="auto"/>
              <w:rPr>
                <w:ins w:id="1159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160" w:author="María_Nole" w:date="2023-06-14T14:12:00Z">
                  <w:rPr>
                    <w:ins w:id="1161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162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163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1164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140CD9FB" w14:textId="77777777" w:rsidR="00584C06" w:rsidRPr="00584C06" w:rsidRDefault="00584C06" w:rsidP="00584C06">
            <w:pPr>
              <w:spacing w:after="0" w:line="240" w:lineRule="auto"/>
              <w:rPr>
                <w:ins w:id="1165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166" w:author="María_Nole" w:date="2023-06-14T14:12:00Z">
                  <w:rPr>
                    <w:ins w:id="1167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168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169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170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4C1331A6" w14:textId="77777777" w:rsidR="00584C06" w:rsidRPr="00584C06" w:rsidRDefault="00584C06" w:rsidP="00584C06">
            <w:pPr>
              <w:spacing w:after="0" w:line="240" w:lineRule="auto"/>
              <w:rPr>
                <w:ins w:id="1171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172" w:author="María_Nole" w:date="2023-06-14T14:12:00Z">
                  <w:rPr>
                    <w:ins w:id="1173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174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175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176" w:author="María_Nole" w:date="2023-06-14T14:11:00Z">
              <w:tcPr>
                <w:tcW w:w="113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17648161" w14:textId="77777777" w:rsidR="00584C06" w:rsidRPr="00584C06" w:rsidRDefault="00584C06" w:rsidP="00584C06">
            <w:pPr>
              <w:spacing w:after="0" w:line="240" w:lineRule="auto"/>
              <w:rPr>
                <w:ins w:id="1177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178" w:author="María_Nole" w:date="2023-06-14T14:12:00Z">
                  <w:rPr>
                    <w:ins w:id="1179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180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181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</w:tr>
      <w:tr w:rsidR="00584C06" w:rsidRPr="00584C06" w14:paraId="06FC4EE4" w14:textId="77777777" w:rsidTr="00584C06">
        <w:trPr>
          <w:trHeight w:val="465"/>
          <w:ins w:id="1182" w:author="María_Nole" w:date="2023-06-14T14:11:00Z"/>
          <w:trPrChange w:id="1183" w:author="María_Nole" w:date="2023-06-14T14:11:00Z">
            <w:trPr>
              <w:trHeight w:val="465"/>
            </w:trPr>
          </w:trPrChange>
        </w:trPr>
        <w:tc>
          <w:tcPr>
            <w:tcW w:w="1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1184" w:author="María_Nole" w:date="2023-06-14T14:11:00Z">
              <w:tcPr>
                <w:tcW w:w="67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4DF62058" w14:textId="77777777" w:rsidR="00584C06" w:rsidRPr="00584C06" w:rsidRDefault="00584C06" w:rsidP="00584C06">
            <w:pPr>
              <w:spacing w:after="0" w:line="240" w:lineRule="auto"/>
              <w:rPr>
                <w:ins w:id="1185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186" w:author="María_Nole" w:date="2023-06-14T14:12:00Z">
                  <w:rPr>
                    <w:ins w:id="1187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188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189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9</w:t>
              </w:r>
            </w:ins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  <w:tcPrChange w:id="1190" w:author="María_Nole" w:date="2023-06-14T14:11:00Z">
              <w:tcPr>
                <w:tcW w:w="139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vAlign w:val="bottom"/>
                <w:hideMark/>
              </w:tcPr>
            </w:tcPrChange>
          </w:tcPr>
          <w:p w14:paraId="7643A7B5" w14:textId="77777777" w:rsidR="00584C06" w:rsidRPr="00584C06" w:rsidRDefault="00584C06" w:rsidP="00584C06">
            <w:pPr>
              <w:spacing w:after="0" w:line="240" w:lineRule="auto"/>
              <w:rPr>
                <w:ins w:id="1191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192" w:author="María_Nole" w:date="2023-06-14T14:12:00Z">
                  <w:rPr>
                    <w:ins w:id="1193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194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195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1102011580</w:t>
              </w:r>
            </w:ins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  <w:tcPrChange w:id="1196" w:author="María_Nole" w:date="2023-06-14T14:11:00Z">
              <w:tcPr>
                <w:tcW w:w="2594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vAlign w:val="bottom"/>
                <w:hideMark/>
              </w:tcPr>
            </w:tcPrChange>
          </w:tcPr>
          <w:p w14:paraId="1C85BF7F" w14:textId="77777777" w:rsidR="00584C06" w:rsidRPr="00584C06" w:rsidRDefault="00584C06" w:rsidP="00584C06">
            <w:pPr>
              <w:spacing w:after="0" w:line="240" w:lineRule="auto"/>
              <w:rPr>
                <w:ins w:id="1197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198" w:author="María_Nole" w:date="2023-06-14T14:12:00Z">
                  <w:rPr>
                    <w:ins w:id="1199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200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201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MAURAD VILLACRES JIMMY NAPOLEON</w:t>
              </w:r>
            </w:ins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1202" w:author="María_Nole" w:date="2023-06-14T14:11:00Z">
              <w:tcPr>
                <w:tcW w:w="3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52101E9D" w14:textId="77777777" w:rsidR="00584C06" w:rsidRPr="00584C06" w:rsidRDefault="00584C06" w:rsidP="00584C06">
            <w:pPr>
              <w:spacing w:after="0" w:line="240" w:lineRule="auto"/>
              <w:rPr>
                <w:ins w:id="1203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204" w:author="María_Nole" w:date="2023-06-14T14:12:00Z">
                  <w:rPr>
                    <w:ins w:id="1205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206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207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CODIGO DE TRABAJO</w:t>
              </w:r>
              <w:bookmarkStart w:id="1208" w:name="_GoBack"/>
              <w:bookmarkEnd w:id="1208"/>
            </w:ins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209" w:author="María_Nole" w:date="2023-06-14T14:11:00Z">
              <w:tcPr>
                <w:tcW w:w="15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4F733EB5" w14:textId="77777777" w:rsidR="00584C06" w:rsidRPr="00584C06" w:rsidRDefault="00584C06" w:rsidP="00584C06">
            <w:pPr>
              <w:spacing w:after="0" w:line="240" w:lineRule="auto"/>
              <w:rPr>
                <w:ins w:id="121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211" w:author="María_Nole" w:date="2023-06-14T14:12:00Z">
                  <w:rPr>
                    <w:ins w:id="121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21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21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27/12/1961</w:t>
              </w:r>
            </w:ins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  <w:tcPrChange w:id="1215" w:author="María_Nole" w:date="2023-06-14T14:11:00Z">
              <w:tcPr>
                <w:tcW w:w="150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vAlign w:val="bottom"/>
                <w:hideMark/>
              </w:tcPr>
            </w:tcPrChange>
          </w:tcPr>
          <w:p w14:paraId="13397F25" w14:textId="77777777" w:rsidR="00584C06" w:rsidRPr="00584C06" w:rsidRDefault="00584C06" w:rsidP="00584C06">
            <w:pPr>
              <w:spacing w:after="0" w:line="240" w:lineRule="auto"/>
              <w:rPr>
                <w:ins w:id="1216" w:author="María_Nole" w:date="2023-06-14T14:11:00Z"/>
                <w:rFonts w:eastAsia="Times New Roman" w:cstheme="minorHAnsi"/>
                <w:sz w:val="12"/>
                <w:szCs w:val="12"/>
                <w:lang w:eastAsia="es-EC"/>
                <w:rPrChange w:id="1217" w:author="María_Nole" w:date="2023-06-14T14:12:00Z">
                  <w:rPr>
                    <w:ins w:id="1218" w:author="María_Nole" w:date="2023-06-14T14:11:00Z"/>
                    <w:rFonts w:ascii="Calibri" w:eastAsia="Times New Roman" w:hAnsi="Calibri" w:cs="Calibri"/>
                    <w:sz w:val="20"/>
                    <w:szCs w:val="20"/>
                    <w:lang w:eastAsia="es-EC"/>
                  </w:rPr>
                </w:rPrChange>
              </w:rPr>
            </w:pPr>
            <w:ins w:id="1219" w:author="María_Nole" w:date="2023-06-14T14:11:00Z">
              <w:r w:rsidRPr="00584C06">
                <w:rPr>
                  <w:rFonts w:eastAsia="Times New Roman" w:cstheme="minorHAnsi"/>
                  <w:sz w:val="12"/>
                  <w:szCs w:val="12"/>
                  <w:lang w:eastAsia="es-EC"/>
                  <w:rPrChange w:id="1220" w:author="María_Nole" w:date="2023-06-14T14:12:00Z">
                    <w:rPr>
                      <w:rFonts w:ascii="Calibri" w:eastAsia="Times New Roman" w:hAnsi="Calibri" w:cs="Calibri"/>
                      <w:sz w:val="20"/>
                      <w:szCs w:val="20"/>
                      <w:lang w:eastAsia="es-EC"/>
                    </w:rPr>
                  </w:rPrChange>
                </w:rPr>
                <w:t>31/12/2021</w:t>
              </w:r>
            </w:ins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1221" w:author="María_Nole" w:date="2023-06-14T14:11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1FCF7CAB" w14:textId="77777777" w:rsidR="00584C06" w:rsidRPr="00584C06" w:rsidRDefault="00584C06" w:rsidP="00584C06">
            <w:pPr>
              <w:spacing w:after="0" w:line="240" w:lineRule="auto"/>
              <w:rPr>
                <w:ins w:id="122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223" w:author="María_Nole" w:date="2023-06-14T14:12:00Z">
                  <w:rPr>
                    <w:ins w:id="122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22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22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JUBILACIÓN</w:t>
              </w:r>
            </w:ins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227" w:author="María_Nole" w:date="2023-06-14T14:11:00Z">
              <w:tcPr>
                <w:tcW w:w="222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75EE77DF" w14:textId="77777777" w:rsidR="00584C06" w:rsidRPr="00584C06" w:rsidRDefault="00584C06" w:rsidP="00584C06">
            <w:pPr>
              <w:spacing w:after="0" w:line="240" w:lineRule="auto"/>
              <w:rPr>
                <w:ins w:id="122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229" w:author="María_Nole" w:date="2023-06-14T14:12:00Z">
                  <w:rPr>
                    <w:ins w:id="123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23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23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  <w:tcPrChange w:id="1233" w:author="María_Nole" w:date="2023-06-14T14:11:00Z">
              <w:tcPr>
                <w:tcW w:w="26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vAlign w:val="bottom"/>
                <w:hideMark/>
              </w:tcPr>
            </w:tcPrChange>
          </w:tcPr>
          <w:p w14:paraId="5879985A" w14:textId="77777777" w:rsidR="00584C06" w:rsidRPr="00584C06" w:rsidRDefault="00584C06" w:rsidP="00584C06">
            <w:pPr>
              <w:spacing w:after="0" w:line="240" w:lineRule="auto"/>
              <w:rPr>
                <w:ins w:id="1234" w:author="María_Nole" w:date="2023-06-14T14:11:00Z"/>
                <w:rFonts w:eastAsia="Times New Roman" w:cstheme="minorHAnsi"/>
                <w:sz w:val="12"/>
                <w:szCs w:val="12"/>
                <w:lang w:eastAsia="es-EC"/>
                <w:rPrChange w:id="1235" w:author="María_Nole" w:date="2023-06-14T14:12:00Z">
                  <w:rPr>
                    <w:ins w:id="1236" w:author="María_Nole" w:date="2023-06-14T14:11:00Z"/>
                    <w:rFonts w:ascii="Calibri" w:eastAsia="Times New Roman" w:hAnsi="Calibri" w:cs="Calibri"/>
                    <w:sz w:val="20"/>
                    <w:szCs w:val="20"/>
                    <w:lang w:eastAsia="es-EC"/>
                  </w:rPr>
                </w:rPrChange>
              </w:rPr>
            </w:pPr>
            <w:ins w:id="1237" w:author="María_Nole" w:date="2023-06-14T14:11:00Z">
              <w:r w:rsidRPr="00584C06">
                <w:rPr>
                  <w:rFonts w:eastAsia="Times New Roman" w:cstheme="minorHAnsi"/>
                  <w:sz w:val="12"/>
                  <w:szCs w:val="12"/>
                  <w:lang w:eastAsia="es-EC"/>
                  <w:rPrChange w:id="1238" w:author="María_Nole" w:date="2023-06-14T14:12:00Z">
                    <w:rPr>
                      <w:rFonts w:ascii="Calibri" w:eastAsia="Times New Roman" w:hAnsi="Calibri" w:cs="Calibri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1239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4BD695BA" w14:textId="77777777" w:rsidR="00584C06" w:rsidRPr="00584C06" w:rsidRDefault="00584C06" w:rsidP="00584C06">
            <w:pPr>
              <w:spacing w:after="0" w:line="240" w:lineRule="auto"/>
              <w:rPr>
                <w:ins w:id="124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241" w:author="María_Nole" w:date="2023-06-14T14:12:00Z">
                  <w:rPr>
                    <w:ins w:id="124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24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24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1245" w:author="María_Nole" w:date="2023-06-14T14:11:00Z">
              <w:tcPr>
                <w:tcW w:w="117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023AE308" w14:textId="77777777" w:rsidR="00584C06" w:rsidRPr="00584C06" w:rsidRDefault="00584C06" w:rsidP="00584C06">
            <w:pPr>
              <w:spacing w:after="0" w:line="240" w:lineRule="auto"/>
              <w:rPr>
                <w:ins w:id="124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247" w:author="María_Nole" w:date="2023-06-14T14:12:00Z">
                  <w:rPr>
                    <w:ins w:id="124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24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25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251" w:author="María_Nole" w:date="2023-06-14T14:11:00Z">
              <w:tcPr>
                <w:tcW w:w="112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282450F2" w14:textId="77777777" w:rsidR="00584C06" w:rsidRPr="00584C06" w:rsidRDefault="00584C06" w:rsidP="00584C06">
            <w:pPr>
              <w:spacing w:after="0" w:line="240" w:lineRule="auto"/>
              <w:rPr>
                <w:ins w:id="125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253" w:author="María_Nole" w:date="2023-06-14T14:12:00Z">
                  <w:rPr>
                    <w:ins w:id="125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25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25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1257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14421FBF" w14:textId="77777777" w:rsidR="00584C06" w:rsidRPr="00584C06" w:rsidRDefault="00584C06" w:rsidP="00584C06">
            <w:pPr>
              <w:spacing w:after="0" w:line="240" w:lineRule="auto"/>
              <w:rPr>
                <w:ins w:id="125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259" w:author="María_Nole" w:date="2023-06-14T14:12:00Z">
                  <w:rPr>
                    <w:ins w:id="126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26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26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263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47C8A5F9" w14:textId="77777777" w:rsidR="00584C06" w:rsidRPr="00584C06" w:rsidRDefault="00584C06" w:rsidP="00584C06">
            <w:pPr>
              <w:spacing w:after="0" w:line="240" w:lineRule="auto"/>
              <w:rPr>
                <w:ins w:id="126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265" w:author="María_Nole" w:date="2023-06-14T14:12:00Z">
                  <w:rPr>
                    <w:ins w:id="126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26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26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269" w:author="María_Nole" w:date="2023-06-14T14:11:00Z">
              <w:tcPr>
                <w:tcW w:w="113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77941526" w14:textId="77777777" w:rsidR="00584C06" w:rsidRPr="00584C06" w:rsidRDefault="00584C06" w:rsidP="00584C06">
            <w:pPr>
              <w:spacing w:after="0" w:line="240" w:lineRule="auto"/>
              <w:rPr>
                <w:ins w:id="127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271" w:author="María_Nole" w:date="2023-06-14T14:12:00Z">
                  <w:rPr>
                    <w:ins w:id="127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27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27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</w:tr>
      <w:tr w:rsidR="00584C06" w:rsidRPr="00584C06" w14:paraId="35F045F2" w14:textId="77777777" w:rsidTr="00584C06">
        <w:trPr>
          <w:trHeight w:val="570"/>
          <w:ins w:id="1275" w:author="María_Nole" w:date="2023-06-14T14:11:00Z"/>
          <w:trPrChange w:id="1276" w:author="María_Nole" w:date="2023-06-14T14:11:00Z">
            <w:trPr>
              <w:trHeight w:val="570"/>
            </w:trPr>
          </w:trPrChange>
        </w:trPr>
        <w:tc>
          <w:tcPr>
            <w:tcW w:w="1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1277" w:author="María_Nole" w:date="2023-06-14T14:11:00Z">
              <w:tcPr>
                <w:tcW w:w="67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186B2C84" w14:textId="77777777" w:rsidR="00584C06" w:rsidRPr="00584C06" w:rsidRDefault="00584C06" w:rsidP="00584C06">
            <w:pPr>
              <w:spacing w:after="0" w:line="240" w:lineRule="auto"/>
              <w:rPr>
                <w:ins w:id="127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279" w:author="María_Nole" w:date="2023-06-14T14:12:00Z">
                  <w:rPr>
                    <w:ins w:id="128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28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28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10</w:t>
              </w:r>
            </w:ins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  <w:tcPrChange w:id="1283" w:author="María_Nole" w:date="2023-06-14T14:11:00Z">
              <w:tcPr>
                <w:tcW w:w="139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hideMark/>
              </w:tcPr>
            </w:tcPrChange>
          </w:tcPr>
          <w:p w14:paraId="62977375" w14:textId="77777777" w:rsidR="00584C06" w:rsidRPr="00584C06" w:rsidRDefault="00584C06" w:rsidP="00584C06">
            <w:pPr>
              <w:spacing w:after="0" w:line="240" w:lineRule="auto"/>
              <w:rPr>
                <w:ins w:id="1284" w:author="María_Nole" w:date="2023-06-14T14:11:00Z"/>
                <w:rFonts w:eastAsia="Times New Roman" w:cstheme="minorHAnsi"/>
                <w:sz w:val="12"/>
                <w:szCs w:val="12"/>
                <w:lang w:eastAsia="es-EC"/>
                <w:rPrChange w:id="1285" w:author="María_Nole" w:date="2023-06-14T14:12:00Z">
                  <w:rPr>
                    <w:ins w:id="1286" w:author="María_Nole" w:date="2023-06-14T14:11:00Z"/>
                    <w:rFonts w:ascii="Calibri" w:eastAsia="Times New Roman" w:hAnsi="Calibri" w:cs="Calibri"/>
                    <w:sz w:val="20"/>
                    <w:szCs w:val="20"/>
                    <w:lang w:eastAsia="es-EC"/>
                  </w:rPr>
                </w:rPrChange>
              </w:rPr>
            </w:pPr>
            <w:ins w:id="1287" w:author="María_Nole" w:date="2023-06-14T14:11:00Z">
              <w:r w:rsidRPr="00584C06">
                <w:rPr>
                  <w:rFonts w:eastAsia="Times New Roman" w:cstheme="minorHAnsi"/>
                  <w:sz w:val="12"/>
                  <w:szCs w:val="12"/>
                  <w:lang w:eastAsia="es-EC"/>
                  <w:rPrChange w:id="1288" w:author="María_Nole" w:date="2023-06-14T14:12:00Z">
                    <w:rPr>
                      <w:rFonts w:ascii="Calibri" w:eastAsia="Times New Roman" w:hAnsi="Calibri" w:cs="Calibri"/>
                      <w:sz w:val="20"/>
                      <w:szCs w:val="20"/>
                      <w:lang w:eastAsia="es-EC"/>
                    </w:rPr>
                  </w:rPrChange>
                </w:rPr>
                <w:t>1102292339</w:t>
              </w:r>
            </w:ins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1289" w:author="María_Nole" w:date="2023-06-14T14:11:00Z">
              <w:tcPr>
                <w:tcW w:w="2594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67352F7C" w14:textId="77777777" w:rsidR="00584C06" w:rsidRPr="00584C06" w:rsidRDefault="00584C06" w:rsidP="00584C06">
            <w:pPr>
              <w:spacing w:after="0" w:line="240" w:lineRule="auto"/>
              <w:rPr>
                <w:ins w:id="1290" w:author="María_Nole" w:date="2023-06-14T14:11:00Z"/>
                <w:rFonts w:eastAsia="Times New Roman" w:cstheme="minorHAnsi"/>
                <w:sz w:val="12"/>
                <w:szCs w:val="12"/>
                <w:lang w:eastAsia="es-EC"/>
                <w:rPrChange w:id="1291" w:author="María_Nole" w:date="2023-06-14T14:12:00Z">
                  <w:rPr>
                    <w:ins w:id="1292" w:author="María_Nole" w:date="2023-06-14T14:11:00Z"/>
                    <w:rFonts w:ascii="Calibri" w:eastAsia="Times New Roman" w:hAnsi="Calibri" w:cs="Calibri"/>
                    <w:sz w:val="20"/>
                    <w:szCs w:val="20"/>
                    <w:lang w:eastAsia="es-EC"/>
                  </w:rPr>
                </w:rPrChange>
              </w:rPr>
            </w:pPr>
            <w:ins w:id="1293" w:author="María_Nole" w:date="2023-06-14T14:11:00Z">
              <w:r w:rsidRPr="00584C06">
                <w:rPr>
                  <w:rFonts w:eastAsia="Times New Roman" w:cstheme="minorHAnsi"/>
                  <w:sz w:val="12"/>
                  <w:szCs w:val="12"/>
                  <w:lang w:eastAsia="es-EC"/>
                  <w:rPrChange w:id="1294" w:author="María_Nole" w:date="2023-06-14T14:12:00Z">
                    <w:rPr>
                      <w:rFonts w:ascii="Calibri" w:eastAsia="Times New Roman" w:hAnsi="Calibri" w:cs="Calibri"/>
                      <w:sz w:val="20"/>
                      <w:szCs w:val="20"/>
                      <w:lang w:eastAsia="es-EC"/>
                    </w:rPr>
                  </w:rPrChange>
                </w:rPr>
                <w:t>MOROCHO ARAUJO MIGUEL EDUARDO</w:t>
              </w:r>
            </w:ins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1295" w:author="María_Nole" w:date="2023-06-14T14:11:00Z">
              <w:tcPr>
                <w:tcW w:w="3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7E6B9C08" w14:textId="77777777" w:rsidR="00584C06" w:rsidRPr="00584C06" w:rsidRDefault="00584C06" w:rsidP="00584C06">
            <w:pPr>
              <w:spacing w:after="0" w:line="240" w:lineRule="auto"/>
              <w:rPr>
                <w:ins w:id="129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297" w:author="María_Nole" w:date="2023-06-14T14:12:00Z">
                  <w:rPr>
                    <w:ins w:id="129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29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30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LEY ORGANICA DEL SERVICIO PUBLICO</w:t>
              </w:r>
            </w:ins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  <w:tcPrChange w:id="1301" w:author="María_Nole" w:date="2023-06-14T14:11:00Z">
              <w:tcPr>
                <w:tcW w:w="15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hideMark/>
              </w:tcPr>
            </w:tcPrChange>
          </w:tcPr>
          <w:p w14:paraId="014DE602" w14:textId="77777777" w:rsidR="00584C06" w:rsidRPr="00584C06" w:rsidRDefault="00584C06" w:rsidP="00584C06">
            <w:pPr>
              <w:spacing w:after="0" w:line="240" w:lineRule="auto"/>
              <w:rPr>
                <w:ins w:id="1302" w:author="María_Nole" w:date="2023-06-14T14:11:00Z"/>
                <w:rFonts w:eastAsia="Times New Roman" w:cstheme="minorHAnsi"/>
                <w:sz w:val="12"/>
                <w:szCs w:val="12"/>
                <w:lang w:eastAsia="es-EC"/>
                <w:rPrChange w:id="1303" w:author="María_Nole" w:date="2023-06-14T14:12:00Z">
                  <w:rPr>
                    <w:ins w:id="1304" w:author="María_Nole" w:date="2023-06-14T14:11:00Z"/>
                    <w:rFonts w:ascii="Calibri" w:eastAsia="Times New Roman" w:hAnsi="Calibri" w:cs="Calibri"/>
                    <w:sz w:val="20"/>
                    <w:szCs w:val="20"/>
                    <w:lang w:eastAsia="es-EC"/>
                  </w:rPr>
                </w:rPrChange>
              </w:rPr>
            </w:pPr>
            <w:ins w:id="1305" w:author="María_Nole" w:date="2023-06-14T14:11:00Z">
              <w:r w:rsidRPr="00584C06">
                <w:rPr>
                  <w:rFonts w:eastAsia="Times New Roman" w:cstheme="minorHAnsi"/>
                  <w:sz w:val="12"/>
                  <w:szCs w:val="12"/>
                  <w:lang w:eastAsia="es-EC"/>
                  <w:rPrChange w:id="1306" w:author="María_Nole" w:date="2023-06-14T14:12:00Z">
                    <w:rPr>
                      <w:rFonts w:ascii="Calibri" w:eastAsia="Times New Roman" w:hAnsi="Calibri" w:cs="Calibri"/>
                      <w:sz w:val="20"/>
                      <w:szCs w:val="20"/>
                      <w:lang w:eastAsia="es-EC"/>
                    </w:rPr>
                  </w:rPrChange>
                </w:rPr>
                <w:t>09/06/1961</w:t>
              </w:r>
            </w:ins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  <w:tcPrChange w:id="1307" w:author="María_Nole" w:date="2023-06-14T14:11:00Z">
              <w:tcPr>
                <w:tcW w:w="150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hideMark/>
              </w:tcPr>
            </w:tcPrChange>
          </w:tcPr>
          <w:p w14:paraId="247D7B06" w14:textId="77777777" w:rsidR="00584C06" w:rsidRPr="00584C06" w:rsidRDefault="00584C06" w:rsidP="00584C06">
            <w:pPr>
              <w:spacing w:after="0" w:line="240" w:lineRule="auto"/>
              <w:rPr>
                <w:ins w:id="1308" w:author="María_Nole" w:date="2023-06-14T14:11:00Z"/>
                <w:rFonts w:eastAsia="Times New Roman" w:cstheme="minorHAnsi"/>
                <w:sz w:val="12"/>
                <w:szCs w:val="12"/>
                <w:lang w:eastAsia="es-EC"/>
                <w:rPrChange w:id="1309" w:author="María_Nole" w:date="2023-06-14T14:12:00Z">
                  <w:rPr>
                    <w:ins w:id="1310" w:author="María_Nole" w:date="2023-06-14T14:11:00Z"/>
                    <w:rFonts w:ascii="Calibri" w:eastAsia="Times New Roman" w:hAnsi="Calibri" w:cs="Calibri"/>
                    <w:sz w:val="20"/>
                    <w:szCs w:val="20"/>
                    <w:lang w:eastAsia="es-EC"/>
                  </w:rPr>
                </w:rPrChange>
              </w:rPr>
            </w:pPr>
            <w:ins w:id="1311" w:author="María_Nole" w:date="2023-06-14T14:11:00Z">
              <w:r w:rsidRPr="00584C06">
                <w:rPr>
                  <w:rFonts w:eastAsia="Times New Roman" w:cstheme="minorHAnsi"/>
                  <w:sz w:val="12"/>
                  <w:szCs w:val="12"/>
                  <w:lang w:eastAsia="es-EC"/>
                  <w:rPrChange w:id="1312" w:author="María_Nole" w:date="2023-06-14T14:12:00Z">
                    <w:rPr>
                      <w:rFonts w:ascii="Calibri" w:eastAsia="Times New Roman" w:hAnsi="Calibri" w:cs="Calibri"/>
                      <w:sz w:val="20"/>
                      <w:szCs w:val="20"/>
                      <w:lang w:eastAsia="es-EC"/>
                    </w:rPr>
                  </w:rPrChange>
                </w:rPr>
                <w:t>31/12/2021</w:t>
              </w:r>
            </w:ins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1313" w:author="María_Nole" w:date="2023-06-14T14:11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7CE553AB" w14:textId="77777777" w:rsidR="00584C06" w:rsidRPr="00584C06" w:rsidRDefault="00584C06" w:rsidP="00584C06">
            <w:pPr>
              <w:spacing w:after="0" w:line="240" w:lineRule="auto"/>
              <w:rPr>
                <w:ins w:id="131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315" w:author="María_Nole" w:date="2023-06-14T14:12:00Z">
                  <w:rPr>
                    <w:ins w:id="131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31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31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JUBILACIÓN</w:t>
              </w:r>
            </w:ins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1319" w:author="María_Nole" w:date="2023-06-14T14:11:00Z">
              <w:tcPr>
                <w:tcW w:w="222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04C7BF33" w14:textId="77777777" w:rsidR="00584C06" w:rsidRPr="00584C06" w:rsidRDefault="00584C06" w:rsidP="00584C06">
            <w:pPr>
              <w:spacing w:after="0" w:line="240" w:lineRule="auto"/>
              <w:rPr>
                <w:ins w:id="132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321" w:author="María_Nole" w:date="2023-06-14T14:12:00Z">
                  <w:rPr>
                    <w:ins w:id="132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32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32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1325" w:author="María_Nole" w:date="2023-06-14T14:11:00Z">
              <w:tcPr>
                <w:tcW w:w="26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7DFEAAF7" w14:textId="77777777" w:rsidR="00584C06" w:rsidRPr="00584C06" w:rsidRDefault="00584C06" w:rsidP="00584C06">
            <w:pPr>
              <w:spacing w:after="0" w:line="240" w:lineRule="auto"/>
              <w:rPr>
                <w:ins w:id="132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327" w:author="María_Nole" w:date="2023-06-14T14:12:00Z">
                  <w:rPr>
                    <w:ins w:id="132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32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33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1331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2DF1C2B6" w14:textId="77777777" w:rsidR="00584C06" w:rsidRPr="00584C06" w:rsidRDefault="00584C06" w:rsidP="00584C06">
            <w:pPr>
              <w:spacing w:after="0" w:line="240" w:lineRule="auto"/>
              <w:rPr>
                <w:ins w:id="133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333" w:author="María_Nole" w:date="2023-06-14T14:12:00Z">
                  <w:rPr>
                    <w:ins w:id="133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33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33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1337" w:author="María_Nole" w:date="2023-06-14T14:11:00Z">
              <w:tcPr>
                <w:tcW w:w="117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2EC7990F" w14:textId="77777777" w:rsidR="00584C06" w:rsidRPr="00584C06" w:rsidRDefault="00584C06" w:rsidP="00584C06">
            <w:pPr>
              <w:spacing w:after="0" w:line="240" w:lineRule="auto"/>
              <w:rPr>
                <w:ins w:id="133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339" w:author="María_Nole" w:date="2023-06-14T14:12:00Z">
                  <w:rPr>
                    <w:ins w:id="134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34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34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343" w:author="María_Nole" w:date="2023-06-14T14:11:00Z">
              <w:tcPr>
                <w:tcW w:w="112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3A479F3A" w14:textId="77777777" w:rsidR="00584C06" w:rsidRPr="00584C06" w:rsidRDefault="00584C06" w:rsidP="00584C06">
            <w:pPr>
              <w:spacing w:after="0" w:line="240" w:lineRule="auto"/>
              <w:rPr>
                <w:ins w:id="134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345" w:author="María_Nole" w:date="2023-06-14T14:12:00Z">
                  <w:rPr>
                    <w:ins w:id="134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34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34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1349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68B4588C" w14:textId="77777777" w:rsidR="00584C06" w:rsidRPr="00584C06" w:rsidRDefault="00584C06" w:rsidP="00584C06">
            <w:pPr>
              <w:spacing w:after="0" w:line="240" w:lineRule="auto"/>
              <w:rPr>
                <w:ins w:id="135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351" w:author="María_Nole" w:date="2023-06-14T14:12:00Z">
                  <w:rPr>
                    <w:ins w:id="135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35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35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355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69B5E2F3" w14:textId="77777777" w:rsidR="00584C06" w:rsidRPr="00584C06" w:rsidRDefault="00584C06" w:rsidP="00584C06">
            <w:pPr>
              <w:spacing w:after="0" w:line="240" w:lineRule="auto"/>
              <w:rPr>
                <w:ins w:id="135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357" w:author="María_Nole" w:date="2023-06-14T14:12:00Z">
                  <w:rPr>
                    <w:ins w:id="135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35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36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1361" w:author="María_Nole" w:date="2023-06-14T14:11:00Z">
              <w:tcPr>
                <w:tcW w:w="113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01D07A4B" w14:textId="77777777" w:rsidR="00584C06" w:rsidRPr="00584C06" w:rsidRDefault="00584C06" w:rsidP="00584C06">
            <w:pPr>
              <w:spacing w:after="0" w:line="240" w:lineRule="auto"/>
              <w:rPr>
                <w:ins w:id="136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363" w:author="María_Nole" w:date="2023-06-14T14:12:00Z">
                  <w:rPr>
                    <w:ins w:id="136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36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36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16H39</w:t>
              </w:r>
            </w:ins>
          </w:p>
        </w:tc>
      </w:tr>
      <w:tr w:rsidR="00584C06" w:rsidRPr="00584C06" w14:paraId="4B2736A0" w14:textId="77777777" w:rsidTr="00584C06">
        <w:trPr>
          <w:trHeight w:val="510"/>
          <w:ins w:id="1367" w:author="María_Nole" w:date="2023-06-14T14:11:00Z"/>
          <w:trPrChange w:id="1368" w:author="María_Nole" w:date="2023-06-14T14:11:00Z">
            <w:trPr>
              <w:trHeight w:val="510"/>
            </w:trPr>
          </w:trPrChange>
        </w:trPr>
        <w:tc>
          <w:tcPr>
            <w:tcW w:w="1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1369" w:author="María_Nole" w:date="2023-06-14T14:11:00Z">
              <w:tcPr>
                <w:tcW w:w="67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5DB81F52" w14:textId="77777777" w:rsidR="00584C06" w:rsidRPr="00584C06" w:rsidRDefault="00584C06" w:rsidP="00584C06">
            <w:pPr>
              <w:spacing w:after="0" w:line="240" w:lineRule="auto"/>
              <w:rPr>
                <w:ins w:id="137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371" w:author="María_Nole" w:date="2023-06-14T14:12:00Z">
                  <w:rPr>
                    <w:ins w:id="137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37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37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11</w:t>
              </w:r>
            </w:ins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  <w:tcPrChange w:id="1375" w:author="María_Nole" w:date="2023-06-14T14:11:00Z">
              <w:tcPr>
                <w:tcW w:w="139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hideMark/>
              </w:tcPr>
            </w:tcPrChange>
          </w:tcPr>
          <w:p w14:paraId="7B96656D" w14:textId="77777777" w:rsidR="00584C06" w:rsidRPr="00584C06" w:rsidRDefault="00584C06" w:rsidP="00584C06">
            <w:pPr>
              <w:spacing w:after="0" w:line="240" w:lineRule="auto"/>
              <w:rPr>
                <w:ins w:id="1376" w:author="María_Nole" w:date="2023-06-14T14:11:00Z"/>
                <w:rFonts w:eastAsia="Times New Roman" w:cstheme="minorHAnsi"/>
                <w:sz w:val="12"/>
                <w:szCs w:val="12"/>
                <w:lang w:eastAsia="es-EC"/>
                <w:rPrChange w:id="1377" w:author="María_Nole" w:date="2023-06-14T14:12:00Z">
                  <w:rPr>
                    <w:ins w:id="1378" w:author="María_Nole" w:date="2023-06-14T14:11:00Z"/>
                    <w:rFonts w:ascii="Calibri" w:eastAsia="Times New Roman" w:hAnsi="Calibri" w:cs="Calibri"/>
                    <w:sz w:val="20"/>
                    <w:szCs w:val="20"/>
                    <w:lang w:eastAsia="es-EC"/>
                  </w:rPr>
                </w:rPrChange>
              </w:rPr>
            </w:pPr>
            <w:ins w:id="1379" w:author="María_Nole" w:date="2023-06-14T14:11:00Z">
              <w:r w:rsidRPr="00584C06">
                <w:rPr>
                  <w:rFonts w:eastAsia="Times New Roman" w:cstheme="minorHAnsi"/>
                  <w:sz w:val="12"/>
                  <w:szCs w:val="12"/>
                  <w:lang w:eastAsia="es-EC"/>
                  <w:rPrChange w:id="1380" w:author="María_Nole" w:date="2023-06-14T14:12:00Z">
                    <w:rPr>
                      <w:rFonts w:ascii="Calibri" w:eastAsia="Times New Roman" w:hAnsi="Calibri" w:cs="Calibri"/>
                      <w:sz w:val="20"/>
                      <w:szCs w:val="20"/>
                      <w:lang w:eastAsia="es-EC"/>
                    </w:rPr>
                  </w:rPrChange>
                </w:rPr>
                <w:t>1101462081</w:t>
              </w:r>
            </w:ins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1381" w:author="María_Nole" w:date="2023-06-14T14:11:00Z">
              <w:tcPr>
                <w:tcW w:w="2594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53BE023A" w14:textId="77777777" w:rsidR="00584C06" w:rsidRPr="00584C06" w:rsidRDefault="00584C06" w:rsidP="00584C06">
            <w:pPr>
              <w:spacing w:after="0" w:line="240" w:lineRule="auto"/>
              <w:rPr>
                <w:ins w:id="1382" w:author="María_Nole" w:date="2023-06-14T14:11:00Z"/>
                <w:rFonts w:eastAsia="Times New Roman" w:cstheme="minorHAnsi"/>
                <w:sz w:val="12"/>
                <w:szCs w:val="12"/>
                <w:lang w:eastAsia="es-EC"/>
                <w:rPrChange w:id="1383" w:author="María_Nole" w:date="2023-06-14T14:12:00Z">
                  <w:rPr>
                    <w:ins w:id="1384" w:author="María_Nole" w:date="2023-06-14T14:11:00Z"/>
                    <w:rFonts w:ascii="Calibri" w:eastAsia="Times New Roman" w:hAnsi="Calibri" w:cs="Calibri"/>
                    <w:sz w:val="20"/>
                    <w:szCs w:val="20"/>
                    <w:lang w:eastAsia="es-EC"/>
                  </w:rPr>
                </w:rPrChange>
              </w:rPr>
            </w:pPr>
            <w:ins w:id="1385" w:author="María_Nole" w:date="2023-06-14T14:11:00Z">
              <w:r w:rsidRPr="00584C06">
                <w:rPr>
                  <w:rFonts w:eastAsia="Times New Roman" w:cstheme="minorHAnsi"/>
                  <w:sz w:val="12"/>
                  <w:szCs w:val="12"/>
                  <w:lang w:eastAsia="es-EC"/>
                  <w:rPrChange w:id="1386" w:author="María_Nole" w:date="2023-06-14T14:12:00Z">
                    <w:rPr>
                      <w:rFonts w:ascii="Calibri" w:eastAsia="Times New Roman" w:hAnsi="Calibri" w:cs="Calibri"/>
                      <w:sz w:val="20"/>
                      <w:szCs w:val="20"/>
                      <w:lang w:eastAsia="es-EC"/>
                    </w:rPr>
                  </w:rPrChange>
                </w:rPr>
                <w:t>SAMANIEGO CARDENAS BOLIVAR EDUARDO</w:t>
              </w:r>
            </w:ins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1387" w:author="María_Nole" w:date="2023-06-14T14:11:00Z">
              <w:tcPr>
                <w:tcW w:w="3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3B68602F" w14:textId="77777777" w:rsidR="00584C06" w:rsidRPr="00584C06" w:rsidRDefault="00584C06" w:rsidP="00584C06">
            <w:pPr>
              <w:spacing w:after="0" w:line="240" w:lineRule="auto"/>
              <w:rPr>
                <w:ins w:id="138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389" w:author="María_Nole" w:date="2023-06-14T14:12:00Z">
                  <w:rPr>
                    <w:ins w:id="139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39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39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LEY ORGANICA DEL SERVICIO PUBLICO</w:t>
              </w:r>
            </w:ins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  <w:tcPrChange w:id="1393" w:author="María_Nole" w:date="2023-06-14T14:11:00Z">
              <w:tcPr>
                <w:tcW w:w="15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hideMark/>
              </w:tcPr>
            </w:tcPrChange>
          </w:tcPr>
          <w:p w14:paraId="2E3EC13E" w14:textId="77777777" w:rsidR="00584C06" w:rsidRPr="00584C06" w:rsidRDefault="00584C06" w:rsidP="00584C06">
            <w:pPr>
              <w:spacing w:after="0" w:line="240" w:lineRule="auto"/>
              <w:rPr>
                <w:ins w:id="1394" w:author="María_Nole" w:date="2023-06-14T14:11:00Z"/>
                <w:rFonts w:eastAsia="Times New Roman" w:cstheme="minorHAnsi"/>
                <w:sz w:val="12"/>
                <w:szCs w:val="12"/>
                <w:lang w:eastAsia="es-EC"/>
                <w:rPrChange w:id="1395" w:author="María_Nole" w:date="2023-06-14T14:12:00Z">
                  <w:rPr>
                    <w:ins w:id="1396" w:author="María_Nole" w:date="2023-06-14T14:11:00Z"/>
                    <w:rFonts w:ascii="Calibri" w:eastAsia="Times New Roman" w:hAnsi="Calibri" w:cs="Calibri"/>
                    <w:sz w:val="20"/>
                    <w:szCs w:val="20"/>
                    <w:lang w:eastAsia="es-EC"/>
                  </w:rPr>
                </w:rPrChange>
              </w:rPr>
            </w:pPr>
            <w:ins w:id="1397" w:author="María_Nole" w:date="2023-06-14T14:11:00Z">
              <w:r w:rsidRPr="00584C06">
                <w:rPr>
                  <w:rFonts w:eastAsia="Times New Roman" w:cstheme="minorHAnsi"/>
                  <w:sz w:val="12"/>
                  <w:szCs w:val="12"/>
                  <w:lang w:eastAsia="es-EC"/>
                  <w:rPrChange w:id="1398" w:author="María_Nole" w:date="2023-06-14T14:12:00Z">
                    <w:rPr>
                      <w:rFonts w:ascii="Calibri" w:eastAsia="Times New Roman" w:hAnsi="Calibri" w:cs="Calibri"/>
                      <w:sz w:val="20"/>
                      <w:szCs w:val="20"/>
                      <w:lang w:eastAsia="es-EC"/>
                    </w:rPr>
                  </w:rPrChange>
                </w:rPr>
                <w:t>12/01/1955</w:t>
              </w:r>
            </w:ins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  <w:tcPrChange w:id="1399" w:author="María_Nole" w:date="2023-06-14T14:11:00Z">
              <w:tcPr>
                <w:tcW w:w="150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hideMark/>
              </w:tcPr>
            </w:tcPrChange>
          </w:tcPr>
          <w:p w14:paraId="38883D04" w14:textId="77777777" w:rsidR="00584C06" w:rsidRPr="00584C06" w:rsidRDefault="00584C06" w:rsidP="00584C06">
            <w:pPr>
              <w:spacing w:after="0" w:line="240" w:lineRule="auto"/>
              <w:rPr>
                <w:ins w:id="1400" w:author="María_Nole" w:date="2023-06-14T14:11:00Z"/>
                <w:rFonts w:eastAsia="Times New Roman" w:cstheme="minorHAnsi"/>
                <w:sz w:val="12"/>
                <w:szCs w:val="12"/>
                <w:lang w:eastAsia="es-EC"/>
                <w:rPrChange w:id="1401" w:author="María_Nole" w:date="2023-06-14T14:12:00Z">
                  <w:rPr>
                    <w:ins w:id="1402" w:author="María_Nole" w:date="2023-06-14T14:11:00Z"/>
                    <w:rFonts w:ascii="Calibri" w:eastAsia="Times New Roman" w:hAnsi="Calibri" w:cs="Calibri"/>
                    <w:sz w:val="20"/>
                    <w:szCs w:val="20"/>
                    <w:lang w:eastAsia="es-EC"/>
                  </w:rPr>
                </w:rPrChange>
              </w:rPr>
            </w:pPr>
            <w:ins w:id="1403" w:author="María_Nole" w:date="2023-06-14T14:11:00Z">
              <w:r w:rsidRPr="00584C06">
                <w:rPr>
                  <w:rFonts w:eastAsia="Times New Roman" w:cstheme="minorHAnsi"/>
                  <w:sz w:val="12"/>
                  <w:szCs w:val="12"/>
                  <w:lang w:eastAsia="es-EC"/>
                  <w:rPrChange w:id="1404" w:author="María_Nole" w:date="2023-06-14T14:12:00Z">
                    <w:rPr>
                      <w:rFonts w:ascii="Calibri" w:eastAsia="Times New Roman" w:hAnsi="Calibri" w:cs="Calibri"/>
                      <w:sz w:val="20"/>
                      <w:szCs w:val="20"/>
                      <w:lang w:eastAsia="es-EC"/>
                    </w:rPr>
                  </w:rPrChange>
                </w:rPr>
                <w:t>31/12/2021</w:t>
              </w:r>
            </w:ins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1405" w:author="María_Nole" w:date="2023-06-14T14:11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5D99A5F5" w14:textId="77777777" w:rsidR="00584C06" w:rsidRPr="00584C06" w:rsidRDefault="00584C06" w:rsidP="00584C06">
            <w:pPr>
              <w:spacing w:after="0" w:line="240" w:lineRule="auto"/>
              <w:rPr>
                <w:ins w:id="140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407" w:author="María_Nole" w:date="2023-06-14T14:12:00Z">
                  <w:rPr>
                    <w:ins w:id="140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40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41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JUBILACIÓN</w:t>
              </w:r>
            </w:ins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1411" w:author="María_Nole" w:date="2023-06-14T14:11:00Z">
              <w:tcPr>
                <w:tcW w:w="222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6A808A3C" w14:textId="77777777" w:rsidR="00584C06" w:rsidRPr="00584C06" w:rsidRDefault="00584C06" w:rsidP="00584C06">
            <w:pPr>
              <w:spacing w:after="0" w:line="240" w:lineRule="auto"/>
              <w:rPr>
                <w:ins w:id="141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413" w:author="María_Nole" w:date="2023-06-14T14:12:00Z">
                  <w:rPr>
                    <w:ins w:id="141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41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41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1417" w:author="María_Nole" w:date="2023-06-14T14:11:00Z">
              <w:tcPr>
                <w:tcW w:w="26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6043FEA8" w14:textId="77777777" w:rsidR="00584C06" w:rsidRPr="00584C06" w:rsidRDefault="00584C06" w:rsidP="00584C06">
            <w:pPr>
              <w:spacing w:after="0" w:line="240" w:lineRule="auto"/>
              <w:rPr>
                <w:ins w:id="141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419" w:author="María_Nole" w:date="2023-06-14T14:12:00Z">
                  <w:rPr>
                    <w:ins w:id="142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42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42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1423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2B8D4B39" w14:textId="77777777" w:rsidR="00584C06" w:rsidRPr="00584C06" w:rsidRDefault="00584C06" w:rsidP="00584C06">
            <w:pPr>
              <w:spacing w:after="0" w:line="240" w:lineRule="auto"/>
              <w:rPr>
                <w:ins w:id="142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425" w:author="María_Nole" w:date="2023-06-14T14:12:00Z">
                  <w:rPr>
                    <w:ins w:id="142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42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42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1429" w:author="María_Nole" w:date="2023-06-14T14:11:00Z">
              <w:tcPr>
                <w:tcW w:w="117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668B9B87" w14:textId="77777777" w:rsidR="00584C06" w:rsidRPr="00584C06" w:rsidRDefault="00584C06" w:rsidP="00584C06">
            <w:pPr>
              <w:spacing w:after="0" w:line="240" w:lineRule="auto"/>
              <w:rPr>
                <w:ins w:id="143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431" w:author="María_Nole" w:date="2023-06-14T14:12:00Z">
                  <w:rPr>
                    <w:ins w:id="143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43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43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435" w:author="María_Nole" w:date="2023-06-14T14:11:00Z">
              <w:tcPr>
                <w:tcW w:w="112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14DA715F" w14:textId="77777777" w:rsidR="00584C06" w:rsidRPr="00584C06" w:rsidRDefault="00584C06" w:rsidP="00584C06">
            <w:pPr>
              <w:spacing w:after="0" w:line="240" w:lineRule="auto"/>
              <w:rPr>
                <w:ins w:id="143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437" w:author="María_Nole" w:date="2023-06-14T14:12:00Z">
                  <w:rPr>
                    <w:ins w:id="143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43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44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1441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1B3C0F7F" w14:textId="77777777" w:rsidR="00584C06" w:rsidRPr="00584C06" w:rsidRDefault="00584C06" w:rsidP="00584C06">
            <w:pPr>
              <w:spacing w:after="0" w:line="240" w:lineRule="auto"/>
              <w:rPr>
                <w:ins w:id="144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443" w:author="María_Nole" w:date="2023-06-14T14:12:00Z">
                  <w:rPr>
                    <w:ins w:id="144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44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44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447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6A2B47A3" w14:textId="77777777" w:rsidR="00584C06" w:rsidRPr="00584C06" w:rsidRDefault="00584C06" w:rsidP="00584C06">
            <w:pPr>
              <w:spacing w:after="0" w:line="240" w:lineRule="auto"/>
              <w:rPr>
                <w:ins w:id="144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449" w:author="María_Nole" w:date="2023-06-14T14:12:00Z">
                  <w:rPr>
                    <w:ins w:id="145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45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45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1453" w:author="María_Nole" w:date="2023-06-14T14:11:00Z">
              <w:tcPr>
                <w:tcW w:w="113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19682384" w14:textId="77777777" w:rsidR="00584C06" w:rsidRPr="00584C06" w:rsidRDefault="00584C06" w:rsidP="00584C06">
            <w:pPr>
              <w:spacing w:after="0" w:line="240" w:lineRule="auto"/>
              <w:rPr>
                <w:ins w:id="145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455" w:author="María_Nole" w:date="2023-06-14T14:12:00Z">
                  <w:rPr>
                    <w:ins w:id="145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45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45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16H40</w:t>
              </w:r>
            </w:ins>
          </w:p>
        </w:tc>
      </w:tr>
      <w:tr w:rsidR="00584C06" w:rsidRPr="00584C06" w14:paraId="1AF4F13D" w14:textId="77777777" w:rsidTr="00584C06">
        <w:trPr>
          <w:trHeight w:val="525"/>
          <w:ins w:id="1459" w:author="María_Nole" w:date="2023-06-14T14:11:00Z"/>
          <w:trPrChange w:id="1460" w:author="María_Nole" w:date="2023-06-14T14:11:00Z">
            <w:trPr>
              <w:trHeight w:val="525"/>
            </w:trPr>
          </w:trPrChange>
        </w:trPr>
        <w:tc>
          <w:tcPr>
            <w:tcW w:w="1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1461" w:author="María_Nole" w:date="2023-06-14T14:11:00Z">
              <w:tcPr>
                <w:tcW w:w="67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3A677064" w14:textId="77777777" w:rsidR="00584C06" w:rsidRPr="00584C06" w:rsidRDefault="00584C06" w:rsidP="00584C06">
            <w:pPr>
              <w:spacing w:after="0" w:line="240" w:lineRule="auto"/>
              <w:rPr>
                <w:ins w:id="146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463" w:author="María_Nole" w:date="2023-06-14T14:12:00Z">
                  <w:rPr>
                    <w:ins w:id="146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46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46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12</w:t>
              </w:r>
            </w:ins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  <w:tcPrChange w:id="1467" w:author="María_Nole" w:date="2023-06-14T14:11:00Z">
              <w:tcPr>
                <w:tcW w:w="139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vAlign w:val="bottom"/>
                <w:hideMark/>
              </w:tcPr>
            </w:tcPrChange>
          </w:tcPr>
          <w:p w14:paraId="2D4F851F" w14:textId="77777777" w:rsidR="00584C06" w:rsidRPr="00584C06" w:rsidRDefault="00584C06" w:rsidP="00584C06">
            <w:pPr>
              <w:spacing w:after="0" w:line="240" w:lineRule="auto"/>
              <w:rPr>
                <w:ins w:id="146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469" w:author="María_Nole" w:date="2023-06-14T14:12:00Z">
                  <w:rPr>
                    <w:ins w:id="147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47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47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1102438353</w:t>
              </w:r>
            </w:ins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  <w:tcPrChange w:id="1473" w:author="María_Nole" w:date="2023-06-14T14:11:00Z">
              <w:tcPr>
                <w:tcW w:w="2594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vAlign w:val="bottom"/>
                <w:hideMark/>
              </w:tcPr>
            </w:tcPrChange>
          </w:tcPr>
          <w:p w14:paraId="5EB2B31A" w14:textId="77777777" w:rsidR="00584C06" w:rsidRPr="00584C06" w:rsidRDefault="00584C06" w:rsidP="00584C06">
            <w:pPr>
              <w:spacing w:after="0" w:line="240" w:lineRule="auto"/>
              <w:rPr>
                <w:ins w:id="147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475" w:author="María_Nole" w:date="2023-06-14T14:12:00Z">
                  <w:rPr>
                    <w:ins w:id="147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47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47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ORELLANA OCHOA GUSTAVO REINALDO</w:t>
              </w:r>
            </w:ins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1479" w:author="María_Nole" w:date="2023-06-14T14:11:00Z">
              <w:tcPr>
                <w:tcW w:w="3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088DD92C" w14:textId="77777777" w:rsidR="00584C06" w:rsidRPr="00584C06" w:rsidRDefault="00584C06" w:rsidP="00584C06">
            <w:pPr>
              <w:spacing w:after="0" w:line="240" w:lineRule="auto"/>
              <w:rPr>
                <w:ins w:id="148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481" w:author="María_Nole" w:date="2023-06-14T14:12:00Z">
                  <w:rPr>
                    <w:ins w:id="148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48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48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CODIGO DE TRABAJO</w:t>
              </w:r>
            </w:ins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485" w:author="María_Nole" w:date="2023-06-14T14:11:00Z">
              <w:tcPr>
                <w:tcW w:w="15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44D10F9A" w14:textId="77777777" w:rsidR="00584C06" w:rsidRPr="00584C06" w:rsidRDefault="00584C06" w:rsidP="00584C06">
            <w:pPr>
              <w:spacing w:after="0" w:line="240" w:lineRule="auto"/>
              <w:rPr>
                <w:ins w:id="148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487" w:author="María_Nole" w:date="2023-06-14T14:12:00Z">
                  <w:rPr>
                    <w:ins w:id="148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48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49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31/10/1965</w:t>
              </w:r>
            </w:ins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  <w:tcPrChange w:id="1491" w:author="María_Nole" w:date="2023-06-14T14:11:00Z">
              <w:tcPr>
                <w:tcW w:w="150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vAlign w:val="bottom"/>
                <w:hideMark/>
              </w:tcPr>
            </w:tcPrChange>
          </w:tcPr>
          <w:p w14:paraId="23505DA4" w14:textId="77777777" w:rsidR="00584C06" w:rsidRPr="00584C06" w:rsidRDefault="00584C06" w:rsidP="00584C06">
            <w:pPr>
              <w:spacing w:after="0" w:line="240" w:lineRule="auto"/>
              <w:rPr>
                <w:ins w:id="1492" w:author="María_Nole" w:date="2023-06-14T14:11:00Z"/>
                <w:rFonts w:eastAsia="Times New Roman" w:cstheme="minorHAnsi"/>
                <w:sz w:val="12"/>
                <w:szCs w:val="12"/>
                <w:lang w:eastAsia="es-EC"/>
                <w:rPrChange w:id="1493" w:author="María_Nole" w:date="2023-06-14T14:12:00Z">
                  <w:rPr>
                    <w:ins w:id="1494" w:author="María_Nole" w:date="2023-06-14T14:11:00Z"/>
                    <w:rFonts w:ascii="Calibri" w:eastAsia="Times New Roman" w:hAnsi="Calibri" w:cs="Calibri"/>
                    <w:sz w:val="20"/>
                    <w:szCs w:val="20"/>
                    <w:lang w:eastAsia="es-EC"/>
                  </w:rPr>
                </w:rPrChange>
              </w:rPr>
            </w:pPr>
            <w:ins w:id="1495" w:author="María_Nole" w:date="2023-06-14T14:11:00Z">
              <w:r w:rsidRPr="00584C06">
                <w:rPr>
                  <w:rFonts w:eastAsia="Times New Roman" w:cstheme="minorHAnsi"/>
                  <w:sz w:val="12"/>
                  <w:szCs w:val="12"/>
                  <w:lang w:eastAsia="es-EC"/>
                  <w:rPrChange w:id="1496" w:author="María_Nole" w:date="2023-06-14T14:12:00Z">
                    <w:rPr>
                      <w:rFonts w:ascii="Calibri" w:eastAsia="Times New Roman" w:hAnsi="Calibri" w:cs="Calibri"/>
                      <w:sz w:val="20"/>
                      <w:szCs w:val="20"/>
                      <w:lang w:eastAsia="es-EC"/>
                    </w:rPr>
                  </w:rPrChange>
                </w:rPr>
                <w:t>30/06/2022</w:t>
              </w:r>
            </w:ins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1497" w:author="María_Nole" w:date="2023-06-14T14:11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5D25161F" w14:textId="77777777" w:rsidR="00584C06" w:rsidRPr="00584C06" w:rsidRDefault="00584C06" w:rsidP="00584C06">
            <w:pPr>
              <w:spacing w:after="0" w:line="240" w:lineRule="auto"/>
              <w:rPr>
                <w:ins w:id="149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499" w:author="María_Nole" w:date="2023-06-14T14:12:00Z">
                  <w:rPr>
                    <w:ins w:id="150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50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50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JUBILACIÓN</w:t>
              </w:r>
            </w:ins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503" w:author="María_Nole" w:date="2023-06-14T14:11:00Z">
              <w:tcPr>
                <w:tcW w:w="222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72CE9048" w14:textId="77777777" w:rsidR="00584C06" w:rsidRPr="00584C06" w:rsidRDefault="00584C06" w:rsidP="00584C06">
            <w:pPr>
              <w:spacing w:after="0" w:line="240" w:lineRule="auto"/>
              <w:rPr>
                <w:ins w:id="150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505" w:author="María_Nole" w:date="2023-06-14T14:12:00Z">
                  <w:rPr>
                    <w:ins w:id="150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50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50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  <w:tcPrChange w:id="1509" w:author="María_Nole" w:date="2023-06-14T14:11:00Z">
              <w:tcPr>
                <w:tcW w:w="26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vAlign w:val="bottom"/>
                <w:hideMark/>
              </w:tcPr>
            </w:tcPrChange>
          </w:tcPr>
          <w:p w14:paraId="7981FF02" w14:textId="77777777" w:rsidR="00584C06" w:rsidRPr="00584C06" w:rsidRDefault="00584C06" w:rsidP="00584C06">
            <w:pPr>
              <w:spacing w:after="0" w:line="240" w:lineRule="auto"/>
              <w:rPr>
                <w:ins w:id="1510" w:author="María_Nole" w:date="2023-06-14T14:11:00Z"/>
                <w:rFonts w:eastAsia="Times New Roman" w:cstheme="minorHAnsi"/>
                <w:sz w:val="12"/>
                <w:szCs w:val="12"/>
                <w:lang w:eastAsia="es-EC"/>
                <w:rPrChange w:id="1511" w:author="María_Nole" w:date="2023-06-14T14:12:00Z">
                  <w:rPr>
                    <w:ins w:id="1512" w:author="María_Nole" w:date="2023-06-14T14:11:00Z"/>
                    <w:rFonts w:ascii="Calibri" w:eastAsia="Times New Roman" w:hAnsi="Calibri" w:cs="Calibri"/>
                    <w:sz w:val="20"/>
                    <w:szCs w:val="20"/>
                    <w:lang w:eastAsia="es-EC"/>
                  </w:rPr>
                </w:rPrChange>
              </w:rPr>
            </w:pPr>
            <w:ins w:id="1513" w:author="María_Nole" w:date="2023-06-14T14:11:00Z">
              <w:r w:rsidRPr="00584C06">
                <w:rPr>
                  <w:rFonts w:eastAsia="Times New Roman" w:cstheme="minorHAnsi"/>
                  <w:sz w:val="12"/>
                  <w:szCs w:val="12"/>
                  <w:lang w:eastAsia="es-EC"/>
                  <w:rPrChange w:id="1514" w:author="María_Nole" w:date="2023-06-14T14:12:00Z">
                    <w:rPr>
                      <w:rFonts w:ascii="Calibri" w:eastAsia="Times New Roman" w:hAnsi="Calibri" w:cs="Calibri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1515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0B20DC73" w14:textId="77777777" w:rsidR="00584C06" w:rsidRPr="00584C06" w:rsidRDefault="00584C06" w:rsidP="00584C06">
            <w:pPr>
              <w:spacing w:after="0" w:line="240" w:lineRule="auto"/>
              <w:rPr>
                <w:ins w:id="151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517" w:author="María_Nole" w:date="2023-06-14T14:12:00Z">
                  <w:rPr>
                    <w:ins w:id="151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51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52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1521" w:author="María_Nole" w:date="2023-06-14T14:11:00Z">
              <w:tcPr>
                <w:tcW w:w="117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06B5F0D6" w14:textId="77777777" w:rsidR="00584C06" w:rsidRPr="00584C06" w:rsidRDefault="00584C06" w:rsidP="00584C06">
            <w:pPr>
              <w:spacing w:after="0" w:line="240" w:lineRule="auto"/>
              <w:rPr>
                <w:ins w:id="152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523" w:author="María_Nole" w:date="2023-06-14T14:12:00Z">
                  <w:rPr>
                    <w:ins w:id="152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52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52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527" w:author="María_Nole" w:date="2023-06-14T14:11:00Z">
              <w:tcPr>
                <w:tcW w:w="112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0CE4F90B" w14:textId="77777777" w:rsidR="00584C06" w:rsidRPr="00584C06" w:rsidRDefault="00584C06" w:rsidP="00584C06">
            <w:pPr>
              <w:spacing w:after="0" w:line="240" w:lineRule="auto"/>
              <w:rPr>
                <w:ins w:id="152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529" w:author="María_Nole" w:date="2023-06-14T14:12:00Z">
                  <w:rPr>
                    <w:ins w:id="153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53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53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533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4732D06B" w14:textId="77777777" w:rsidR="00584C06" w:rsidRPr="00584C06" w:rsidRDefault="00584C06" w:rsidP="00584C06">
            <w:pPr>
              <w:spacing w:after="0" w:line="240" w:lineRule="auto"/>
              <w:rPr>
                <w:ins w:id="153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535" w:author="María_Nole" w:date="2023-06-14T14:12:00Z">
                  <w:rPr>
                    <w:ins w:id="153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53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53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539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03728645" w14:textId="77777777" w:rsidR="00584C06" w:rsidRPr="00584C06" w:rsidRDefault="00584C06" w:rsidP="00584C06">
            <w:pPr>
              <w:spacing w:after="0" w:line="240" w:lineRule="auto"/>
              <w:rPr>
                <w:ins w:id="154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541" w:author="María_Nole" w:date="2023-06-14T14:12:00Z">
                  <w:rPr>
                    <w:ins w:id="154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54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54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545" w:author="María_Nole" w:date="2023-06-14T14:11:00Z">
              <w:tcPr>
                <w:tcW w:w="113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5B95C009" w14:textId="77777777" w:rsidR="00584C06" w:rsidRPr="00584C06" w:rsidRDefault="00584C06" w:rsidP="00584C06">
            <w:pPr>
              <w:spacing w:after="0" w:line="240" w:lineRule="auto"/>
              <w:rPr>
                <w:ins w:id="154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547" w:author="María_Nole" w:date="2023-06-14T14:12:00Z">
                  <w:rPr>
                    <w:ins w:id="154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54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55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</w:tr>
      <w:tr w:rsidR="00584C06" w:rsidRPr="00584C06" w14:paraId="3D57EFE4" w14:textId="77777777" w:rsidTr="00584C06">
        <w:trPr>
          <w:trHeight w:val="525"/>
          <w:ins w:id="1551" w:author="María_Nole" w:date="2023-06-14T14:11:00Z"/>
          <w:trPrChange w:id="1552" w:author="María_Nole" w:date="2023-06-14T14:11:00Z">
            <w:trPr>
              <w:trHeight w:val="525"/>
            </w:trPr>
          </w:trPrChange>
        </w:trPr>
        <w:tc>
          <w:tcPr>
            <w:tcW w:w="1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1553" w:author="María_Nole" w:date="2023-06-14T14:11:00Z">
              <w:tcPr>
                <w:tcW w:w="67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41D76E14" w14:textId="77777777" w:rsidR="00584C06" w:rsidRPr="00584C06" w:rsidRDefault="00584C06" w:rsidP="00584C06">
            <w:pPr>
              <w:spacing w:after="0" w:line="240" w:lineRule="auto"/>
              <w:rPr>
                <w:ins w:id="155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555" w:author="María_Nole" w:date="2023-06-14T14:12:00Z">
                  <w:rPr>
                    <w:ins w:id="155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55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55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13</w:t>
              </w:r>
            </w:ins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  <w:tcPrChange w:id="1559" w:author="María_Nole" w:date="2023-06-14T14:11:00Z">
              <w:tcPr>
                <w:tcW w:w="139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vAlign w:val="bottom"/>
                <w:hideMark/>
              </w:tcPr>
            </w:tcPrChange>
          </w:tcPr>
          <w:p w14:paraId="00A6C299" w14:textId="77777777" w:rsidR="00584C06" w:rsidRPr="00584C06" w:rsidRDefault="00584C06" w:rsidP="00584C06">
            <w:pPr>
              <w:spacing w:after="0" w:line="240" w:lineRule="auto"/>
              <w:rPr>
                <w:ins w:id="156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561" w:author="María_Nole" w:date="2023-06-14T14:12:00Z">
                  <w:rPr>
                    <w:ins w:id="156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56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56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1102280789</w:t>
              </w:r>
            </w:ins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  <w:tcPrChange w:id="1565" w:author="María_Nole" w:date="2023-06-14T14:11:00Z">
              <w:tcPr>
                <w:tcW w:w="2594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vAlign w:val="bottom"/>
                <w:hideMark/>
              </w:tcPr>
            </w:tcPrChange>
          </w:tcPr>
          <w:p w14:paraId="18840615" w14:textId="77777777" w:rsidR="00584C06" w:rsidRPr="00584C06" w:rsidRDefault="00584C06" w:rsidP="00584C06">
            <w:pPr>
              <w:spacing w:after="0" w:line="240" w:lineRule="auto"/>
              <w:rPr>
                <w:ins w:id="156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567" w:author="María_Nole" w:date="2023-06-14T14:12:00Z">
                  <w:rPr>
                    <w:ins w:id="156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56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57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MORENO ORTEGA NORMA YOLANDA</w:t>
              </w:r>
            </w:ins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1571" w:author="María_Nole" w:date="2023-06-14T14:11:00Z">
              <w:tcPr>
                <w:tcW w:w="3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1BEA0456" w14:textId="77777777" w:rsidR="00584C06" w:rsidRPr="00584C06" w:rsidRDefault="00584C06" w:rsidP="00584C06">
            <w:pPr>
              <w:spacing w:after="0" w:line="240" w:lineRule="auto"/>
              <w:rPr>
                <w:ins w:id="157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573" w:author="María_Nole" w:date="2023-06-14T14:12:00Z">
                  <w:rPr>
                    <w:ins w:id="157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57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57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CODIGO DE TRABAJO</w:t>
              </w:r>
            </w:ins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577" w:author="María_Nole" w:date="2023-06-14T14:11:00Z">
              <w:tcPr>
                <w:tcW w:w="15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7BB518C3" w14:textId="77777777" w:rsidR="00584C06" w:rsidRPr="00584C06" w:rsidRDefault="00584C06" w:rsidP="00584C06">
            <w:pPr>
              <w:spacing w:after="0" w:line="240" w:lineRule="auto"/>
              <w:rPr>
                <w:ins w:id="157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579" w:author="María_Nole" w:date="2023-06-14T14:12:00Z">
                  <w:rPr>
                    <w:ins w:id="158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58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58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08/05/1959</w:t>
              </w:r>
            </w:ins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  <w:tcPrChange w:id="1583" w:author="María_Nole" w:date="2023-06-14T14:11:00Z">
              <w:tcPr>
                <w:tcW w:w="150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vAlign w:val="bottom"/>
                <w:hideMark/>
              </w:tcPr>
            </w:tcPrChange>
          </w:tcPr>
          <w:p w14:paraId="6D83FE44" w14:textId="77777777" w:rsidR="00584C06" w:rsidRPr="00584C06" w:rsidRDefault="00584C06" w:rsidP="00584C06">
            <w:pPr>
              <w:spacing w:after="0" w:line="240" w:lineRule="auto"/>
              <w:rPr>
                <w:ins w:id="1584" w:author="María_Nole" w:date="2023-06-14T14:11:00Z"/>
                <w:rFonts w:eastAsia="Times New Roman" w:cstheme="minorHAnsi"/>
                <w:sz w:val="12"/>
                <w:szCs w:val="12"/>
                <w:lang w:eastAsia="es-EC"/>
                <w:rPrChange w:id="1585" w:author="María_Nole" w:date="2023-06-14T14:12:00Z">
                  <w:rPr>
                    <w:ins w:id="1586" w:author="María_Nole" w:date="2023-06-14T14:11:00Z"/>
                    <w:rFonts w:ascii="Calibri" w:eastAsia="Times New Roman" w:hAnsi="Calibri" w:cs="Calibri"/>
                    <w:sz w:val="20"/>
                    <w:szCs w:val="20"/>
                    <w:lang w:eastAsia="es-EC"/>
                  </w:rPr>
                </w:rPrChange>
              </w:rPr>
            </w:pPr>
            <w:ins w:id="1587" w:author="María_Nole" w:date="2023-06-14T14:11:00Z">
              <w:r w:rsidRPr="00584C06">
                <w:rPr>
                  <w:rFonts w:eastAsia="Times New Roman" w:cstheme="minorHAnsi"/>
                  <w:sz w:val="12"/>
                  <w:szCs w:val="12"/>
                  <w:lang w:eastAsia="es-EC"/>
                  <w:rPrChange w:id="1588" w:author="María_Nole" w:date="2023-06-14T14:12:00Z">
                    <w:rPr>
                      <w:rFonts w:ascii="Calibri" w:eastAsia="Times New Roman" w:hAnsi="Calibri" w:cs="Calibri"/>
                      <w:sz w:val="20"/>
                      <w:szCs w:val="20"/>
                      <w:lang w:eastAsia="es-EC"/>
                    </w:rPr>
                  </w:rPrChange>
                </w:rPr>
                <w:t>31/10/2022</w:t>
              </w:r>
            </w:ins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1589" w:author="María_Nole" w:date="2023-06-14T14:11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7BBE5DE0" w14:textId="77777777" w:rsidR="00584C06" w:rsidRPr="00584C06" w:rsidRDefault="00584C06" w:rsidP="00584C06">
            <w:pPr>
              <w:spacing w:after="0" w:line="240" w:lineRule="auto"/>
              <w:rPr>
                <w:ins w:id="159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591" w:author="María_Nole" w:date="2023-06-14T14:12:00Z">
                  <w:rPr>
                    <w:ins w:id="159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59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59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JUBILACIÓN</w:t>
              </w:r>
            </w:ins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595" w:author="María_Nole" w:date="2023-06-14T14:11:00Z">
              <w:tcPr>
                <w:tcW w:w="222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51245F39" w14:textId="77777777" w:rsidR="00584C06" w:rsidRPr="00584C06" w:rsidRDefault="00584C06" w:rsidP="00584C06">
            <w:pPr>
              <w:spacing w:after="0" w:line="240" w:lineRule="auto"/>
              <w:rPr>
                <w:ins w:id="159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597" w:author="María_Nole" w:date="2023-06-14T14:12:00Z">
                  <w:rPr>
                    <w:ins w:id="159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59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60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  <w:tcPrChange w:id="1601" w:author="María_Nole" w:date="2023-06-14T14:11:00Z">
              <w:tcPr>
                <w:tcW w:w="26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vAlign w:val="bottom"/>
                <w:hideMark/>
              </w:tcPr>
            </w:tcPrChange>
          </w:tcPr>
          <w:p w14:paraId="7B65E97E" w14:textId="77777777" w:rsidR="00584C06" w:rsidRPr="00584C06" w:rsidRDefault="00584C06" w:rsidP="00584C06">
            <w:pPr>
              <w:spacing w:after="0" w:line="240" w:lineRule="auto"/>
              <w:rPr>
                <w:ins w:id="1602" w:author="María_Nole" w:date="2023-06-14T14:11:00Z"/>
                <w:rFonts w:eastAsia="Times New Roman" w:cstheme="minorHAnsi"/>
                <w:sz w:val="12"/>
                <w:szCs w:val="12"/>
                <w:lang w:eastAsia="es-EC"/>
                <w:rPrChange w:id="1603" w:author="María_Nole" w:date="2023-06-14T14:12:00Z">
                  <w:rPr>
                    <w:ins w:id="1604" w:author="María_Nole" w:date="2023-06-14T14:11:00Z"/>
                    <w:rFonts w:ascii="Calibri" w:eastAsia="Times New Roman" w:hAnsi="Calibri" w:cs="Calibri"/>
                    <w:sz w:val="20"/>
                    <w:szCs w:val="20"/>
                    <w:lang w:eastAsia="es-EC"/>
                  </w:rPr>
                </w:rPrChange>
              </w:rPr>
            </w:pPr>
            <w:ins w:id="1605" w:author="María_Nole" w:date="2023-06-14T14:11:00Z">
              <w:r w:rsidRPr="00584C06">
                <w:rPr>
                  <w:rFonts w:eastAsia="Times New Roman" w:cstheme="minorHAnsi"/>
                  <w:sz w:val="12"/>
                  <w:szCs w:val="12"/>
                  <w:lang w:eastAsia="es-EC"/>
                  <w:rPrChange w:id="1606" w:author="María_Nole" w:date="2023-06-14T14:12:00Z">
                    <w:rPr>
                      <w:rFonts w:ascii="Calibri" w:eastAsia="Times New Roman" w:hAnsi="Calibri" w:cs="Calibri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1607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0FBB742C" w14:textId="77777777" w:rsidR="00584C06" w:rsidRPr="00584C06" w:rsidRDefault="00584C06" w:rsidP="00584C06">
            <w:pPr>
              <w:spacing w:after="0" w:line="240" w:lineRule="auto"/>
              <w:rPr>
                <w:ins w:id="160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609" w:author="María_Nole" w:date="2023-06-14T14:12:00Z">
                  <w:rPr>
                    <w:ins w:id="161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61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61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1613" w:author="María_Nole" w:date="2023-06-14T14:11:00Z">
              <w:tcPr>
                <w:tcW w:w="117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256476F4" w14:textId="77777777" w:rsidR="00584C06" w:rsidRPr="00584C06" w:rsidRDefault="00584C06" w:rsidP="00584C06">
            <w:pPr>
              <w:spacing w:after="0" w:line="240" w:lineRule="auto"/>
              <w:rPr>
                <w:ins w:id="161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615" w:author="María_Nole" w:date="2023-06-14T14:12:00Z">
                  <w:rPr>
                    <w:ins w:id="161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61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61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619" w:author="María_Nole" w:date="2023-06-14T14:11:00Z">
              <w:tcPr>
                <w:tcW w:w="112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1A34469C" w14:textId="77777777" w:rsidR="00584C06" w:rsidRPr="00584C06" w:rsidRDefault="00584C06" w:rsidP="00584C06">
            <w:pPr>
              <w:spacing w:after="0" w:line="240" w:lineRule="auto"/>
              <w:rPr>
                <w:ins w:id="162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621" w:author="María_Nole" w:date="2023-06-14T14:12:00Z">
                  <w:rPr>
                    <w:ins w:id="162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62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62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625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62858B96" w14:textId="77777777" w:rsidR="00584C06" w:rsidRPr="00584C06" w:rsidRDefault="00584C06" w:rsidP="00584C06">
            <w:pPr>
              <w:spacing w:after="0" w:line="240" w:lineRule="auto"/>
              <w:rPr>
                <w:ins w:id="162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627" w:author="María_Nole" w:date="2023-06-14T14:12:00Z">
                  <w:rPr>
                    <w:ins w:id="162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62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63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631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3848ED2F" w14:textId="77777777" w:rsidR="00584C06" w:rsidRPr="00584C06" w:rsidRDefault="00584C06" w:rsidP="00584C06">
            <w:pPr>
              <w:spacing w:after="0" w:line="240" w:lineRule="auto"/>
              <w:rPr>
                <w:ins w:id="163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633" w:author="María_Nole" w:date="2023-06-14T14:12:00Z">
                  <w:rPr>
                    <w:ins w:id="163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63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63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637" w:author="María_Nole" w:date="2023-06-14T14:11:00Z">
              <w:tcPr>
                <w:tcW w:w="113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60BFE8EF" w14:textId="77777777" w:rsidR="00584C06" w:rsidRPr="00584C06" w:rsidRDefault="00584C06" w:rsidP="00584C06">
            <w:pPr>
              <w:spacing w:after="0" w:line="240" w:lineRule="auto"/>
              <w:rPr>
                <w:ins w:id="163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639" w:author="María_Nole" w:date="2023-06-14T14:12:00Z">
                  <w:rPr>
                    <w:ins w:id="164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64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64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</w:tr>
      <w:tr w:rsidR="00584C06" w:rsidRPr="00584C06" w14:paraId="23148D25" w14:textId="77777777" w:rsidTr="00584C06">
        <w:trPr>
          <w:trHeight w:val="510"/>
          <w:ins w:id="1643" w:author="María_Nole" w:date="2023-06-14T14:11:00Z"/>
          <w:trPrChange w:id="1644" w:author="María_Nole" w:date="2023-06-14T14:11:00Z">
            <w:trPr>
              <w:trHeight w:val="510"/>
            </w:trPr>
          </w:trPrChange>
        </w:trPr>
        <w:tc>
          <w:tcPr>
            <w:tcW w:w="1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1645" w:author="María_Nole" w:date="2023-06-14T14:11:00Z">
              <w:tcPr>
                <w:tcW w:w="67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719ADA36" w14:textId="77777777" w:rsidR="00584C06" w:rsidRPr="00584C06" w:rsidRDefault="00584C06" w:rsidP="00584C06">
            <w:pPr>
              <w:spacing w:after="0" w:line="240" w:lineRule="auto"/>
              <w:rPr>
                <w:ins w:id="164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647" w:author="María_Nole" w:date="2023-06-14T14:12:00Z">
                  <w:rPr>
                    <w:ins w:id="164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64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65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14</w:t>
              </w:r>
            </w:ins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1651" w:author="María_Nole" w:date="2023-06-14T14:11:00Z">
              <w:tcPr>
                <w:tcW w:w="139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5CB24865" w14:textId="77777777" w:rsidR="00584C06" w:rsidRPr="00584C06" w:rsidRDefault="00584C06" w:rsidP="00584C06">
            <w:pPr>
              <w:spacing w:after="0" w:line="240" w:lineRule="auto"/>
              <w:rPr>
                <w:ins w:id="165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653" w:author="María_Nole" w:date="2023-06-14T14:12:00Z">
                  <w:rPr>
                    <w:ins w:id="165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65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65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1101708095</w:t>
              </w:r>
            </w:ins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1657" w:author="María_Nole" w:date="2023-06-14T14:11:00Z">
              <w:tcPr>
                <w:tcW w:w="2594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3E90316B" w14:textId="77777777" w:rsidR="00584C06" w:rsidRPr="00584C06" w:rsidRDefault="00584C06" w:rsidP="00584C06">
            <w:pPr>
              <w:spacing w:after="0" w:line="240" w:lineRule="auto"/>
              <w:rPr>
                <w:ins w:id="165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659" w:author="María_Nole" w:date="2023-06-14T14:12:00Z">
                  <w:rPr>
                    <w:ins w:id="166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66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66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CARRION ALVAREZ TERESA JUDITH</w:t>
              </w:r>
            </w:ins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1663" w:author="María_Nole" w:date="2023-06-14T14:11:00Z">
              <w:tcPr>
                <w:tcW w:w="3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3CC4B0D6" w14:textId="77777777" w:rsidR="00584C06" w:rsidRPr="00584C06" w:rsidRDefault="00584C06" w:rsidP="00584C06">
            <w:pPr>
              <w:spacing w:after="0" w:line="240" w:lineRule="auto"/>
              <w:rPr>
                <w:ins w:id="166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665" w:author="María_Nole" w:date="2023-06-14T14:12:00Z">
                  <w:rPr>
                    <w:ins w:id="166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66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66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LEY ORGANICA DEL SERVICIO PUBLICO</w:t>
              </w:r>
            </w:ins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1669" w:author="María_Nole" w:date="2023-06-14T14:11:00Z">
              <w:tcPr>
                <w:tcW w:w="15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60C0C8D9" w14:textId="77777777" w:rsidR="00584C06" w:rsidRPr="00584C06" w:rsidRDefault="00584C06" w:rsidP="00584C06">
            <w:pPr>
              <w:spacing w:after="0" w:line="240" w:lineRule="auto"/>
              <w:rPr>
                <w:ins w:id="167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671" w:author="María_Nole" w:date="2023-06-14T14:12:00Z">
                  <w:rPr>
                    <w:ins w:id="167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67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67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19/10/1962</w:t>
              </w:r>
            </w:ins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1675" w:author="María_Nole" w:date="2023-06-14T14:11:00Z">
              <w:tcPr>
                <w:tcW w:w="150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5EE61521" w14:textId="77777777" w:rsidR="00584C06" w:rsidRPr="00584C06" w:rsidRDefault="00584C06" w:rsidP="00584C06">
            <w:pPr>
              <w:spacing w:after="0" w:line="240" w:lineRule="auto"/>
              <w:rPr>
                <w:ins w:id="167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677" w:author="María_Nole" w:date="2023-06-14T14:12:00Z">
                  <w:rPr>
                    <w:ins w:id="167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67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68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31/12/2022</w:t>
              </w:r>
            </w:ins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1681" w:author="María_Nole" w:date="2023-06-14T14:11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3BC58D32" w14:textId="77777777" w:rsidR="00584C06" w:rsidRPr="00584C06" w:rsidRDefault="00584C06" w:rsidP="00584C06">
            <w:pPr>
              <w:spacing w:after="0" w:line="240" w:lineRule="auto"/>
              <w:rPr>
                <w:ins w:id="168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683" w:author="María_Nole" w:date="2023-06-14T14:12:00Z">
                  <w:rPr>
                    <w:ins w:id="168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68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68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JUBILACIÓN</w:t>
              </w:r>
            </w:ins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1687" w:author="María_Nole" w:date="2023-06-14T14:11:00Z">
              <w:tcPr>
                <w:tcW w:w="222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24C69AD2" w14:textId="77777777" w:rsidR="00584C06" w:rsidRPr="00584C06" w:rsidRDefault="00584C06" w:rsidP="00584C06">
            <w:pPr>
              <w:spacing w:after="0" w:line="240" w:lineRule="auto"/>
              <w:rPr>
                <w:ins w:id="168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689" w:author="María_Nole" w:date="2023-06-14T14:12:00Z">
                  <w:rPr>
                    <w:ins w:id="169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69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69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1693" w:author="María_Nole" w:date="2023-06-14T14:11:00Z">
              <w:tcPr>
                <w:tcW w:w="26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722E3417" w14:textId="77777777" w:rsidR="00584C06" w:rsidRPr="00584C06" w:rsidRDefault="00584C06" w:rsidP="00584C06">
            <w:pPr>
              <w:spacing w:after="0" w:line="240" w:lineRule="auto"/>
              <w:rPr>
                <w:ins w:id="169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695" w:author="María_Nole" w:date="2023-06-14T14:12:00Z">
                  <w:rPr>
                    <w:ins w:id="169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69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69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1699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71915355" w14:textId="77777777" w:rsidR="00584C06" w:rsidRPr="00584C06" w:rsidRDefault="00584C06" w:rsidP="00584C06">
            <w:pPr>
              <w:spacing w:after="0" w:line="240" w:lineRule="auto"/>
              <w:rPr>
                <w:ins w:id="170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701" w:author="María_Nole" w:date="2023-06-14T14:12:00Z">
                  <w:rPr>
                    <w:ins w:id="170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70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70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1705" w:author="María_Nole" w:date="2023-06-14T14:11:00Z">
              <w:tcPr>
                <w:tcW w:w="117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6F36E32E" w14:textId="77777777" w:rsidR="00584C06" w:rsidRPr="00584C06" w:rsidRDefault="00584C06" w:rsidP="00584C06">
            <w:pPr>
              <w:spacing w:after="0" w:line="240" w:lineRule="auto"/>
              <w:rPr>
                <w:ins w:id="170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707" w:author="María_Nole" w:date="2023-06-14T14:12:00Z">
                  <w:rPr>
                    <w:ins w:id="170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70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71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711" w:author="María_Nole" w:date="2023-06-14T14:11:00Z">
              <w:tcPr>
                <w:tcW w:w="112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27B64CEE" w14:textId="77777777" w:rsidR="00584C06" w:rsidRPr="00584C06" w:rsidRDefault="00584C06" w:rsidP="00584C06">
            <w:pPr>
              <w:spacing w:after="0" w:line="240" w:lineRule="auto"/>
              <w:rPr>
                <w:ins w:id="171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713" w:author="María_Nole" w:date="2023-06-14T14:12:00Z">
                  <w:rPr>
                    <w:ins w:id="171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71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71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1717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17B20B9F" w14:textId="77777777" w:rsidR="00584C06" w:rsidRPr="00584C06" w:rsidRDefault="00584C06" w:rsidP="00584C06">
            <w:pPr>
              <w:spacing w:after="0" w:line="240" w:lineRule="auto"/>
              <w:rPr>
                <w:ins w:id="171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719" w:author="María_Nole" w:date="2023-06-14T14:12:00Z">
                  <w:rPr>
                    <w:ins w:id="172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72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72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723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24749F57" w14:textId="77777777" w:rsidR="00584C06" w:rsidRPr="00584C06" w:rsidRDefault="00584C06" w:rsidP="00584C06">
            <w:pPr>
              <w:spacing w:after="0" w:line="240" w:lineRule="auto"/>
              <w:rPr>
                <w:ins w:id="172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725" w:author="María_Nole" w:date="2023-06-14T14:12:00Z">
                  <w:rPr>
                    <w:ins w:id="172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72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72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1729" w:author="María_Nole" w:date="2023-06-14T14:11:00Z">
              <w:tcPr>
                <w:tcW w:w="113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29119882" w14:textId="77777777" w:rsidR="00584C06" w:rsidRPr="00584C06" w:rsidRDefault="00584C06" w:rsidP="00584C06">
            <w:pPr>
              <w:spacing w:after="0" w:line="240" w:lineRule="auto"/>
              <w:rPr>
                <w:ins w:id="173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731" w:author="María_Nole" w:date="2023-06-14T14:12:00Z">
                  <w:rPr>
                    <w:ins w:id="173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73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73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16H41</w:t>
              </w:r>
            </w:ins>
          </w:p>
        </w:tc>
      </w:tr>
      <w:tr w:rsidR="00584C06" w:rsidRPr="00584C06" w14:paraId="761E1ED1" w14:textId="77777777" w:rsidTr="00584C06">
        <w:trPr>
          <w:trHeight w:val="510"/>
          <w:ins w:id="1735" w:author="María_Nole" w:date="2023-06-14T14:11:00Z"/>
          <w:trPrChange w:id="1736" w:author="María_Nole" w:date="2023-06-14T14:11:00Z">
            <w:trPr>
              <w:trHeight w:val="510"/>
            </w:trPr>
          </w:trPrChange>
        </w:trPr>
        <w:tc>
          <w:tcPr>
            <w:tcW w:w="1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1737" w:author="María_Nole" w:date="2023-06-14T14:11:00Z">
              <w:tcPr>
                <w:tcW w:w="67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667776B7" w14:textId="77777777" w:rsidR="00584C06" w:rsidRPr="00584C06" w:rsidRDefault="00584C06" w:rsidP="00584C06">
            <w:pPr>
              <w:spacing w:after="0" w:line="240" w:lineRule="auto"/>
              <w:rPr>
                <w:ins w:id="173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739" w:author="María_Nole" w:date="2023-06-14T14:12:00Z">
                  <w:rPr>
                    <w:ins w:id="174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74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74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15</w:t>
              </w:r>
            </w:ins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1743" w:author="María_Nole" w:date="2023-06-14T14:11:00Z">
              <w:tcPr>
                <w:tcW w:w="139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1012461E" w14:textId="77777777" w:rsidR="00584C06" w:rsidRPr="00584C06" w:rsidRDefault="00584C06" w:rsidP="00584C06">
            <w:pPr>
              <w:spacing w:after="0" w:line="240" w:lineRule="auto"/>
              <w:rPr>
                <w:ins w:id="174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745" w:author="María_Nole" w:date="2023-06-14T14:12:00Z">
                  <w:rPr>
                    <w:ins w:id="174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74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74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1102184890</w:t>
              </w:r>
            </w:ins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1749" w:author="María_Nole" w:date="2023-06-14T14:11:00Z">
              <w:tcPr>
                <w:tcW w:w="2594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28189523" w14:textId="77777777" w:rsidR="00584C06" w:rsidRPr="00584C06" w:rsidRDefault="00584C06" w:rsidP="00584C06">
            <w:pPr>
              <w:spacing w:after="0" w:line="240" w:lineRule="auto"/>
              <w:rPr>
                <w:ins w:id="175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751" w:author="María_Nole" w:date="2023-06-14T14:12:00Z">
                  <w:rPr>
                    <w:ins w:id="175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75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75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CORONEL CELI CECILIA MARGARITA</w:t>
              </w:r>
            </w:ins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1755" w:author="María_Nole" w:date="2023-06-14T14:11:00Z">
              <w:tcPr>
                <w:tcW w:w="3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521E27F2" w14:textId="77777777" w:rsidR="00584C06" w:rsidRPr="00584C06" w:rsidRDefault="00584C06" w:rsidP="00584C06">
            <w:pPr>
              <w:spacing w:after="0" w:line="240" w:lineRule="auto"/>
              <w:rPr>
                <w:ins w:id="175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757" w:author="María_Nole" w:date="2023-06-14T14:12:00Z">
                  <w:rPr>
                    <w:ins w:id="175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75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76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LEY ORGANICA DEL SERVICIO PUBLICO</w:t>
              </w:r>
            </w:ins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1761" w:author="María_Nole" w:date="2023-06-14T14:11:00Z">
              <w:tcPr>
                <w:tcW w:w="15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69EF4CA6" w14:textId="77777777" w:rsidR="00584C06" w:rsidRPr="00584C06" w:rsidRDefault="00584C06" w:rsidP="00584C06">
            <w:pPr>
              <w:spacing w:after="0" w:line="240" w:lineRule="auto"/>
              <w:rPr>
                <w:ins w:id="176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763" w:author="María_Nole" w:date="2023-06-14T14:12:00Z">
                  <w:rPr>
                    <w:ins w:id="176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76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76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10/05/1962</w:t>
              </w:r>
            </w:ins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1767" w:author="María_Nole" w:date="2023-06-14T14:11:00Z">
              <w:tcPr>
                <w:tcW w:w="150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1C5C5F10" w14:textId="77777777" w:rsidR="00584C06" w:rsidRPr="00584C06" w:rsidRDefault="00584C06" w:rsidP="00584C06">
            <w:pPr>
              <w:spacing w:after="0" w:line="240" w:lineRule="auto"/>
              <w:rPr>
                <w:ins w:id="176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769" w:author="María_Nole" w:date="2023-06-14T14:12:00Z">
                  <w:rPr>
                    <w:ins w:id="177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77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77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31/12/2022</w:t>
              </w:r>
            </w:ins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1773" w:author="María_Nole" w:date="2023-06-14T14:11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1EB7ABBA" w14:textId="77777777" w:rsidR="00584C06" w:rsidRPr="00584C06" w:rsidRDefault="00584C06" w:rsidP="00584C06">
            <w:pPr>
              <w:spacing w:after="0" w:line="240" w:lineRule="auto"/>
              <w:rPr>
                <w:ins w:id="177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775" w:author="María_Nole" w:date="2023-06-14T14:12:00Z">
                  <w:rPr>
                    <w:ins w:id="177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77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77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JUBILACIÓN</w:t>
              </w:r>
            </w:ins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1779" w:author="María_Nole" w:date="2023-06-14T14:11:00Z">
              <w:tcPr>
                <w:tcW w:w="222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0743B9EB" w14:textId="77777777" w:rsidR="00584C06" w:rsidRPr="00584C06" w:rsidRDefault="00584C06" w:rsidP="00584C06">
            <w:pPr>
              <w:spacing w:after="0" w:line="240" w:lineRule="auto"/>
              <w:rPr>
                <w:ins w:id="178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781" w:author="María_Nole" w:date="2023-06-14T14:12:00Z">
                  <w:rPr>
                    <w:ins w:id="178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78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78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1785" w:author="María_Nole" w:date="2023-06-14T14:11:00Z">
              <w:tcPr>
                <w:tcW w:w="26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4C401A74" w14:textId="77777777" w:rsidR="00584C06" w:rsidRPr="00584C06" w:rsidRDefault="00584C06" w:rsidP="00584C06">
            <w:pPr>
              <w:spacing w:after="0" w:line="240" w:lineRule="auto"/>
              <w:rPr>
                <w:ins w:id="178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787" w:author="María_Nole" w:date="2023-06-14T14:12:00Z">
                  <w:rPr>
                    <w:ins w:id="178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78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79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1791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5243A2D1" w14:textId="77777777" w:rsidR="00584C06" w:rsidRPr="00584C06" w:rsidRDefault="00584C06" w:rsidP="00584C06">
            <w:pPr>
              <w:spacing w:after="0" w:line="240" w:lineRule="auto"/>
              <w:rPr>
                <w:ins w:id="179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793" w:author="María_Nole" w:date="2023-06-14T14:12:00Z">
                  <w:rPr>
                    <w:ins w:id="179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79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79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1797" w:author="María_Nole" w:date="2023-06-14T14:11:00Z">
              <w:tcPr>
                <w:tcW w:w="117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07C9FB21" w14:textId="77777777" w:rsidR="00584C06" w:rsidRPr="00584C06" w:rsidRDefault="00584C06" w:rsidP="00584C06">
            <w:pPr>
              <w:spacing w:after="0" w:line="240" w:lineRule="auto"/>
              <w:rPr>
                <w:ins w:id="179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799" w:author="María_Nole" w:date="2023-06-14T14:12:00Z">
                  <w:rPr>
                    <w:ins w:id="180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80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80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803" w:author="María_Nole" w:date="2023-06-14T14:11:00Z">
              <w:tcPr>
                <w:tcW w:w="112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6AB3D43D" w14:textId="77777777" w:rsidR="00584C06" w:rsidRPr="00584C06" w:rsidRDefault="00584C06" w:rsidP="00584C06">
            <w:pPr>
              <w:spacing w:after="0" w:line="240" w:lineRule="auto"/>
              <w:rPr>
                <w:ins w:id="180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805" w:author="María_Nole" w:date="2023-06-14T14:12:00Z">
                  <w:rPr>
                    <w:ins w:id="180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80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80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1809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0FE20B4B" w14:textId="77777777" w:rsidR="00584C06" w:rsidRPr="00584C06" w:rsidRDefault="00584C06" w:rsidP="00584C06">
            <w:pPr>
              <w:spacing w:after="0" w:line="240" w:lineRule="auto"/>
              <w:rPr>
                <w:ins w:id="181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811" w:author="María_Nole" w:date="2023-06-14T14:12:00Z">
                  <w:rPr>
                    <w:ins w:id="181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81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81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815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6DD7FBA2" w14:textId="77777777" w:rsidR="00584C06" w:rsidRPr="00584C06" w:rsidRDefault="00584C06" w:rsidP="00584C06">
            <w:pPr>
              <w:spacing w:after="0" w:line="240" w:lineRule="auto"/>
              <w:rPr>
                <w:ins w:id="181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817" w:author="María_Nole" w:date="2023-06-14T14:12:00Z">
                  <w:rPr>
                    <w:ins w:id="181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81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82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1821" w:author="María_Nole" w:date="2023-06-14T14:11:00Z">
              <w:tcPr>
                <w:tcW w:w="113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11DD6952" w14:textId="77777777" w:rsidR="00584C06" w:rsidRPr="00584C06" w:rsidRDefault="00584C06" w:rsidP="00584C06">
            <w:pPr>
              <w:spacing w:after="0" w:line="240" w:lineRule="auto"/>
              <w:rPr>
                <w:ins w:id="182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823" w:author="María_Nole" w:date="2023-06-14T14:12:00Z">
                  <w:rPr>
                    <w:ins w:id="182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82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82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16H41</w:t>
              </w:r>
            </w:ins>
          </w:p>
        </w:tc>
      </w:tr>
      <w:tr w:rsidR="00584C06" w:rsidRPr="00584C06" w14:paraId="114A8463" w14:textId="77777777" w:rsidTr="00584C06">
        <w:trPr>
          <w:trHeight w:val="510"/>
          <w:ins w:id="1827" w:author="María_Nole" w:date="2023-06-14T14:11:00Z"/>
          <w:trPrChange w:id="1828" w:author="María_Nole" w:date="2023-06-14T14:11:00Z">
            <w:trPr>
              <w:trHeight w:val="510"/>
            </w:trPr>
          </w:trPrChange>
        </w:trPr>
        <w:tc>
          <w:tcPr>
            <w:tcW w:w="1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1829" w:author="María_Nole" w:date="2023-06-14T14:11:00Z">
              <w:tcPr>
                <w:tcW w:w="67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7C912252" w14:textId="77777777" w:rsidR="00584C06" w:rsidRPr="00584C06" w:rsidRDefault="00584C06" w:rsidP="00584C06">
            <w:pPr>
              <w:spacing w:after="0" w:line="240" w:lineRule="auto"/>
              <w:rPr>
                <w:ins w:id="183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831" w:author="María_Nole" w:date="2023-06-14T14:12:00Z">
                  <w:rPr>
                    <w:ins w:id="183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83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83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16</w:t>
              </w:r>
            </w:ins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1835" w:author="María_Nole" w:date="2023-06-14T14:11:00Z">
              <w:tcPr>
                <w:tcW w:w="139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66DEA14B" w14:textId="77777777" w:rsidR="00584C06" w:rsidRPr="00584C06" w:rsidRDefault="00584C06" w:rsidP="00584C06">
            <w:pPr>
              <w:spacing w:after="0" w:line="240" w:lineRule="auto"/>
              <w:rPr>
                <w:ins w:id="183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837" w:author="María_Nole" w:date="2023-06-14T14:12:00Z">
                  <w:rPr>
                    <w:ins w:id="183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83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84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1101916409</w:t>
              </w:r>
            </w:ins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1841" w:author="María_Nole" w:date="2023-06-14T14:11:00Z">
              <w:tcPr>
                <w:tcW w:w="2594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05DE9DAE" w14:textId="77777777" w:rsidR="00584C06" w:rsidRPr="00584C06" w:rsidRDefault="00584C06" w:rsidP="00584C06">
            <w:pPr>
              <w:spacing w:after="0" w:line="240" w:lineRule="auto"/>
              <w:rPr>
                <w:ins w:id="184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843" w:author="María_Nole" w:date="2023-06-14T14:12:00Z">
                  <w:rPr>
                    <w:ins w:id="184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84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84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GONZALEZ SISALIMA ESTELA MARIA</w:t>
              </w:r>
            </w:ins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1847" w:author="María_Nole" w:date="2023-06-14T14:11:00Z">
              <w:tcPr>
                <w:tcW w:w="3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4853D11C" w14:textId="77777777" w:rsidR="00584C06" w:rsidRPr="00584C06" w:rsidRDefault="00584C06" w:rsidP="00584C06">
            <w:pPr>
              <w:spacing w:after="0" w:line="240" w:lineRule="auto"/>
              <w:rPr>
                <w:ins w:id="184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849" w:author="María_Nole" w:date="2023-06-14T14:12:00Z">
                  <w:rPr>
                    <w:ins w:id="185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85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85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LEY ORGANICA DEL SERVICIO PUBLICO</w:t>
              </w:r>
            </w:ins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1853" w:author="María_Nole" w:date="2023-06-14T14:11:00Z">
              <w:tcPr>
                <w:tcW w:w="15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528A0227" w14:textId="77777777" w:rsidR="00584C06" w:rsidRPr="00584C06" w:rsidRDefault="00584C06" w:rsidP="00584C06">
            <w:pPr>
              <w:spacing w:after="0" w:line="240" w:lineRule="auto"/>
              <w:rPr>
                <w:ins w:id="185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855" w:author="María_Nole" w:date="2023-06-14T14:12:00Z">
                  <w:rPr>
                    <w:ins w:id="185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85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85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02/06/1960</w:t>
              </w:r>
            </w:ins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1859" w:author="María_Nole" w:date="2023-06-14T14:11:00Z">
              <w:tcPr>
                <w:tcW w:w="150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138169FD" w14:textId="77777777" w:rsidR="00584C06" w:rsidRPr="00584C06" w:rsidRDefault="00584C06" w:rsidP="00584C06">
            <w:pPr>
              <w:spacing w:after="0" w:line="240" w:lineRule="auto"/>
              <w:rPr>
                <w:ins w:id="186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861" w:author="María_Nole" w:date="2023-06-14T14:12:00Z">
                  <w:rPr>
                    <w:ins w:id="186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86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86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31/12/2022</w:t>
              </w:r>
            </w:ins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1865" w:author="María_Nole" w:date="2023-06-14T14:11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66CBBDE3" w14:textId="77777777" w:rsidR="00584C06" w:rsidRPr="00584C06" w:rsidRDefault="00584C06" w:rsidP="00584C06">
            <w:pPr>
              <w:spacing w:after="0" w:line="240" w:lineRule="auto"/>
              <w:rPr>
                <w:ins w:id="186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867" w:author="María_Nole" w:date="2023-06-14T14:12:00Z">
                  <w:rPr>
                    <w:ins w:id="186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86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87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JUBILACIÓN</w:t>
              </w:r>
            </w:ins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1871" w:author="María_Nole" w:date="2023-06-14T14:11:00Z">
              <w:tcPr>
                <w:tcW w:w="222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3140A966" w14:textId="77777777" w:rsidR="00584C06" w:rsidRPr="00584C06" w:rsidRDefault="00584C06" w:rsidP="00584C06">
            <w:pPr>
              <w:spacing w:after="0" w:line="240" w:lineRule="auto"/>
              <w:rPr>
                <w:ins w:id="187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873" w:author="María_Nole" w:date="2023-06-14T14:12:00Z">
                  <w:rPr>
                    <w:ins w:id="187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87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87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1877" w:author="María_Nole" w:date="2023-06-14T14:11:00Z">
              <w:tcPr>
                <w:tcW w:w="26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18AF722B" w14:textId="77777777" w:rsidR="00584C06" w:rsidRPr="00584C06" w:rsidRDefault="00584C06" w:rsidP="00584C06">
            <w:pPr>
              <w:spacing w:after="0" w:line="240" w:lineRule="auto"/>
              <w:rPr>
                <w:ins w:id="187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879" w:author="María_Nole" w:date="2023-06-14T14:12:00Z">
                  <w:rPr>
                    <w:ins w:id="188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88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88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1883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1DBB935F" w14:textId="77777777" w:rsidR="00584C06" w:rsidRPr="00584C06" w:rsidRDefault="00584C06" w:rsidP="00584C06">
            <w:pPr>
              <w:spacing w:after="0" w:line="240" w:lineRule="auto"/>
              <w:rPr>
                <w:ins w:id="188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885" w:author="María_Nole" w:date="2023-06-14T14:12:00Z">
                  <w:rPr>
                    <w:ins w:id="188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88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88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1889" w:author="María_Nole" w:date="2023-06-14T14:11:00Z">
              <w:tcPr>
                <w:tcW w:w="117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40115C62" w14:textId="77777777" w:rsidR="00584C06" w:rsidRPr="00584C06" w:rsidRDefault="00584C06" w:rsidP="00584C06">
            <w:pPr>
              <w:spacing w:after="0" w:line="240" w:lineRule="auto"/>
              <w:rPr>
                <w:ins w:id="189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891" w:author="María_Nole" w:date="2023-06-14T14:12:00Z">
                  <w:rPr>
                    <w:ins w:id="189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89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89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895" w:author="María_Nole" w:date="2023-06-14T14:11:00Z">
              <w:tcPr>
                <w:tcW w:w="112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7511F045" w14:textId="77777777" w:rsidR="00584C06" w:rsidRPr="00584C06" w:rsidRDefault="00584C06" w:rsidP="00584C06">
            <w:pPr>
              <w:spacing w:after="0" w:line="240" w:lineRule="auto"/>
              <w:rPr>
                <w:ins w:id="189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897" w:author="María_Nole" w:date="2023-06-14T14:12:00Z">
                  <w:rPr>
                    <w:ins w:id="189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89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90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1901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4C3B6AA5" w14:textId="77777777" w:rsidR="00584C06" w:rsidRPr="00584C06" w:rsidRDefault="00584C06" w:rsidP="00584C06">
            <w:pPr>
              <w:spacing w:after="0" w:line="240" w:lineRule="auto"/>
              <w:rPr>
                <w:ins w:id="190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903" w:author="María_Nole" w:date="2023-06-14T14:12:00Z">
                  <w:rPr>
                    <w:ins w:id="190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90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90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907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1E772538" w14:textId="77777777" w:rsidR="00584C06" w:rsidRPr="00584C06" w:rsidRDefault="00584C06" w:rsidP="00584C06">
            <w:pPr>
              <w:spacing w:after="0" w:line="240" w:lineRule="auto"/>
              <w:rPr>
                <w:ins w:id="190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909" w:author="María_Nole" w:date="2023-06-14T14:12:00Z">
                  <w:rPr>
                    <w:ins w:id="191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91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91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1913" w:author="María_Nole" w:date="2023-06-14T14:11:00Z">
              <w:tcPr>
                <w:tcW w:w="113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5BDB90B0" w14:textId="77777777" w:rsidR="00584C06" w:rsidRPr="00584C06" w:rsidRDefault="00584C06" w:rsidP="00584C06">
            <w:pPr>
              <w:spacing w:after="0" w:line="240" w:lineRule="auto"/>
              <w:rPr>
                <w:ins w:id="191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915" w:author="María_Nole" w:date="2023-06-14T14:12:00Z">
                  <w:rPr>
                    <w:ins w:id="191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91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91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16H42</w:t>
              </w:r>
            </w:ins>
          </w:p>
        </w:tc>
      </w:tr>
      <w:tr w:rsidR="00584C06" w:rsidRPr="00584C06" w14:paraId="1B71720A" w14:textId="77777777" w:rsidTr="00584C06">
        <w:trPr>
          <w:trHeight w:val="510"/>
          <w:ins w:id="1919" w:author="María_Nole" w:date="2023-06-14T14:11:00Z"/>
          <w:trPrChange w:id="1920" w:author="María_Nole" w:date="2023-06-14T14:11:00Z">
            <w:trPr>
              <w:trHeight w:val="510"/>
            </w:trPr>
          </w:trPrChange>
        </w:trPr>
        <w:tc>
          <w:tcPr>
            <w:tcW w:w="1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1921" w:author="María_Nole" w:date="2023-06-14T14:11:00Z">
              <w:tcPr>
                <w:tcW w:w="67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72C57246" w14:textId="77777777" w:rsidR="00584C06" w:rsidRPr="00584C06" w:rsidRDefault="00584C06" w:rsidP="00584C06">
            <w:pPr>
              <w:spacing w:after="0" w:line="240" w:lineRule="auto"/>
              <w:rPr>
                <w:ins w:id="192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923" w:author="María_Nole" w:date="2023-06-14T14:12:00Z">
                  <w:rPr>
                    <w:ins w:id="192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92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92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17</w:t>
              </w:r>
            </w:ins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1927" w:author="María_Nole" w:date="2023-06-14T14:11:00Z">
              <w:tcPr>
                <w:tcW w:w="139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1BBDDCFF" w14:textId="77777777" w:rsidR="00584C06" w:rsidRPr="00584C06" w:rsidRDefault="00584C06" w:rsidP="00584C06">
            <w:pPr>
              <w:spacing w:after="0" w:line="240" w:lineRule="auto"/>
              <w:rPr>
                <w:ins w:id="192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929" w:author="María_Nole" w:date="2023-06-14T14:12:00Z">
                  <w:rPr>
                    <w:ins w:id="193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93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93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1102085386</w:t>
              </w:r>
            </w:ins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1933" w:author="María_Nole" w:date="2023-06-14T14:11:00Z">
              <w:tcPr>
                <w:tcW w:w="2594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5DD3D5F6" w14:textId="77777777" w:rsidR="00584C06" w:rsidRPr="00584C06" w:rsidRDefault="00584C06" w:rsidP="00584C06">
            <w:pPr>
              <w:spacing w:after="0" w:line="240" w:lineRule="auto"/>
              <w:rPr>
                <w:ins w:id="193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935" w:author="María_Nole" w:date="2023-06-14T14:12:00Z">
                  <w:rPr>
                    <w:ins w:id="193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93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93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GUERRERO VIVANCO JORGE FREDY</w:t>
              </w:r>
            </w:ins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1939" w:author="María_Nole" w:date="2023-06-14T14:11:00Z">
              <w:tcPr>
                <w:tcW w:w="3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22C42878" w14:textId="77777777" w:rsidR="00584C06" w:rsidRPr="00584C06" w:rsidRDefault="00584C06" w:rsidP="00584C06">
            <w:pPr>
              <w:spacing w:after="0" w:line="240" w:lineRule="auto"/>
              <w:rPr>
                <w:ins w:id="194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941" w:author="María_Nole" w:date="2023-06-14T14:12:00Z">
                  <w:rPr>
                    <w:ins w:id="194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94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94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LEY ORGANICA DEL SERVICIO PUBLICO</w:t>
              </w:r>
            </w:ins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1945" w:author="María_Nole" w:date="2023-06-14T14:11:00Z">
              <w:tcPr>
                <w:tcW w:w="15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5A513EDC" w14:textId="77777777" w:rsidR="00584C06" w:rsidRPr="00584C06" w:rsidRDefault="00584C06" w:rsidP="00584C06">
            <w:pPr>
              <w:spacing w:after="0" w:line="240" w:lineRule="auto"/>
              <w:rPr>
                <w:ins w:id="194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947" w:author="María_Nole" w:date="2023-06-14T14:12:00Z">
                  <w:rPr>
                    <w:ins w:id="194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94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95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15/03/1963</w:t>
              </w:r>
            </w:ins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1951" w:author="María_Nole" w:date="2023-06-14T14:11:00Z">
              <w:tcPr>
                <w:tcW w:w="150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79E571C2" w14:textId="77777777" w:rsidR="00584C06" w:rsidRPr="00584C06" w:rsidRDefault="00584C06" w:rsidP="00584C06">
            <w:pPr>
              <w:spacing w:after="0" w:line="240" w:lineRule="auto"/>
              <w:rPr>
                <w:ins w:id="195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953" w:author="María_Nole" w:date="2023-06-14T14:12:00Z">
                  <w:rPr>
                    <w:ins w:id="195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95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95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31/12/2022</w:t>
              </w:r>
            </w:ins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1957" w:author="María_Nole" w:date="2023-06-14T14:11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724A18A2" w14:textId="77777777" w:rsidR="00584C06" w:rsidRPr="00584C06" w:rsidRDefault="00584C06" w:rsidP="00584C06">
            <w:pPr>
              <w:spacing w:after="0" w:line="240" w:lineRule="auto"/>
              <w:rPr>
                <w:ins w:id="195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959" w:author="María_Nole" w:date="2023-06-14T14:12:00Z">
                  <w:rPr>
                    <w:ins w:id="196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96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96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JUBILACIÓN</w:t>
              </w:r>
            </w:ins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1963" w:author="María_Nole" w:date="2023-06-14T14:11:00Z">
              <w:tcPr>
                <w:tcW w:w="222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1F9FF41E" w14:textId="77777777" w:rsidR="00584C06" w:rsidRPr="00584C06" w:rsidRDefault="00584C06" w:rsidP="00584C06">
            <w:pPr>
              <w:spacing w:after="0" w:line="240" w:lineRule="auto"/>
              <w:rPr>
                <w:ins w:id="196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965" w:author="María_Nole" w:date="2023-06-14T14:12:00Z">
                  <w:rPr>
                    <w:ins w:id="196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96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96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1969" w:author="María_Nole" w:date="2023-06-14T14:11:00Z">
              <w:tcPr>
                <w:tcW w:w="26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5664E0B7" w14:textId="77777777" w:rsidR="00584C06" w:rsidRPr="00584C06" w:rsidRDefault="00584C06" w:rsidP="00584C06">
            <w:pPr>
              <w:spacing w:after="0" w:line="240" w:lineRule="auto"/>
              <w:rPr>
                <w:ins w:id="197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971" w:author="María_Nole" w:date="2023-06-14T14:12:00Z">
                  <w:rPr>
                    <w:ins w:id="197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97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97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1975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770DA0B2" w14:textId="77777777" w:rsidR="00584C06" w:rsidRPr="00584C06" w:rsidRDefault="00584C06" w:rsidP="00584C06">
            <w:pPr>
              <w:spacing w:after="0" w:line="240" w:lineRule="auto"/>
              <w:rPr>
                <w:ins w:id="197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977" w:author="María_Nole" w:date="2023-06-14T14:12:00Z">
                  <w:rPr>
                    <w:ins w:id="197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97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98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1981" w:author="María_Nole" w:date="2023-06-14T14:11:00Z">
              <w:tcPr>
                <w:tcW w:w="117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60DAD329" w14:textId="77777777" w:rsidR="00584C06" w:rsidRPr="00584C06" w:rsidRDefault="00584C06" w:rsidP="00584C06">
            <w:pPr>
              <w:spacing w:after="0" w:line="240" w:lineRule="auto"/>
              <w:rPr>
                <w:ins w:id="198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983" w:author="María_Nole" w:date="2023-06-14T14:12:00Z">
                  <w:rPr>
                    <w:ins w:id="198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98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98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987" w:author="María_Nole" w:date="2023-06-14T14:11:00Z">
              <w:tcPr>
                <w:tcW w:w="112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45E3A788" w14:textId="77777777" w:rsidR="00584C06" w:rsidRPr="00584C06" w:rsidRDefault="00584C06" w:rsidP="00584C06">
            <w:pPr>
              <w:spacing w:after="0" w:line="240" w:lineRule="auto"/>
              <w:rPr>
                <w:ins w:id="198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989" w:author="María_Nole" w:date="2023-06-14T14:12:00Z">
                  <w:rPr>
                    <w:ins w:id="199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99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99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1993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499EEBDD" w14:textId="77777777" w:rsidR="00584C06" w:rsidRPr="00584C06" w:rsidRDefault="00584C06" w:rsidP="00584C06">
            <w:pPr>
              <w:spacing w:after="0" w:line="240" w:lineRule="auto"/>
              <w:rPr>
                <w:ins w:id="199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995" w:author="María_Nole" w:date="2023-06-14T14:12:00Z">
                  <w:rPr>
                    <w:ins w:id="199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99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99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1999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70CB66DB" w14:textId="77777777" w:rsidR="00584C06" w:rsidRPr="00584C06" w:rsidRDefault="00584C06" w:rsidP="00584C06">
            <w:pPr>
              <w:spacing w:after="0" w:line="240" w:lineRule="auto"/>
              <w:rPr>
                <w:ins w:id="200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001" w:author="María_Nole" w:date="2023-06-14T14:12:00Z">
                  <w:rPr>
                    <w:ins w:id="200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00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00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005" w:author="María_Nole" w:date="2023-06-14T14:11:00Z">
              <w:tcPr>
                <w:tcW w:w="113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4635DD23" w14:textId="77777777" w:rsidR="00584C06" w:rsidRPr="00584C06" w:rsidRDefault="00584C06" w:rsidP="00584C06">
            <w:pPr>
              <w:spacing w:after="0" w:line="240" w:lineRule="auto"/>
              <w:rPr>
                <w:ins w:id="200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007" w:author="María_Nole" w:date="2023-06-14T14:12:00Z">
                  <w:rPr>
                    <w:ins w:id="200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00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01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16H42</w:t>
              </w:r>
            </w:ins>
          </w:p>
        </w:tc>
      </w:tr>
      <w:tr w:rsidR="00584C06" w:rsidRPr="00584C06" w14:paraId="73E701E2" w14:textId="77777777" w:rsidTr="00584C06">
        <w:trPr>
          <w:trHeight w:val="300"/>
          <w:ins w:id="2011" w:author="María_Nole" w:date="2023-06-14T14:11:00Z"/>
          <w:trPrChange w:id="2012" w:author="María_Nole" w:date="2023-06-14T14:11:00Z">
            <w:trPr>
              <w:trHeight w:val="300"/>
            </w:trPr>
          </w:trPrChange>
        </w:trPr>
        <w:tc>
          <w:tcPr>
            <w:tcW w:w="1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013" w:author="María_Nole" w:date="2023-06-14T14:11:00Z">
              <w:tcPr>
                <w:tcW w:w="67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6A30B9CE" w14:textId="77777777" w:rsidR="00584C06" w:rsidRPr="00584C06" w:rsidRDefault="00584C06" w:rsidP="00584C06">
            <w:pPr>
              <w:spacing w:after="0" w:line="240" w:lineRule="auto"/>
              <w:rPr>
                <w:ins w:id="201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015" w:author="María_Nole" w:date="2023-06-14T14:12:00Z">
                  <w:rPr>
                    <w:ins w:id="201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01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01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18</w:t>
              </w:r>
            </w:ins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2019" w:author="María_Nole" w:date="2023-06-14T14:11:00Z">
              <w:tcPr>
                <w:tcW w:w="139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6A54FB4F" w14:textId="77777777" w:rsidR="00584C06" w:rsidRPr="00584C06" w:rsidRDefault="00584C06" w:rsidP="00584C06">
            <w:pPr>
              <w:spacing w:after="0" w:line="240" w:lineRule="auto"/>
              <w:rPr>
                <w:ins w:id="202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021" w:author="María_Nole" w:date="2023-06-14T14:12:00Z">
                  <w:rPr>
                    <w:ins w:id="202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02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02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1302155419</w:t>
              </w:r>
            </w:ins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2025" w:author="María_Nole" w:date="2023-06-14T14:11:00Z">
              <w:tcPr>
                <w:tcW w:w="2594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5939FFFB" w14:textId="77777777" w:rsidR="00584C06" w:rsidRPr="00584C06" w:rsidRDefault="00584C06" w:rsidP="00584C06">
            <w:pPr>
              <w:spacing w:after="0" w:line="240" w:lineRule="auto"/>
              <w:rPr>
                <w:ins w:id="202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027" w:author="María_Nole" w:date="2023-06-14T14:12:00Z">
                  <w:rPr>
                    <w:ins w:id="202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02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03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MEZA PITA MARIA AUXILIADORA</w:t>
              </w:r>
            </w:ins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031" w:author="María_Nole" w:date="2023-06-14T14:11:00Z">
              <w:tcPr>
                <w:tcW w:w="3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211E2ACF" w14:textId="77777777" w:rsidR="00584C06" w:rsidRPr="00584C06" w:rsidRDefault="00584C06" w:rsidP="00584C06">
            <w:pPr>
              <w:spacing w:after="0" w:line="240" w:lineRule="auto"/>
              <w:rPr>
                <w:ins w:id="203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033" w:author="María_Nole" w:date="2023-06-14T14:12:00Z">
                  <w:rPr>
                    <w:ins w:id="203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03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03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LEY ORGANICA DEL SERVICIO PUBLICO</w:t>
              </w:r>
            </w:ins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2037" w:author="María_Nole" w:date="2023-06-14T14:11:00Z">
              <w:tcPr>
                <w:tcW w:w="15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1D5D0CE3" w14:textId="77777777" w:rsidR="00584C06" w:rsidRPr="00584C06" w:rsidRDefault="00584C06" w:rsidP="00584C06">
            <w:pPr>
              <w:spacing w:after="0" w:line="240" w:lineRule="auto"/>
              <w:rPr>
                <w:ins w:id="203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039" w:author="María_Nole" w:date="2023-06-14T14:12:00Z">
                  <w:rPr>
                    <w:ins w:id="204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04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04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18/03/1957</w:t>
              </w:r>
            </w:ins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2043" w:author="María_Nole" w:date="2023-06-14T14:11:00Z">
              <w:tcPr>
                <w:tcW w:w="150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15C41119" w14:textId="77777777" w:rsidR="00584C06" w:rsidRPr="00584C06" w:rsidRDefault="00584C06" w:rsidP="00584C06">
            <w:pPr>
              <w:spacing w:after="0" w:line="240" w:lineRule="auto"/>
              <w:rPr>
                <w:ins w:id="204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045" w:author="María_Nole" w:date="2023-06-14T14:12:00Z">
                  <w:rPr>
                    <w:ins w:id="204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04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04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31/12/2022</w:t>
              </w:r>
            </w:ins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049" w:author="María_Nole" w:date="2023-06-14T14:11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1DD09B24" w14:textId="77777777" w:rsidR="00584C06" w:rsidRPr="00584C06" w:rsidRDefault="00584C06" w:rsidP="00584C06">
            <w:pPr>
              <w:spacing w:after="0" w:line="240" w:lineRule="auto"/>
              <w:rPr>
                <w:ins w:id="205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051" w:author="María_Nole" w:date="2023-06-14T14:12:00Z">
                  <w:rPr>
                    <w:ins w:id="205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05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05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JUBILACIÓN</w:t>
              </w:r>
            </w:ins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2055" w:author="María_Nole" w:date="2023-06-14T14:11:00Z">
              <w:tcPr>
                <w:tcW w:w="222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66DC6A40" w14:textId="77777777" w:rsidR="00584C06" w:rsidRPr="00584C06" w:rsidRDefault="00584C06" w:rsidP="00584C06">
            <w:pPr>
              <w:spacing w:after="0" w:line="240" w:lineRule="auto"/>
              <w:rPr>
                <w:ins w:id="205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057" w:author="María_Nole" w:date="2023-06-14T14:12:00Z">
                  <w:rPr>
                    <w:ins w:id="205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05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06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061" w:author="María_Nole" w:date="2023-06-14T14:11:00Z">
              <w:tcPr>
                <w:tcW w:w="26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30E4FF9A" w14:textId="77777777" w:rsidR="00584C06" w:rsidRPr="00584C06" w:rsidRDefault="00584C06" w:rsidP="00584C06">
            <w:pPr>
              <w:spacing w:after="0" w:line="240" w:lineRule="auto"/>
              <w:rPr>
                <w:ins w:id="206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063" w:author="María_Nole" w:date="2023-06-14T14:12:00Z">
                  <w:rPr>
                    <w:ins w:id="206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06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06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067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5C2E956E" w14:textId="77777777" w:rsidR="00584C06" w:rsidRPr="00584C06" w:rsidRDefault="00584C06" w:rsidP="00584C06">
            <w:pPr>
              <w:spacing w:after="0" w:line="240" w:lineRule="auto"/>
              <w:rPr>
                <w:ins w:id="206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069" w:author="María_Nole" w:date="2023-06-14T14:12:00Z">
                  <w:rPr>
                    <w:ins w:id="207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07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07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073" w:author="María_Nole" w:date="2023-06-14T14:11:00Z">
              <w:tcPr>
                <w:tcW w:w="117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022778AD" w14:textId="77777777" w:rsidR="00584C06" w:rsidRPr="00584C06" w:rsidRDefault="00584C06" w:rsidP="00584C06">
            <w:pPr>
              <w:spacing w:after="0" w:line="240" w:lineRule="auto"/>
              <w:rPr>
                <w:ins w:id="207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075" w:author="María_Nole" w:date="2023-06-14T14:12:00Z">
                  <w:rPr>
                    <w:ins w:id="207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07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07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079" w:author="María_Nole" w:date="2023-06-14T14:11:00Z">
              <w:tcPr>
                <w:tcW w:w="112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3F4D44E9" w14:textId="77777777" w:rsidR="00584C06" w:rsidRPr="00584C06" w:rsidRDefault="00584C06" w:rsidP="00584C06">
            <w:pPr>
              <w:spacing w:after="0" w:line="240" w:lineRule="auto"/>
              <w:rPr>
                <w:ins w:id="208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081" w:author="María_Nole" w:date="2023-06-14T14:12:00Z">
                  <w:rPr>
                    <w:ins w:id="208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08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08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085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1259841A" w14:textId="77777777" w:rsidR="00584C06" w:rsidRPr="00584C06" w:rsidRDefault="00584C06" w:rsidP="00584C06">
            <w:pPr>
              <w:spacing w:after="0" w:line="240" w:lineRule="auto"/>
              <w:rPr>
                <w:ins w:id="208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087" w:author="María_Nole" w:date="2023-06-14T14:12:00Z">
                  <w:rPr>
                    <w:ins w:id="208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08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09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091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0F2DA1AE" w14:textId="77777777" w:rsidR="00584C06" w:rsidRPr="00584C06" w:rsidRDefault="00584C06" w:rsidP="00584C06">
            <w:pPr>
              <w:spacing w:after="0" w:line="240" w:lineRule="auto"/>
              <w:rPr>
                <w:ins w:id="209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093" w:author="María_Nole" w:date="2023-06-14T14:12:00Z">
                  <w:rPr>
                    <w:ins w:id="209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09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09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097" w:author="María_Nole" w:date="2023-06-14T14:11:00Z">
              <w:tcPr>
                <w:tcW w:w="113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64A04795" w14:textId="77777777" w:rsidR="00584C06" w:rsidRPr="00584C06" w:rsidRDefault="00584C06" w:rsidP="00584C06">
            <w:pPr>
              <w:spacing w:after="0" w:line="240" w:lineRule="auto"/>
              <w:rPr>
                <w:ins w:id="209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099" w:author="María_Nole" w:date="2023-06-14T14:12:00Z">
                  <w:rPr>
                    <w:ins w:id="210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10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10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16H43</w:t>
              </w:r>
            </w:ins>
          </w:p>
        </w:tc>
      </w:tr>
      <w:tr w:rsidR="00584C06" w:rsidRPr="00584C06" w14:paraId="37BA34BF" w14:textId="77777777" w:rsidTr="00584C06">
        <w:trPr>
          <w:trHeight w:val="525"/>
          <w:ins w:id="2103" w:author="María_Nole" w:date="2023-06-14T14:11:00Z"/>
          <w:trPrChange w:id="2104" w:author="María_Nole" w:date="2023-06-14T14:11:00Z">
            <w:trPr>
              <w:trHeight w:val="525"/>
            </w:trPr>
          </w:trPrChange>
        </w:trPr>
        <w:tc>
          <w:tcPr>
            <w:tcW w:w="1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105" w:author="María_Nole" w:date="2023-06-14T14:11:00Z">
              <w:tcPr>
                <w:tcW w:w="67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00402461" w14:textId="77777777" w:rsidR="00584C06" w:rsidRPr="00584C06" w:rsidRDefault="00584C06" w:rsidP="00584C06">
            <w:pPr>
              <w:spacing w:after="0" w:line="240" w:lineRule="auto"/>
              <w:rPr>
                <w:ins w:id="210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107" w:author="María_Nole" w:date="2023-06-14T14:12:00Z">
                  <w:rPr>
                    <w:ins w:id="210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10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11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19</w:t>
              </w:r>
            </w:ins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  <w:tcPrChange w:id="2111" w:author="María_Nole" w:date="2023-06-14T14:11:00Z">
              <w:tcPr>
                <w:tcW w:w="139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vAlign w:val="bottom"/>
                <w:hideMark/>
              </w:tcPr>
            </w:tcPrChange>
          </w:tcPr>
          <w:p w14:paraId="37C058A8" w14:textId="77777777" w:rsidR="00584C06" w:rsidRPr="00584C06" w:rsidRDefault="00584C06" w:rsidP="00584C06">
            <w:pPr>
              <w:spacing w:after="0" w:line="240" w:lineRule="auto"/>
              <w:rPr>
                <w:ins w:id="211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113" w:author="María_Nole" w:date="2023-06-14T14:12:00Z">
                  <w:rPr>
                    <w:ins w:id="211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11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11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1102986286</w:t>
              </w:r>
            </w:ins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  <w:tcPrChange w:id="2117" w:author="María_Nole" w:date="2023-06-14T14:11:00Z">
              <w:tcPr>
                <w:tcW w:w="2594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vAlign w:val="bottom"/>
                <w:hideMark/>
              </w:tcPr>
            </w:tcPrChange>
          </w:tcPr>
          <w:p w14:paraId="69160071" w14:textId="77777777" w:rsidR="00584C06" w:rsidRPr="00584C06" w:rsidRDefault="00584C06" w:rsidP="00584C06">
            <w:pPr>
              <w:spacing w:after="0" w:line="240" w:lineRule="auto"/>
              <w:rPr>
                <w:ins w:id="211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119" w:author="María_Nole" w:date="2023-06-14T14:12:00Z">
                  <w:rPr>
                    <w:ins w:id="212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12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12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MUÑOZ ARROBO WILMA SORAYA</w:t>
              </w:r>
            </w:ins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123" w:author="María_Nole" w:date="2023-06-14T14:11:00Z">
              <w:tcPr>
                <w:tcW w:w="3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0C1BEE5C" w14:textId="77777777" w:rsidR="00584C06" w:rsidRPr="00584C06" w:rsidRDefault="00584C06" w:rsidP="00584C06">
            <w:pPr>
              <w:spacing w:after="0" w:line="240" w:lineRule="auto"/>
              <w:rPr>
                <w:ins w:id="212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125" w:author="María_Nole" w:date="2023-06-14T14:12:00Z">
                  <w:rPr>
                    <w:ins w:id="212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12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12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LEY ORGANICA DEL SERVICIO PUBLICO</w:t>
              </w:r>
            </w:ins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129" w:author="María_Nole" w:date="2023-06-14T14:11:00Z">
              <w:tcPr>
                <w:tcW w:w="15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2693E3D7" w14:textId="77777777" w:rsidR="00584C06" w:rsidRPr="00584C06" w:rsidRDefault="00584C06" w:rsidP="00584C06">
            <w:pPr>
              <w:spacing w:after="0" w:line="240" w:lineRule="auto"/>
              <w:rPr>
                <w:ins w:id="213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131" w:author="María_Nole" w:date="2023-06-14T14:12:00Z">
                  <w:rPr>
                    <w:ins w:id="213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13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13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16/11/1972</w:t>
              </w:r>
            </w:ins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  <w:tcPrChange w:id="2135" w:author="María_Nole" w:date="2023-06-14T14:11:00Z">
              <w:tcPr>
                <w:tcW w:w="150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vAlign w:val="bottom"/>
                <w:hideMark/>
              </w:tcPr>
            </w:tcPrChange>
          </w:tcPr>
          <w:p w14:paraId="12986D39" w14:textId="77777777" w:rsidR="00584C06" w:rsidRPr="00584C06" w:rsidRDefault="00584C06" w:rsidP="00584C06">
            <w:pPr>
              <w:spacing w:after="0" w:line="240" w:lineRule="auto"/>
              <w:rPr>
                <w:ins w:id="2136" w:author="María_Nole" w:date="2023-06-14T14:11:00Z"/>
                <w:rFonts w:eastAsia="Times New Roman" w:cstheme="minorHAnsi"/>
                <w:sz w:val="12"/>
                <w:szCs w:val="12"/>
                <w:lang w:eastAsia="es-EC"/>
                <w:rPrChange w:id="2137" w:author="María_Nole" w:date="2023-06-14T14:12:00Z">
                  <w:rPr>
                    <w:ins w:id="2138" w:author="María_Nole" w:date="2023-06-14T14:11:00Z"/>
                    <w:rFonts w:ascii="Calibri" w:eastAsia="Times New Roman" w:hAnsi="Calibri" w:cs="Calibri"/>
                    <w:sz w:val="20"/>
                    <w:szCs w:val="20"/>
                    <w:lang w:eastAsia="es-EC"/>
                  </w:rPr>
                </w:rPrChange>
              </w:rPr>
            </w:pPr>
            <w:ins w:id="2139" w:author="María_Nole" w:date="2023-06-14T14:11:00Z">
              <w:r w:rsidRPr="00584C06">
                <w:rPr>
                  <w:rFonts w:eastAsia="Times New Roman" w:cstheme="minorHAnsi"/>
                  <w:sz w:val="12"/>
                  <w:szCs w:val="12"/>
                  <w:lang w:eastAsia="es-EC"/>
                  <w:rPrChange w:id="2140" w:author="María_Nole" w:date="2023-06-14T14:12:00Z">
                    <w:rPr>
                      <w:rFonts w:ascii="Calibri" w:eastAsia="Times New Roman" w:hAnsi="Calibri" w:cs="Calibri"/>
                      <w:sz w:val="20"/>
                      <w:szCs w:val="20"/>
                      <w:lang w:eastAsia="es-EC"/>
                    </w:rPr>
                  </w:rPrChange>
                </w:rPr>
                <w:t>31/12/2022</w:t>
              </w:r>
            </w:ins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141" w:author="María_Nole" w:date="2023-06-14T14:11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7CA2ED6F" w14:textId="77777777" w:rsidR="00584C06" w:rsidRPr="00584C06" w:rsidRDefault="00584C06" w:rsidP="00584C06">
            <w:pPr>
              <w:spacing w:after="0" w:line="240" w:lineRule="auto"/>
              <w:rPr>
                <w:ins w:id="214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143" w:author="María_Nole" w:date="2023-06-14T14:12:00Z">
                  <w:rPr>
                    <w:ins w:id="214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14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14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JUBILACIÓN</w:t>
              </w:r>
            </w:ins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147" w:author="María_Nole" w:date="2023-06-14T14:11:00Z">
              <w:tcPr>
                <w:tcW w:w="222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117BB157" w14:textId="77777777" w:rsidR="00584C06" w:rsidRPr="00584C06" w:rsidRDefault="00584C06" w:rsidP="00584C06">
            <w:pPr>
              <w:spacing w:after="0" w:line="240" w:lineRule="auto"/>
              <w:rPr>
                <w:ins w:id="214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149" w:author="María_Nole" w:date="2023-06-14T14:12:00Z">
                  <w:rPr>
                    <w:ins w:id="215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15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15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  <w:tcPrChange w:id="2153" w:author="María_Nole" w:date="2023-06-14T14:11:00Z">
              <w:tcPr>
                <w:tcW w:w="26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vAlign w:val="bottom"/>
                <w:hideMark/>
              </w:tcPr>
            </w:tcPrChange>
          </w:tcPr>
          <w:p w14:paraId="514F0D61" w14:textId="77777777" w:rsidR="00584C06" w:rsidRPr="00584C06" w:rsidRDefault="00584C06" w:rsidP="00584C06">
            <w:pPr>
              <w:spacing w:after="0" w:line="240" w:lineRule="auto"/>
              <w:rPr>
                <w:ins w:id="2154" w:author="María_Nole" w:date="2023-06-14T14:11:00Z"/>
                <w:rFonts w:eastAsia="Times New Roman" w:cstheme="minorHAnsi"/>
                <w:sz w:val="12"/>
                <w:szCs w:val="12"/>
                <w:lang w:eastAsia="es-EC"/>
                <w:rPrChange w:id="2155" w:author="María_Nole" w:date="2023-06-14T14:12:00Z">
                  <w:rPr>
                    <w:ins w:id="2156" w:author="María_Nole" w:date="2023-06-14T14:11:00Z"/>
                    <w:rFonts w:ascii="Calibri" w:eastAsia="Times New Roman" w:hAnsi="Calibri" w:cs="Calibri"/>
                    <w:sz w:val="20"/>
                    <w:szCs w:val="20"/>
                    <w:lang w:eastAsia="es-EC"/>
                  </w:rPr>
                </w:rPrChange>
              </w:rPr>
            </w:pPr>
            <w:ins w:id="2157" w:author="María_Nole" w:date="2023-06-14T14:11:00Z">
              <w:r w:rsidRPr="00584C06">
                <w:rPr>
                  <w:rFonts w:eastAsia="Times New Roman" w:cstheme="minorHAnsi"/>
                  <w:sz w:val="12"/>
                  <w:szCs w:val="12"/>
                  <w:lang w:eastAsia="es-EC"/>
                  <w:rPrChange w:id="2158" w:author="María_Nole" w:date="2023-06-14T14:12:00Z">
                    <w:rPr>
                      <w:rFonts w:ascii="Calibri" w:eastAsia="Times New Roman" w:hAnsi="Calibri" w:cs="Calibri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159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60C1139C" w14:textId="77777777" w:rsidR="00584C06" w:rsidRPr="00584C06" w:rsidRDefault="00584C06" w:rsidP="00584C06">
            <w:pPr>
              <w:spacing w:after="0" w:line="240" w:lineRule="auto"/>
              <w:rPr>
                <w:ins w:id="216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161" w:author="María_Nole" w:date="2023-06-14T14:12:00Z">
                  <w:rPr>
                    <w:ins w:id="216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16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16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165" w:author="María_Nole" w:date="2023-06-14T14:11:00Z">
              <w:tcPr>
                <w:tcW w:w="117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6A1A2B8D" w14:textId="77777777" w:rsidR="00584C06" w:rsidRPr="00584C06" w:rsidRDefault="00584C06" w:rsidP="00584C06">
            <w:pPr>
              <w:spacing w:after="0" w:line="240" w:lineRule="auto"/>
              <w:rPr>
                <w:ins w:id="216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167" w:author="María_Nole" w:date="2023-06-14T14:12:00Z">
                  <w:rPr>
                    <w:ins w:id="216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16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17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171" w:author="María_Nole" w:date="2023-06-14T14:11:00Z">
              <w:tcPr>
                <w:tcW w:w="112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09059EF0" w14:textId="77777777" w:rsidR="00584C06" w:rsidRPr="00584C06" w:rsidRDefault="00584C06" w:rsidP="00584C06">
            <w:pPr>
              <w:spacing w:after="0" w:line="240" w:lineRule="auto"/>
              <w:rPr>
                <w:ins w:id="217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173" w:author="María_Nole" w:date="2023-06-14T14:12:00Z">
                  <w:rPr>
                    <w:ins w:id="217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17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17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177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37AF0114" w14:textId="77777777" w:rsidR="00584C06" w:rsidRPr="00584C06" w:rsidRDefault="00584C06" w:rsidP="00584C06">
            <w:pPr>
              <w:spacing w:after="0" w:line="240" w:lineRule="auto"/>
              <w:rPr>
                <w:ins w:id="217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179" w:author="María_Nole" w:date="2023-06-14T14:12:00Z">
                  <w:rPr>
                    <w:ins w:id="218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18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18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183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4FC93654" w14:textId="77777777" w:rsidR="00584C06" w:rsidRPr="00584C06" w:rsidRDefault="00584C06" w:rsidP="00584C06">
            <w:pPr>
              <w:spacing w:after="0" w:line="240" w:lineRule="auto"/>
              <w:rPr>
                <w:ins w:id="218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185" w:author="María_Nole" w:date="2023-06-14T14:12:00Z">
                  <w:rPr>
                    <w:ins w:id="218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18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18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189" w:author="María_Nole" w:date="2023-06-14T14:11:00Z">
              <w:tcPr>
                <w:tcW w:w="113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75361B17" w14:textId="77777777" w:rsidR="00584C06" w:rsidRPr="00584C06" w:rsidRDefault="00584C06" w:rsidP="00584C06">
            <w:pPr>
              <w:spacing w:after="0" w:line="240" w:lineRule="auto"/>
              <w:rPr>
                <w:ins w:id="219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191" w:author="María_Nole" w:date="2023-06-14T14:12:00Z">
                  <w:rPr>
                    <w:ins w:id="219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19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19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16H43</w:t>
              </w:r>
            </w:ins>
          </w:p>
        </w:tc>
      </w:tr>
      <w:tr w:rsidR="00584C06" w:rsidRPr="00584C06" w14:paraId="32DFF3A1" w14:textId="77777777" w:rsidTr="00584C06">
        <w:trPr>
          <w:trHeight w:val="300"/>
          <w:ins w:id="2195" w:author="María_Nole" w:date="2023-06-14T14:11:00Z"/>
          <w:trPrChange w:id="2196" w:author="María_Nole" w:date="2023-06-14T14:11:00Z">
            <w:trPr>
              <w:trHeight w:val="300"/>
            </w:trPr>
          </w:trPrChange>
        </w:trPr>
        <w:tc>
          <w:tcPr>
            <w:tcW w:w="1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197" w:author="María_Nole" w:date="2023-06-14T14:11:00Z">
              <w:tcPr>
                <w:tcW w:w="67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7D8652BB" w14:textId="77777777" w:rsidR="00584C06" w:rsidRPr="00584C06" w:rsidRDefault="00584C06" w:rsidP="00584C06">
            <w:pPr>
              <w:spacing w:after="0" w:line="240" w:lineRule="auto"/>
              <w:rPr>
                <w:ins w:id="219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199" w:author="María_Nole" w:date="2023-06-14T14:12:00Z">
                  <w:rPr>
                    <w:ins w:id="220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20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20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lastRenderedPageBreak/>
                <w:t>20</w:t>
              </w:r>
            </w:ins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2203" w:author="María_Nole" w:date="2023-06-14T14:11:00Z">
              <w:tcPr>
                <w:tcW w:w="139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2520DDDA" w14:textId="77777777" w:rsidR="00584C06" w:rsidRPr="00584C06" w:rsidRDefault="00584C06" w:rsidP="00584C06">
            <w:pPr>
              <w:spacing w:after="0" w:line="240" w:lineRule="auto"/>
              <w:rPr>
                <w:ins w:id="220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205" w:author="María_Nole" w:date="2023-06-14T14:12:00Z">
                  <w:rPr>
                    <w:ins w:id="220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20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20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1102008131</w:t>
              </w:r>
            </w:ins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2209" w:author="María_Nole" w:date="2023-06-14T14:11:00Z">
              <w:tcPr>
                <w:tcW w:w="2594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78EBA8DE" w14:textId="77777777" w:rsidR="00584C06" w:rsidRPr="00584C06" w:rsidRDefault="00584C06" w:rsidP="00584C06">
            <w:pPr>
              <w:spacing w:after="0" w:line="240" w:lineRule="auto"/>
              <w:rPr>
                <w:ins w:id="221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211" w:author="María_Nole" w:date="2023-06-14T14:12:00Z">
                  <w:rPr>
                    <w:ins w:id="221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21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21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ORTIZ CAJAS LUIS ENRIQUE</w:t>
              </w:r>
            </w:ins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215" w:author="María_Nole" w:date="2023-06-14T14:11:00Z">
              <w:tcPr>
                <w:tcW w:w="3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03BA4117" w14:textId="77777777" w:rsidR="00584C06" w:rsidRPr="00584C06" w:rsidRDefault="00584C06" w:rsidP="00584C06">
            <w:pPr>
              <w:spacing w:after="0" w:line="240" w:lineRule="auto"/>
              <w:rPr>
                <w:ins w:id="221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217" w:author="María_Nole" w:date="2023-06-14T14:12:00Z">
                  <w:rPr>
                    <w:ins w:id="221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21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22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LEY ORGANICA DEL SERVICIO PUBLICO</w:t>
              </w:r>
            </w:ins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2221" w:author="María_Nole" w:date="2023-06-14T14:11:00Z">
              <w:tcPr>
                <w:tcW w:w="15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1B5FCD53" w14:textId="77777777" w:rsidR="00584C06" w:rsidRPr="00584C06" w:rsidRDefault="00584C06" w:rsidP="00584C06">
            <w:pPr>
              <w:spacing w:after="0" w:line="240" w:lineRule="auto"/>
              <w:rPr>
                <w:ins w:id="222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223" w:author="María_Nole" w:date="2023-06-14T14:12:00Z">
                  <w:rPr>
                    <w:ins w:id="222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22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22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22/06/1961</w:t>
              </w:r>
            </w:ins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2227" w:author="María_Nole" w:date="2023-06-14T14:11:00Z">
              <w:tcPr>
                <w:tcW w:w="150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4554A4F2" w14:textId="77777777" w:rsidR="00584C06" w:rsidRPr="00584C06" w:rsidRDefault="00584C06" w:rsidP="00584C06">
            <w:pPr>
              <w:spacing w:after="0" w:line="240" w:lineRule="auto"/>
              <w:rPr>
                <w:ins w:id="222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229" w:author="María_Nole" w:date="2023-06-14T14:12:00Z">
                  <w:rPr>
                    <w:ins w:id="223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23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23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31/12/2022</w:t>
              </w:r>
            </w:ins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233" w:author="María_Nole" w:date="2023-06-14T14:11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5B48AFCE" w14:textId="77777777" w:rsidR="00584C06" w:rsidRPr="00584C06" w:rsidRDefault="00584C06" w:rsidP="00584C06">
            <w:pPr>
              <w:spacing w:after="0" w:line="240" w:lineRule="auto"/>
              <w:rPr>
                <w:ins w:id="223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235" w:author="María_Nole" w:date="2023-06-14T14:12:00Z">
                  <w:rPr>
                    <w:ins w:id="223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23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23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JUBILACIÓN</w:t>
              </w:r>
            </w:ins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2239" w:author="María_Nole" w:date="2023-06-14T14:11:00Z">
              <w:tcPr>
                <w:tcW w:w="222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0E8D4E27" w14:textId="77777777" w:rsidR="00584C06" w:rsidRPr="00584C06" w:rsidRDefault="00584C06" w:rsidP="00584C06">
            <w:pPr>
              <w:spacing w:after="0" w:line="240" w:lineRule="auto"/>
              <w:rPr>
                <w:ins w:id="224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241" w:author="María_Nole" w:date="2023-06-14T14:12:00Z">
                  <w:rPr>
                    <w:ins w:id="224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24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24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245" w:author="María_Nole" w:date="2023-06-14T14:11:00Z">
              <w:tcPr>
                <w:tcW w:w="26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5DFBD940" w14:textId="77777777" w:rsidR="00584C06" w:rsidRPr="00584C06" w:rsidRDefault="00584C06" w:rsidP="00584C06">
            <w:pPr>
              <w:spacing w:after="0" w:line="240" w:lineRule="auto"/>
              <w:rPr>
                <w:ins w:id="224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247" w:author="María_Nole" w:date="2023-06-14T14:12:00Z">
                  <w:rPr>
                    <w:ins w:id="224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24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25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251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21CA571A" w14:textId="77777777" w:rsidR="00584C06" w:rsidRPr="00584C06" w:rsidRDefault="00584C06" w:rsidP="00584C06">
            <w:pPr>
              <w:spacing w:after="0" w:line="240" w:lineRule="auto"/>
              <w:rPr>
                <w:ins w:id="225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253" w:author="María_Nole" w:date="2023-06-14T14:12:00Z">
                  <w:rPr>
                    <w:ins w:id="225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25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25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257" w:author="María_Nole" w:date="2023-06-14T14:11:00Z">
              <w:tcPr>
                <w:tcW w:w="117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6A7C34AB" w14:textId="77777777" w:rsidR="00584C06" w:rsidRPr="00584C06" w:rsidRDefault="00584C06" w:rsidP="00584C06">
            <w:pPr>
              <w:spacing w:after="0" w:line="240" w:lineRule="auto"/>
              <w:rPr>
                <w:ins w:id="225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259" w:author="María_Nole" w:date="2023-06-14T14:12:00Z">
                  <w:rPr>
                    <w:ins w:id="226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26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26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263" w:author="María_Nole" w:date="2023-06-14T14:11:00Z">
              <w:tcPr>
                <w:tcW w:w="112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39FD751D" w14:textId="77777777" w:rsidR="00584C06" w:rsidRPr="00584C06" w:rsidRDefault="00584C06" w:rsidP="00584C06">
            <w:pPr>
              <w:spacing w:after="0" w:line="240" w:lineRule="auto"/>
              <w:rPr>
                <w:ins w:id="226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265" w:author="María_Nole" w:date="2023-06-14T14:12:00Z">
                  <w:rPr>
                    <w:ins w:id="226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26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26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269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4B82B014" w14:textId="77777777" w:rsidR="00584C06" w:rsidRPr="00584C06" w:rsidRDefault="00584C06" w:rsidP="00584C06">
            <w:pPr>
              <w:spacing w:after="0" w:line="240" w:lineRule="auto"/>
              <w:rPr>
                <w:ins w:id="227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271" w:author="María_Nole" w:date="2023-06-14T14:12:00Z">
                  <w:rPr>
                    <w:ins w:id="227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27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27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275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6FA9C13C" w14:textId="77777777" w:rsidR="00584C06" w:rsidRPr="00584C06" w:rsidRDefault="00584C06" w:rsidP="00584C06">
            <w:pPr>
              <w:spacing w:after="0" w:line="240" w:lineRule="auto"/>
              <w:rPr>
                <w:ins w:id="227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277" w:author="María_Nole" w:date="2023-06-14T14:12:00Z">
                  <w:rPr>
                    <w:ins w:id="227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27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28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281" w:author="María_Nole" w:date="2023-06-14T14:11:00Z">
              <w:tcPr>
                <w:tcW w:w="113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5E67100F" w14:textId="77777777" w:rsidR="00584C06" w:rsidRPr="00584C06" w:rsidRDefault="00584C06" w:rsidP="00584C06">
            <w:pPr>
              <w:spacing w:after="0" w:line="240" w:lineRule="auto"/>
              <w:rPr>
                <w:ins w:id="228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283" w:author="María_Nole" w:date="2023-06-14T14:12:00Z">
                  <w:rPr>
                    <w:ins w:id="228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28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28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16H44</w:t>
              </w:r>
            </w:ins>
          </w:p>
        </w:tc>
      </w:tr>
      <w:tr w:rsidR="00584C06" w:rsidRPr="00584C06" w14:paraId="57124808" w14:textId="77777777" w:rsidTr="00584C06">
        <w:trPr>
          <w:trHeight w:val="300"/>
          <w:ins w:id="2287" w:author="María_Nole" w:date="2023-06-14T14:11:00Z"/>
          <w:trPrChange w:id="2288" w:author="María_Nole" w:date="2023-06-14T14:11:00Z">
            <w:trPr>
              <w:trHeight w:val="300"/>
            </w:trPr>
          </w:trPrChange>
        </w:trPr>
        <w:tc>
          <w:tcPr>
            <w:tcW w:w="1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289" w:author="María_Nole" w:date="2023-06-14T14:11:00Z">
              <w:tcPr>
                <w:tcW w:w="67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54923BB5" w14:textId="77777777" w:rsidR="00584C06" w:rsidRPr="00584C06" w:rsidRDefault="00584C06" w:rsidP="00584C06">
            <w:pPr>
              <w:spacing w:after="0" w:line="240" w:lineRule="auto"/>
              <w:rPr>
                <w:ins w:id="229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291" w:author="María_Nole" w:date="2023-06-14T14:12:00Z">
                  <w:rPr>
                    <w:ins w:id="229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29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29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21</w:t>
              </w:r>
            </w:ins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2295" w:author="María_Nole" w:date="2023-06-14T14:11:00Z">
              <w:tcPr>
                <w:tcW w:w="139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09096EE4" w14:textId="77777777" w:rsidR="00584C06" w:rsidRPr="00584C06" w:rsidRDefault="00584C06" w:rsidP="00584C06">
            <w:pPr>
              <w:spacing w:after="0" w:line="240" w:lineRule="auto"/>
              <w:rPr>
                <w:ins w:id="229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297" w:author="María_Nole" w:date="2023-06-14T14:12:00Z">
                  <w:rPr>
                    <w:ins w:id="229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29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30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1101964292</w:t>
              </w:r>
            </w:ins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2301" w:author="María_Nole" w:date="2023-06-14T14:11:00Z">
              <w:tcPr>
                <w:tcW w:w="2594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49EFD607" w14:textId="77777777" w:rsidR="00584C06" w:rsidRPr="00584C06" w:rsidRDefault="00584C06" w:rsidP="00584C06">
            <w:pPr>
              <w:spacing w:after="0" w:line="240" w:lineRule="auto"/>
              <w:rPr>
                <w:ins w:id="230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303" w:author="María_Nole" w:date="2023-06-14T14:12:00Z">
                  <w:rPr>
                    <w:ins w:id="230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30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30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PINEDA LOPEZ LIVIA GLADYS</w:t>
              </w:r>
            </w:ins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307" w:author="María_Nole" w:date="2023-06-14T14:11:00Z">
              <w:tcPr>
                <w:tcW w:w="3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10F2A309" w14:textId="77777777" w:rsidR="00584C06" w:rsidRPr="00584C06" w:rsidRDefault="00584C06" w:rsidP="00584C06">
            <w:pPr>
              <w:spacing w:after="0" w:line="240" w:lineRule="auto"/>
              <w:rPr>
                <w:ins w:id="230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309" w:author="María_Nole" w:date="2023-06-14T14:12:00Z">
                  <w:rPr>
                    <w:ins w:id="231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31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31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LEY ORGANICA DEL SERVICIO PUBLICO</w:t>
              </w:r>
            </w:ins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2313" w:author="María_Nole" w:date="2023-06-14T14:11:00Z">
              <w:tcPr>
                <w:tcW w:w="15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4765579A" w14:textId="77777777" w:rsidR="00584C06" w:rsidRPr="00584C06" w:rsidRDefault="00584C06" w:rsidP="00584C06">
            <w:pPr>
              <w:spacing w:after="0" w:line="240" w:lineRule="auto"/>
              <w:rPr>
                <w:ins w:id="231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315" w:author="María_Nole" w:date="2023-06-14T14:12:00Z">
                  <w:rPr>
                    <w:ins w:id="231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31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31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14/12/1960</w:t>
              </w:r>
            </w:ins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2319" w:author="María_Nole" w:date="2023-06-14T14:11:00Z">
              <w:tcPr>
                <w:tcW w:w="150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15DE85CA" w14:textId="77777777" w:rsidR="00584C06" w:rsidRPr="00584C06" w:rsidRDefault="00584C06" w:rsidP="00584C06">
            <w:pPr>
              <w:spacing w:after="0" w:line="240" w:lineRule="auto"/>
              <w:rPr>
                <w:ins w:id="232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321" w:author="María_Nole" w:date="2023-06-14T14:12:00Z">
                  <w:rPr>
                    <w:ins w:id="232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32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32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31/12/2022</w:t>
              </w:r>
            </w:ins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325" w:author="María_Nole" w:date="2023-06-14T14:11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14BF5DDE" w14:textId="77777777" w:rsidR="00584C06" w:rsidRPr="00584C06" w:rsidRDefault="00584C06" w:rsidP="00584C06">
            <w:pPr>
              <w:spacing w:after="0" w:line="240" w:lineRule="auto"/>
              <w:rPr>
                <w:ins w:id="232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327" w:author="María_Nole" w:date="2023-06-14T14:12:00Z">
                  <w:rPr>
                    <w:ins w:id="232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32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33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JUBILACIÓN</w:t>
              </w:r>
            </w:ins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2331" w:author="María_Nole" w:date="2023-06-14T14:11:00Z">
              <w:tcPr>
                <w:tcW w:w="222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0C80CC11" w14:textId="77777777" w:rsidR="00584C06" w:rsidRPr="00584C06" w:rsidRDefault="00584C06" w:rsidP="00584C06">
            <w:pPr>
              <w:spacing w:after="0" w:line="240" w:lineRule="auto"/>
              <w:rPr>
                <w:ins w:id="233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333" w:author="María_Nole" w:date="2023-06-14T14:12:00Z">
                  <w:rPr>
                    <w:ins w:id="233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33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33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337" w:author="María_Nole" w:date="2023-06-14T14:11:00Z">
              <w:tcPr>
                <w:tcW w:w="26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4421676A" w14:textId="77777777" w:rsidR="00584C06" w:rsidRPr="00584C06" w:rsidRDefault="00584C06" w:rsidP="00584C06">
            <w:pPr>
              <w:spacing w:after="0" w:line="240" w:lineRule="auto"/>
              <w:rPr>
                <w:ins w:id="233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339" w:author="María_Nole" w:date="2023-06-14T14:12:00Z">
                  <w:rPr>
                    <w:ins w:id="234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34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34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343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50893309" w14:textId="77777777" w:rsidR="00584C06" w:rsidRPr="00584C06" w:rsidRDefault="00584C06" w:rsidP="00584C06">
            <w:pPr>
              <w:spacing w:after="0" w:line="240" w:lineRule="auto"/>
              <w:rPr>
                <w:ins w:id="234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345" w:author="María_Nole" w:date="2023-06-14T14:12:00Z">
                  <w:rPr>
                    <w:ins w:id="234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34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34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349" w:author="María_Nole" w:date="2023-06-14T14:11:00Z">
              <w:tcPr>
                <w:tcW w:w="117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3A77BED4" w14:textId="77777777" w:rsidR="00584C06" w:rsidRPr="00584C06" w:rsidRDefault="00584C06" w:rsidP="00584C06">
            <w:pPr>
              <w:spacing w:after="0" w:line="240" w:lineRule="auto"/>
              <w:rPr>
                <w:ins w:id="235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351" w:author="María_Nole" w:date="2023-06-14T14:12:00Z">
                  <w:rPr>
                    <w:ins w:id="235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35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35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355" w:author="María_Nole" w:date="2023-06-14T14:11:00Z">
              <w:tcPr>
                <w:tcW w:w="112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1EE0ADB3" w14:textId="77777777" w:rsidR="00584C06" w:rsidRPr="00584C06" w:rsidRDefault="00584C06" w:rsidP="00584C06">
            <w:pPr>
              <w:spacing w:after="0" w:line="240" w:lineRule="auto"/>
              <w:rPr>
                <w:ins w:id="235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357" w:author="María_Nole" w:date="2023-06-14T14:12:00Z">
                  <w:rPr>
                    <w:ins w:id="235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35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36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361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2C7467F9" w14:textId="77777777" w:rsidR="00584C06" w:rsidRPr="00584C06" w:rsidRDefault="00584C06" w:rsidP="00584C06">
            <w:pPr>
              <w:spacing w:after="0" w:line="240" w:lineRule="auto"/>
              <w:rPr>
                <w:ins w:id="236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363" w:author="María_Nole" w:date="2023-06-14T14:12:00Z">
                  <w:rPr>
                    <w:ins w:id="236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36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36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367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08C57AED" w14:textId="77777777" w:rsidR="00584C06" w:rsidRPr="00584C06" w:rsidRDefault="00584C06" w:rsidP="00584C06">
            <w:pPr>
              <w:spacing w:after="0" w:line="240" w:lineRule="auto"/>
              <w:rPr>
                <w:ins w:id="236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369" w:author="María_Nole" w:date="2023-06-14T14:12:00Z">
                  <w:rPr>
                    <w:ins w:id="237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37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37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373" w:author="María_Nole" w:date="2023-06-14T14:11:00Z">
              <w:tcPr>
                <w:tcW w:w="113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1B0983CE" w14:textId="77777777" w:rsidR="00584C06" w:rsidRPr="00584C06" w:rsidRDefault="00584C06" w:rsidP="00584C06">
            <w:pPr>
              <w:spacing w:after="0" w:line="240" w:lineRule="auto"/>
              <w:rPr>
                <w:ins w:id="237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375" w:author="María_Nole" w:date="2023-06-14T14:12:00Z">
                  <w:rPr>
                    <w:ins w:id="237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37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37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16H44</w:t>
              </w:r>
            </w:ins>
          </w:p>
        </w:tc>
      </w:tr>
      <w:tr w:rsidR="00584C06" w:rsidRPr="00584C06" w14:paraId="6D2671C4" w14:textId="77777777" w:rsidTr="00584C06">
        <w:trPr>
          <w:trHeight w:val="390"/>
          <w:ins w:id="2379" w:author="María_Nole" w:date="2023-06-14T14:11:00Z"/>
          <w:trPrChange w:id="2380" w:author="María_Nole" w:date="2023-06-14T14:11:00Z">
            <w:trPr>
              <w:trHeight w:val="390"/>
            </w:trPr>
          </w:trPrChange>
        </w:trPr>
        <w:tc>
          <w:tcPr>
            <w:tcW w:w="1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381" w:author="María_Nole" w:date="2023-06-14T14:11:00Z">
              <w:tcPr>
                <w:tcW w:w="67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73623EB5" w14:textId="77777777" w:rsidR="00584C06" w:rsidRPr="00584C06" w:rsidRDefault="00584C06" w:rsidP="00584C06">
            <w:pPr>
              <w:spacing w:after="0" w:line="240" w:lineRule="auto"/>
              <w:rPr>
                <w:ins w:id="238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383" w:author="María_Nole" w:date="2023-06-14T14:12:00Z">
                  <w:rPr>
                    <w:ins w:id="238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38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38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22</w:t>
              </w:r>
            </w:ins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2387" w:author="María_Nole" w:date="2023-06-14T14:11:00Z">
              <w:tcPr>
                <w:tcW w:w="139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1B0CA3DC" w14:textId="77777777" w:rsidR="00584C06" w:rsidRPr="00584C06" w:rsidRDefault="00584C06" w:rsidP="00584C06">
            <w:pPr>
              <w:spacing w:after="0" w:line="240" w:lineRule="auto"/>
              <w:rPr>
                <w:ins w:id="238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389" w:author="María_Nole" w:date="2023-06-14T14:12:00Z">
                  <w:rPr>
                    <w:ins w:id="239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39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39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1102065412</w:t>
              </w:r>
            </w:ins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2393" w:author="María_Nole" w:date="2023-06-14T14:11:00Z">
              <w:tcPr>
                <w:tcW w:w="2594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4EF6FD5F" w14:textId="77777777" w:rsidR="00584C06" w:rsidRPr="00584C06" w:rsidRDefault="00584C06" w:rsidP="00584C06">
            <w:pPr>
              <w:spacing w:after="0" w:line="240" w:lineRule="auto"/>
              <w:rPr>
                <w:ins w:id="239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395" w:author="María_Nole" w:date="2023-06-14T14:12:00Z">
                  <w:rPr>
                    <w:ins w:id="239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39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39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ROMAN ESPINOZA JAIME RODRIGO</w:t>
              </w:r>
            </w:ins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399" w:author="María_Nole" w:date="2023-06-14T14:11:00Z">
              <w:tcPr>
                <w:tcW w:w="3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7463062B" w14:textId="77777777" w:rsidR="00584C06" w:rsidRPr="00584C06" w:rsidRDefault="00584C06" w:rsidP="00584C06">
            <w:pPr>
              <w:spacing w:after="0" w:line="240" w:lineRule="auto"/>
              <w:rPr>
                <w:ins w:id="240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401" w:author="María_Nole" w:date="2023-06-14T14:12:00Z">
                  <w:rPr>
                    <w:ins w:id="240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40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40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LEY ORGANICA DEL SERVICIO PUBLICO</w:t>
              </w:r>
            </w:ins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2405" w:author="María_Nole" w:date="2023-06-14T14:11:00Z">
              <w:tcPr>
                <w:tcW w:w="15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15F0859A" w14:textId="77777777" w:rsidR="00584C06" w:rsidRPr="00584C06" w:rsidRDefault="00584C06" w:rsidP="00584C06">
            <w:pPr>
              <w:spacing w:after="0" w:line="240" w:lineRule="auto"/>
              <w:rPr>
                <w:ins w:id="240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407" w:author="María_Nole" w:date="2023-06-14T14:12:00Z">
                  <w:rPr>
                    <w:ins w:id="240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40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41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18/12/1962</w:t>
              </w:r>
            </w:ins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2411" w:author="María_Nole" w:date="2023-06-14T14:11:00Z">
              <w:tcPr>
                <w:tcW w:w="150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474220AA" w14:textId="77777777" w:rsidR="00584C06" w:rsidRPr="00584C06" w:rsidRDefault="00584C06" w:rsidP="00584C06">
            <w:pPr>
              <w:spacing w:after="0" w:line="240" w:lineRule="auto"/>
              <w:rPr>
                <w:ins w:id="241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413" w:author="María_Nole" w:date="2023-06-14T14:12:00Z">
                  <w:rPr>
                    <w:ins w:id="241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41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41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31/12/2022</w:t>
              </w:r>
            </w:ins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417" w:author="María_Nole" w:date="2023-06-14T14:11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4EEBEAAE" w14:textId="77777777" w:rsidR="00584C06" w:rsidRPr="00584C06" w:rsidRDefault="00584C06" w:rsidP="00584C06">
            <w:pPr>
              <w:spacing w:after="0" w:line="240" w:lineRule="auto"/>
              <w:rPr>
                <w:ins w:id="241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419" w:author="María_Nole" w:date="2023-06-14T14:12:00Z">
                  <w:rPr>
                    <w:ins w:id="242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42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42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JUBILACIÓN</w:t>
              </w:r>
            </w:ins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hideMark/>
            <w:tcPrChange w:id="2423" w:author="María_Nole" w:date="2023-06-14T14:11:00Z">
              <w:tcPr>
                <w:tcW w:w="222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hideMark/>
              </w:tcPr>
            </w:tcPrChange>
          </w:tcPr>
          <w:p w14:paraId="4B96F5A5" w14:textId="77777777" w:rsidR="00584C06" w:rsidRPr="00584C06" w:rsidRDefault="00584C06" w:rsidP="00584C06">
            <w:pPr>
              <w:spacing w:after="0" w:line="240" w:lineRule="auto"/>
              <w:rPr>
                <w:ins w:id="242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425" w:author="María_Nole" w:date="2023-06-14T14:12:00Z">
                  <w:rPr>
                    <w:ins w:id="242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42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42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429" w:author="María_Nole" w:date="2023-06-14T14:11:00Z">
              <w:tcPr>
                <w:tcW w:w="26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795A8C03" w14:textId="77777777" w:rsidR="00584C06" w:rsidRPr="00584C06" w:rsidRDefault="00584C06" w:rsidP="00584C06">
            <w:pPr>
              <w:spacing w:after="0" w:line="240" w:lineRule="auto"/>
              <w:rPr>
                <w:ins w:id="243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431" w:author="María_Nole" w:date="2023-06-14T14:12:00Z">
                  <w:rPr>
                    <w:ins w:id="243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43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43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435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21BA3D76" w14:textId="77777777" w:rsidR="00584C06" w:rsidRPr="00584C06" w:rsidRDefault="00584C06" w:rsidP="00584C06">
            <w:pPr>
              <w:spacing w:after="0" w:line="240" w:lineRule="auto"/>
              <w:rPr>
                <w:ins w:id="243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437" w:author="María_Nole" w:date="2023-06-14T14:12:00Z">
                  <w:rPr>
                    <w:ins w:id="243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43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44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441" w:author="María_Nole" w:date="2023-06-14T14:11:00Z">
              <w:tcPr>
                <w:tcW w:w="117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00D4A0C7" w14:textId="77777777" w:rsidR="00584C06" w:rsidRPr="00584C06" w:rsidRDefault="00584C06" w:rsidP="00584C06">
            <w:pPr>
              <w:spacing w:after="0" w:line="240" w:lineRule="auto"/>
              <w:rPr>
                <w:ins w:id="244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443" w:author="María_Nole" w:date="2023-06-14T14:12:00Z">
                  <w:rPr>
                    <w:ins w:id="244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44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44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447" w:author="María_Nole" w:date="2023-06-14T14:11:00Z">
              <w:tcPr>
                <w:tcW w:w="112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78289BA6" w14:textId="77777777" w:rsidR="00584C06" w:rsidRPr="00584C06" w:rsidRDefault="00584C06" w:rsidP="00584C06">
            <w:pPr>
              <w:spacing w:after="0" w:line="240" w:lineRule="auto"/>
              <w:rPr>
                <w:ins w:id="244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449" w:author="María_Nole" w:date="2023-06-14T14:12:00Z">
                  <w:rPr>
                    <w:ins w:id="245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45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45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453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48E839B3" w14:textId="77777777" w:rsidR="00584C06" w:rsidRPr="00584C06" w:rsidRDefault="00584C06" w:rsidP="00584C06">
            <w:pPr>
              <w:spacing w:after="0" w:line="240" w:lineRule="auto"/>
              <w:rPr>
                <w:ins w:id="245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455" w:author="María_Nole" w:date="2023-06-14T14:12:00Z">
                  <w:rPr>
                    <w:ins w:id="245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45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45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459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0FFA59ED" w14:textId="77777777" w:rsidR="00584C06" w:rsidRPr="00584C06" w:rsidRDefault="00584C06" w:rsidP="00584C06">
            <w:pPr>
              <w:spacing w:after="0" w:line="240" w:lineRule="auto"/>
              <w:rPr>
                <w:ins w:id="246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461" w:author="María_Nole" w:date="2023-06-14T14:12:00Z">
                  <w:rPr>
                    <w:ins w:id="246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46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46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465" w:author="María_Nole" w:date="2023-06-14T14:11:00Z">
              <w:tcPr>
                <w:tcW w:w="113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1258A108" w14:textId="77777777" w:rsidR="00584C06" w:rsidRPr="00584C06" w:rsidRDefault="00584C06" w:rsidP="00584C06">
            <w:pPr>
              <w:spacing w:after="0" w:line="240" w:lineRule="auto"/>
              <w:rPr>
                <w:ins w:id="246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467" w:author="María_Nole" w:date="2023-06-14T14:12:00Z">
                  <w:rPr>
                    <w:ins w:id="246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46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47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16H45</w:t>
              </w:r>
            </w:ins>
          </w:p>
        </w:tc>
      </w:tr>
      <w:tr w:rsidR="00584C06" w:rsidRPr="00584C06" w14:paraId="1F70EF55" w14:textId="77777777" w:rsidTr="00584C06">
        <w:trPr>
          <w:trHeight w:val="465"/>
          <w:ins w:id="2471" w:author="María_Nole" w:date="2023-06-14T14:11:00Z"/>
          <w:trPrChange w:id="2472" w:author="María_Nole" w:date="2023-06-14T14:11:00Z">
            <w:trPr>
              <w:trHeight w:val="465"/>
            </w:trPr>
          </w:trPrChange>
        </w:trPr>
        <w:tc>
          <w:tcPr>
            <w:tcW w:w="1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473" w:author="María_Nole" w:date="2023-06-14T14:11:00Z">
              <w:tcPr>
                <w:tcW w:w="67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76E75F71" w14:textId="77777777" w:rsidR="00584C06" w:rsidRPr="00584C06" w:rsidRDefault="00584C06" w:rsidP="00584C06">
            <w:pPr>
              <w:spacing w:after="0" w:line="240" w:lineRule="auto"/>
              <w:rPr>
                <w:ins w:id="247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475" w:author="María_Nole" w:date="2023-06-14T14:12:00Z">
                  <w:rPr>
                    <w:ins w:id="247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47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47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23</w:t>
              </w:r>
            </w:ins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vAlign w:val="center"/>
            <w:hideMark/>
            <w:tcPrChange w:id="2479" w:author="María_Nole" w:date="2023-06-14T14:11:00Z">
              <w:tcPr>
                <w:tcW w:w="139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vAlign w:val="center"/>
                <w:hideMark/>
              </w:tcPr>
            </w:tcPrChange>
          </w:tcPr>
          <w:p w14:paraId="254559FA" w14:textId="77777777" w:rsidR="00584C06" w:rsidRPr="00584C06" w:rsidRDefault="00584C06" w:rsidP="00584C06">
            <w:pPr>
              <w:spacing w:after="0" w:line="240" w:lineRule="auto"/>
              <w:rPr>
                <w:ins w:id="248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481" w:author="María_Nole" w:date="2023-06-14T14:12:00Z">
                  <w:rPr>
                    <w:ins w:id="248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48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48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1102276613</w:t>
              </w:r>
            </w:ins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vAlign w:val="center"/>
            <w:hideMark/>
            <w:tcPrChange w:id="2485" w:author="María_Nole" w:date="2023-06-14T14:11:00Z">
              <w:tcPr>
                <w:tcW w:w="2594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vAlign w:val="center"/>
                <w:hideMark/>
              </w:tcPr>
            </w:tcPrChange>
          </w:tcPr>
          <w:p w14:paraId="7099A342" w14:textId="77777777" w:rsidR="00584C06" w:rsidRPr="00584C06" w:rsidRDefault="00584C06" w:rsidP="00584C06">
            <w:pPr>
              <w:spacing w:after="0" w:line="240" w:lineRule="auto"/>
              <w:rPr>
                <w:ins w:id="248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487" w:author="María_Nole" w:date="2023-06-14T14:12:00Z">
                  <w:rPr>
                    <w:ins w:id="248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48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49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VASQUEZ CABRERA JENNY ROCIO</w:t>
              </w:r>
            </w:ins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491" w:author="María_Nole" w:date="2023-06-14T14:11:00Z">
              <w:tcPr>
                <w:tcW w:w="3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51191A34" w14:textId="77777777" w:rsidR="00584C06" w:rsidRPr="00584C06" w:rsidRDefault="00584C06" w:rsidP="00584C06">
            <w:pPr>
              <w:spacing w:after="0" w:line="240" w:lineRule="auto"/>
              <w:rPr>
                <w:ins w:id="249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493" w:author="María_Nole" w:date="2023-06-14T14:12:00Z">
                  <w:rPr>
                    <w:ins w:id="249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49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49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LEY ORGANICA DEL SERVICIO PUBLICO</w:t>
              </w:r>
            </w:ins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vAlign w:val="center"/>
            <w:hideMark/>
            <w:tcPrChange w:id="2497" w:author="María_Nole" w:date="2023-06-14T14:11:00Z">
              <w:tcPr>
                <w:tcW w:w="15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vAlign w:val="center"/>
                <w:hideMark/>
              </w:tcPr>
            </w:tcPrChange>
          </w:tcPr>
          <w:p w14:paraId="4B0F2737" w14:textId="77777777" w:rsidR="00584C06" w:rsidRPr="00584C06" w:rsidRDefault="00584C06" w:rsidP="00584C06">
            <w:pPr>
              <w:spacing w:after="0" w:line="240" w:lineRule="auto"/>
              <w:rPr>
                <w:ins w:id="249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499" w:author="María_Nole" w:date="2023-06-14T14:12:00Z">
                  <w:rPr>
                    <w:ins w:id="250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50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50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16/01/1962</w:t>
              </w:r>
            </w:ins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vAlign w:val="center"/>
            <w:hideMark/>
            <w:tcPrChange w:id="2503" w:author="María_Nole" w:date="2023-06-14T14:11:00Z">
              <w:tcPr>
                <w:tcW w:w="150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vAlign w:val="center"/>
                <w:hideMark/>
              </w:tcPr>
            </w:tcPrChange>
          </w:tcPr>
          <w:p w14:paraId="1F603928" w14:textId="77777777" w:rsidR="00584C06" w:rsidRPr="00584C06" w:rsidRDefault="00584C06" w:rsidP="00584C06">
            <w:pPr>
              <w:spacing w:after="0" w:line="240" w:lineRule="auto"/>
              <w:rPr>
                <w:ins w:id="250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505" w:author="María_Nole" w:date="2023-06-14T14:12:00Z">
                  <w:rPr>
                    <w:ins w:id="250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50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50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31/12/2022</w:t>
              </w:r>
            </w:ins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509" w:author="María_Nole" w:date="2023-06-14T14:11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497D74A5" w14:textId="77777777" w:rsidR="00584C06" w:rsidRPr="00584C06" w:rsidRDefault="00584C06" w:rsidP="00584C06">
            <w:pPr>
              <w:spacing w:after="0" w:line="240" w:lineRule="auto"/>
              <w:rPr>
                <w:ins w:id="251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511" w:author="María_Nole" w:date="2023-06-14T14:12:00Z">
                  <w:rPr>
                    <w:ins w:id="251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51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51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JUBILACIÓN</w:t>
              </w:r>
            </w:ins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vAlign w:val="center"/>
            <w:hideMark/>
            <w:tcPrChange w:id="2515" w:author="María_Nole" w:date="2023-06-14T14:11:00Z">
              <w:tcPr>
                <w:tcW w:w="222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00" w:fill="FFFFFF"/>
                <w:vAlign w:val="center"/>
                <w:hideMark/>
              </w:tcPr>
            </w:tcPrChange>
          </w:tcPr>
          <w:p w14:paraId="6CF0B1DC" w14:textId="77777777" w:rsidR="00584C06" w:rsidRPr="00584C06" w:rsidRDefault="00584C06" w:rsidP="00584C06">
            <w:pPr>
              <w:spacing w:after="0" w:line="240" w:lineRule="auto"/>
              <w:rPr>
                <w:ins w:id="251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517" w:author="María_Nole" w:date="2023-06-14T14:12:00Z">
                  <w:rPr>
                    <w:ins w:id="251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51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52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  <w:tcPrChange w:id="2521" w:author="María_Nole" w:date="2023-06-14T14:11:00Z">
              <w:tcPr>
                <w:tcW w:w="26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vAlign w:val="bottom"/>
                <w:hideMark/>
              </w:tcPr>
            </w:tcPrChange>
          </w:tcPr>
          <w:p w14:paraId="68E42F8B" w14:textId="77777777" w:rsidR="00584C06" w:rsidRPr="00584C06" w:rsidRDefault="00584C06" w:rsidP="00584C06">
            <w:pPr>
              <w:spacing w:after="0" w:line="240" w:lineRule="auto"/>
              <w:rPr>
                <w:ins w:id="252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523" w:author="María_Nole" w:date="2023-06-14T14:12:00Z">
                  <w:rPr>
                    <w:ins w:id="252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52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52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527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1500D39F" w14:textId="77777777" w:rsidR="00584C06" w:rsidRPr="00584C06" w:rsidRDefault="00584C06" w:rsidP="00584C06">
            <w:pPr>
              <w:spacing w:after="0" w:line="240" w:lineRule="auto"/>
              <w:rPr>
                <w:ins w:id="252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529" w:author="María_Nole" w:date="2023-06-14T14:12:00Z">
                  <w:rPr>
                    <w:ins w:id="253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53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53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533" w:author="María_Nole" w:date="2023-06-14T14:11:00Z">
              <w:tcPr>
                <w:tcW w:w="117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5BC3325B" w14:textId="77777777" w:rsidR="00584C06" w:rsidRPr="00584C06" w:rsidRDefault="00584C06" w:rsidP="00584C06">
            <w:pPr>
              <w:spacing w:after="0" w:line="240" w:lineRule="auto"/>
              <w:rPr>
                <w:ins w:id="253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535" w:author="María_Nole" w:date="2023-06-14T14:12:00Z">
                  <w:rPr>
                    <w:ins w:id="253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53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53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539" w:author="María_Nole" w:date="2023-06-14T14:11:00Z">
              <w:tcPr>
                <w:tcW w:w="112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6A6FC4B8" w14:textId="77777777" w:rsidR="00584C06" w:rsidRPr="00584C06" w:rsidRDefault="00584C06" w:rsidP="00584C06">
            <w:pPr>
              <w:spacing w:after="0" w:line="240" w:lineRule="auto"/>
              <w:rPr>
                <w:ins w:id="254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541" w:author="María_Nole" w:date="2023-06-14T14:12:00Z">
                  <w:rPr>
                    <w:ins w:id="254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54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54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545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5CDAA3C1" w14:textId="77777777" w:rsidR="00584C06" w:rsidRPr="00584C06" w:rsidRDefault="00584C06" w:rsidP="00584C06">
            <w:pPr>
              <w:spacing w:after="0" w:line="240" w:lineRule="auto"/>
              <w:rPr>
                <w:ins w:id="254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547" w:author="María_Nole" w:date="2023-06-14T14:12:00Z">
                  <w:rPr>
                    <w:ins w:id="254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54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55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551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4AC905F2" w14:textId="77777777" w:rsidR="00584C06" w:rsidRPr="00584C06" w:rsidRDefault="00584C06" w:rsidP="00584C06">
            <w:pPr>
              <w:spacing w:after="0" w:line="240" w:lineRule="auto"/>
              <w:rPr>
                <w:ins w:id="255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553" w:author="María_Nole" w:date="2023-06-14T14:12:00Z">
                  <w:rPr>
                    <w:ins w:id="255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55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55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557" w:author="María_Nole" w:date="2023-06-14T14:11:00Z">
              <w:tcPr>
                <w:tcW w:w="113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1CF5DECC" w14:textId="77777777" w:rsidR="00584C06" w:rsidRPr="00584C06" w:rsidRDefault="00584C06" w:rsidP="00584C06">
            <w:pPr>
              <w:spacing w:after="0" w:line="240" w:lineRule="auto"/>
              <w:rPr>
                <w:ins w:id="255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559" w:author="María_Nole" w:date="2023-06-14T14:12:00Z">
                  <w:rPr>
                    <w:ins w:id="256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56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56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16H45</w:t>
              </w:r>
            </w:ins>
          </w:p>
        </w:tc>
      </w:tr>
      <w:tr w:rsidR="00584C06" w:rsidRPr="00584C06" w14:paraId="52FEC8AA" w14:textId="77777777" w:rsidTr="00584C06">
        <w:trPr>
          <w:trHeight w:val="300"/>
          <w:ins w:id="2563" w:author="María_Nole" w:date="2023-06-14T14:11:00Z"/>
          <w:trPrChange w:id="2564" w:author="María_Nole" w:date="2023-06-14T14:11:00Z">
            <w:trPr>
              <w:trHeight w:val="300"/>
            </w:trPr>
          </w:trPrChange>
        </w:trPr>
        <w:tc>
          <w:tcPr>
            <w:tcW w:w="1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565" w:author="María_Nole" w:date="2023-06-14T14:11:00Z">
              <w:tcPr>
                <w:tcW w:w="67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4A9A64B3" w14:textId="77777777" w:rsidR="00584C06" w:rsidRPr="00584C06" w:rsidRDefault="00584C06" w:rsidP="00584C06">
            <w:pPr>
              <w:spacing w:after="0" w:line="240" w:lineRule="auto"/>
              <w:rPr>
                <w:ins w:id="256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567" w:author="María_Nole" w:date="2023-06-14T14:12:00Z">
                  <w:rPr>
                    <w:ins w:id="256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56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57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24</w:t>
              </w:r>
            </w:ins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  <w:tcPrChange w:id="2571" w:author="María_Nole" w:date="2023-06-14T14:11:00Z">
              <w:tcPr>
                <w:tcW w:w="139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vAlign w:val="bottom"/>
                <w:hideMark/>
              </w:tcPr>
            </w:tcPrChange>
          </w:tcPr>
          <w:p w14:paraId="2015F22F" w14:textId="77777777" w:rsidR="00584C06" w:rsidRPr="00584C06" w:rsidRDefault="00584C06" w:rsidP="00584C06">
            <w:pPr>
              <w:spacing w:after="0" w:line="240" w:lineRule="auto"/>
              <w:rPr>
                <w:ins w:id="257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573" w:author="María_Nole" w:date="2023-06-14T14:12:00Z">
                  <w:rPr>
                    <w:ins w:id="257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57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57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1101744280</w:t>
              </w:r>
            </w:ins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  <w:tcPrChange w:id="2577" w:author="María_Nole" w:date="2023-06-14T14:11:00Z">
              <w:tcPr>
                <w:tcW w:w="2594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vAlign w:val="bottom"/>
                <w:hideMark/>
              </w:tcPr>
            </w:tcPrChange>
          </w:tcPr>
          <w:p w14:paraId="04F8AFAC" w14:textId="77777777" w:rsidR="00584C06" w:rsidRPr="00584C06" w:rsidRDefault="00584C06" w:rsidP="00584C06">
            <w:pPr>
              <w:spacing w:after="0" w:line="240" w:lineRule="auto"/>
              <w:rPr>
                <w:ins w:id="257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579" w:author="María_Nole" w:date="2023-06-14T14:12:00Z">
                  <w:rPr>
                    <w:ins w:id="258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58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58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CHAVEZ NELSON DARIO</w:t>
              </w:r>
            </w:ins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583" w:author="María_Nole" w:date="2023-06-14T14:11:00Z">
              <w:tcPr>
                <w:tcW w:w="3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53780E9C" w14:textId="77777777" w:rsidR="00584C06" w:rsidRPr="00584C06" w:rsidRDefault="00584C06" w:rsidP="00584C06">
            <w:pPr>
              <w:spacing w:after="0" w:line="240" w:lineRule="auto"/>
              <w:rPr>
                <w:ins w:id="258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585" w:author="María_Nole" w:date="2023-06-14T14:12:00Z">
                  <w:rPr>
                    <w:ins w:id="258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58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58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CODIGO DE TRABAJO</w:t>
              </w:r>
            </w:ins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589" w:author="María_Nole" w:date="2023-06-14T14:11:00Z">
              <w:tcPr>
                <w:tcW w:w="15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3FD54832" w14:textId="77777777" w:rsidR="00584C06" w:rsidRPr="00584C06" w:rsidRDefault="00584C06" w:rsidP="00584C06">
            <w:pPr>
              <w:spacing w:after="0" w:line="240" w:lineRule="auto"/>
              <w:rPr>
                <w:ins w:id="259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591" w:author="María_Nole" w:date="2023-06-14T14:12:00Z">
                  <w:rPr>
                    <w:ins w:id="259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59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59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12/01/1963</w:t>
              </w:r>
            </w:ins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  <w:tcPrChange w:id="2595" w:author="María_Nole" w:date="2023-06-14T14:11:00Z">
              <w:tcPr>
                <w:tcW w:w="150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vAlign w:val="bottom"/>
                <w:hideMark/>
              </w:tcPr>
            </w:tcPrChange>
          </w:tcPr>
          <w:p w14:paraId="743F719D" w14:textId="77777777" w:rsidR="00584C06" w:rsidRPr="00584C06" w:rsidRDefault="00584C06" w:rsidP="00584C06">
            <w:pPr>
              <w:spacing w:after="0" w:line="240" w:lineRule="auto"/>
              <w:rPr>
                <w:ins w:id="2596" w:author="María_Nole" w:date="2023-06-14T14:11:00Z"/>
                <w:rFonts w:eastAsia="Times New Roman" w:cstheme="minorHAnsi"/>
                <w:sz w:val="12"/>
                <w:szCs w:val="12"/>
                <w:lang w:eastAsia="es-EC"/>
                <w:rPrChange w:id="2597" w:author="María_Nole" w:date="2023-06-14T14:12:00Z">
                  <w:rPr>
                    <w:ins w:id="2598" w:author="María_Nole" w:date="2023-06-14T14:11:00Z"/>
                    <w:rFonts w:ascii="Calibri" w:eastAsia="Times New Roman" w:hAnsi="Calibri" w:cs="Calibri"/>
                    <w:sz w:val="20"/>
                    <w:szCs w:val="20"/>
                    <w:lang w:eastAsia="es-EC"/>
                  </w:rPr>
                </w:rPrChange>
              </w:rPr>
            </w:pPr>
            <w:ins w:id="2599" w:author="María_Nole" w:date="2023-06-14T14:11:00Z">
              <w:r w:rsidRPr="00584C06">
                <w:rPr>
                  <w:rFonts w:eastAsia="Times New Roman" w:cstheme="minorHAnsi"/>
                  <w:sz w:val="12"/>
                  <w:szCs w:val="12"/>
                  <w:lang w:eastAsia="es-EC"/>
                  <w:rPrChange w:id="2600" w:author="María_Nole" w:date="2023-06-14T14:12:00Z">
                    <w:rPr>
                      <w:rFonts w:ascii="Calibri" w:eastAsia="Times New Roman" w:hAnsi="Calibri" w:cs="Calibri"/>
                      <w:sz w:val="20"/>
                      <w:szCs w:val="20"/>
                      <w:lang w:eastAsia="es-EC"/>
                    </w:rPr>
                  </w:rPrChange>
                </w:rPr>
                <w:t>31/01/2023</w:t>
              </w:r>
            </w:ins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601" w:author="María_Nole" w:date="2023-06-14T14:11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40F690DE" w14:textId="77777777" w:rsidR="00584C06" w:rsidRPr="00584C06" w:rsidRDefault="00584C06" w:rsidP="00584C06">
            <w:pPr>
              <w:spacing w:after="0" w:line="240" w:lineRule="auto"/>
              <w:rPr>
                <w:ins w:id="260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603" w:author="María_Nole" w:date="2023-06-14T14:12:00Z">
                  <w:rPr>
                    <w:ins w:id="260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60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60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JUBILACIÓN</w:t>
              </w:r>
            </w:ins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607" w:author="María_Nole" w:date="2023-06-14T14:11:00Z">
              <w:tcPr>
                <w:tcW w:w="222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4E205FCD" w14:textId="77777777" w:rsidR="00584C06" w:rsidRPr="00584C06" w:rsidRDefault="00584C06" w:rsidP="00584C06">
            <w:pPr>
              <w:spacing w:after="0" w:line="240" w:lineRule="auto"/>
              <w:rPr>
                <w:ins w:id="260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609" w:author="María_Nole" w:date="2023-06-14T14:12:00Z">
                  <w:rPr>
                    <w:ins w:id="261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61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61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  <w:tcPrChange w:id="2613" w:author="María_Nole" w:date="2023-06-14T14:11:00Z">
              <w:tcPr>
                <w:tcW w:w="26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vAlign w:val="bottom"/>
                <w:hideMark/>
              </w:tcPr>
            </w:tcPrChange>
          </w:tcPr>
          <w:p w14:paraId="4B081C6E" w14:textId="77777777" w:rsidR="00584C06" w:rsidRPr="00584C06" w:rsidRDefault="00584C06" w:rsidP="00584C06">
            <w:pPr>
              <w:spacing w:after="0" w:line="240" w:lineRule="auto"/>
              <w:rPr>
                <w:ins w:id="2614" w:author="María_Nole" w:date="2023-06-14T14:11:00Z"/>
                <w:rFonts w:eastAsia="Times New Roman" w:cstheme="minorHAnsi"/>
                <w:sz w:val="12"/>
                <w:szCs w:val="12"/>
                <w:lang w:eastAsia="es-EC"/>
                <w:rPrChange w:id="2615" w:author="María_Nole" w:date="2023-06-14T14:12:00Z">
                  <w:rPr>
                    <w:ins w:id="2616" w:author="María_Nole" w:date="2023-06-14T14:11:00Z"/>
                    <w:rFonts w:ascii="Calibri" w:eastAsia="Times New Roman" w:hAnsi="Calibri" w:cs="Calibri"/>
                    <w:sz w:val="20"/>
                    <w:szCs w:val="20"/>
                    <w:lang w:eastAsia="es-EC"/>
                  </w:rPr>
                </w:rPrChange>
              </w:rPr>
            </w:pPr>
            <w:ins w:id="2617" w:author="María_Nole" w:date="2023-06-14T14:11:00Z">
              <w:r w:rsidRPr="00584C06">
                <w:rPr>
                  <w:rFonts w:eastAsia="Times New Roman" w:cstheme="minorHAnsi"/>
                  <w:sz w:val="12"/>
                  <w:szCs w:val="12"/>
                  <w:lang w:eastAsia="es-EC"/>
                  <w:rPrChange w:id="2618" w:author="María_Nole" w:date="2023-06-14T14:12:00Z">
                    <w:rPr>
                      <w:rFonts w:ascii="Calibri" w:eastAsia="Times New Roman" w:hAnsi="Calibri" w:cs="Calibri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619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11378374" w14:textId="77777777" w:rsidR="00584C06" w:rsidRPr="00584C06" w:rsidRDefault="00584C06" w:rsidP="00584C06">
            <w:pPr>
              <w:spacing w:after="0" w:line="240" w:lineRule="auto"/>
              <w:rPr>
                <w:ins w:id="262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621" w:author="María_Nole" w:date="2023-06-14T14:12:00Z">
                  <w:rPr>
                    <w:ins w:id="262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62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62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625" w:author="María_Nole" w:date="2023-06-14T14:11:00Z">
              <w:tcPr>
                <w:tcW w:w="117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19BAA44D" w14:textId="77777777" w:rsidR="00584C06" w:rsidRPr="00584C06" w:rsidRDefault="00584C06" w:rsidP="00584C06">
            <w:pPr>
              <w:spacing w:after="0" w:line="240" w:lineRule="auto"/>
              <w:rPr>
                <w:ins w:id="262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627" w:author="María_Nole" w:date="2023-06-14T14:12:00Z">
                  <w:rPr>
                    <w:ins w:id="262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62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63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631" w:author="María_Nole" w:date="2023-06-14T14:11:00Z">
              <w:tcPr>
                <w:tcW w:w="112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283DE96D" w14:textId="77777777" w:rsidR="00584C06" w:rsidRPr="00584C06" w:rsidRDefault="00584C06" w:rsidP="00584C06">
            <w:pPr>
              <w:spacing w:after="0" w:line="240" w:lineRule="auto"/>
              <w:rPr>
                <w:ins w:id="263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633" w:author="María_Nole" w:date="2023-06-14T14:12:00Z">
                  <w:rPr>
                    <w:ins w:id="263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63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63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637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6A30D110" w14:textId="77777777" w:rsidR="00584C06" w:rsidRPr="00584C06" w:rsidRDefault="00584C06" w:rsidP="00584C06">
            <w:pPr>
              <w:spacing w:after="0" w:line="240" w:lineRule="auto"/>
              <w:rPr>
                <w:ins w:id="263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639" w:author="María_Nole" w:date="2023-06-14T14:12:00Z">
                  <w:rPr>
                    <w:ins w:id="264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64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64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643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6DD1442D" w14:textId="77777777" w:rsidR="00584C06" w:rsidRPr="00584C06" w:rsidRDefault="00584C06" w:rsidP="00584C06">
            <w:pPr>
              <w:spacing w:after="0" w:line="240" w:lineRule="auto"/>
              <w:rPr>
                <w:ins w:id="264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645" w:author="María_Nole" w:date="2023-06-14T14:12:00Z">
                  <w:rPr>
                    <w:ins w:id="264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64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64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649" w:author="María_Nole" w:date="2023-06-14T14:11:00Z">
              <w:tcPr>
                <w:tcW w:w="113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10316BBC" w14:textId="77777777" w:rsidR="00584C06" w:rsidRPr="00584C06" w:rsidRDefault="00584C06" w:rsidP="00584C06">
            <w:pPr>
              <w:spacing w:after="0" w:line="240" w:lineRule="auto"/>
              <w:rPr>
                <w:ins w:id="265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651" w:author="María_Nole" w:date="2023-06-14T14:12:00Z">
                  <w:rPr>
                    <w:ins w:id="265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65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65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</w:tr>
      <w:tr w:rsidR="00584C06" w:rsidRPr="00584C06" w14:paraId="0132ACB9" w14:textId="77777777" w:rsidTr="00584C06">
        <w:trPr>
          <w:trHeight w:val="510"/>
          <w:ins w:id="2655" w:author="María_Nole" w:date="2023-06-14T14:11:00Z"/>
          <w:trPrChange w:id="2656" w:author="María_Nole" w:date="2023-06-14T14:11:00Z">
            <w:trPr>
              <w:trHeight w:val="510"/>
            </w:trPr>
          </w:trPrChange>
        </w:trPr>
        <w:tc>
          <w:tcPr>
            <w:tcW w:w="1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657" w:author="María_Nole" w:date="2023-06-14T14:11:00Z">
              <w:tcPr>
                <w:tcW w:w="67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1364F289" w14:textId="77777777" w:rsidR="00584C06" w:rsidRPr="00584C06" w:rsidRDefault="00584C06" w:rsidP="00584C06">
            <w:pPr>
              <w:spacing w:after="0" w:line="240" w:lineRule="auto"/>
              <w:rPr>
                <w:ins w:id="265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659" w:author="María_Nole" w:date="2023-06-14T14:12:00Z">
                  <w:rPr>
                    <w:ins w:id="266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66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66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25</w:t>
              </w:r>
            </w:ins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hideMark/>
            <w:tcPrChange w:id="2663" w:author="María_Nole" w:date="2023-06-14T14:11:00Z">
              <w:tcPr>
                <w:tcW w:w="139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CC" w:fill="FFFFFF"/>
                <w:hideMark/>
              </w:tcPr>
            </w:tcPrChange>
          </w:tcPr>
          <w:p w14:paraId="22B91DE8" w14:textId="77777777" w:rsidR="00584C06" w:rsidRPr="00584C06" w:rsidRDefault="00584C06" w:rsidP="00584C06">
            <w:pPr>
              <w:spacing w:after="0" w:line="240" w:lineRule="auto"/>
              <w:rPr>
                <w:ins w:id="2664" w:author="María_Nole" w:date="2023-06-14T14:11:00Z"/>
                <w:rFonts w:eastAsia="Times New Roman" w:cstheme="minorHAnsi"/>
                <w:sz w:val="12"/>
                <w:szCs w:val="12"/>
                <w:lang w:eastAsia="es-EC"/>
                <w:rPrChange w:id="2665" w:author="María_Nole" w:date="2023-06-14T14:12:00Z">
                  <w:rPr>
                    <w:ins w:id="2666" w:author="María_Nole" w:date="2023-06-14T14:11:00Z"/>
                    <w:rFonts w:ascii="Calibri" w:eastAsia="Times New Roman" w:hAnsi="Calibri" w:cs="Calibri"/>
                    <w:sz w:val="20"/>
                    <w:szCs w:val="20"/>
                    <w:lang w:eastAsia="es-EC"/>
                  </w:rPr>
                </w:rPrChange>
              </w:rPr>
            </w:pPr>
            <w:ins w:id="2667" w:author="María_Nole" w:date="2023-06-14T14:11:00Z">
              <w:r w:rsidRPr="00584C06">
                <w:rPr>
                  <w:rFonts w:eastAsia="Times New Roman" w:cstheme="minorHAnsi"/>
                  <w:sz w:val="12"/>
                  <w:szCs w:val="12"/>
                  <w:lang w:eastAsia="es-EC"/>
                  <w:rPrChange w:id="2668" w:author="María_Nole" w:date="2023-06-14T14:12:00Z">
                    <w:rPr>
                      <w:rFonts w:ascii="Calibri" w:eastAsia="Times New Roman" w:hAnsi="Calibri" w:cs="Calibri"/>
                      <w:sz w:val="20"/>
                      <w:szCs w:val="20"/>
                      <w:lang w:eastAsia="es-EC"/>
                    </w:rPr>
                  </w:rPrChange>
                </w:rPr>
                <w:t>1102028469</w:t>
              </w:r>
            </w:ins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  <w:tcPrChange w:id="2669" w:author="María_Nole" w:date="2023-06-14T14:11:00Z">
              <w:tcPr>
                <w:tcW w:w="2594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hideMark/>
              </w:tcPr>
            </w:tcPrChange>
          </w:tcPr>
          <w:p w14:paraId="32BD003C" w14:textId="77777777" w:rsidR="00584C06" w:rsidRPr="00584C06" w:rsidRDefault="00584C06" w:rsidP="00584C06">
            <w:pPr>
              <w:spacing w:after="0" w:line="240" w:lineRule="auto"/>
              <w:rPr>
                <w:ins w:id="2670" w:author="María_Nole" w:date="2023-06-14T14:11:00Z"/>
                <w:rFonts w:eastAsia="Times New Roman" w:cstheme="minorHAnsi"/>
                <w:sz w:val="12"/>
                <w:szCs w:val="12"/>
                <w:lang w:eastAsia="es-EC"/>
                <w:rPrChange w:id="2671" w:author="María_Nole" w:date="2023-06-14T14:12:00Z">
                  <w:rPr>
                    <w:ins w:id="2672" w:author="María_Nole" w:date="2023-06-14T14:11:00Z"/>
                    <w:rFonts w:ascii="Calibri" w:eastAsia="Times New Roman" w:hAnsi="Calibri" w:cs="Calibri"/>
                    <w:sz w:val="20"/>
                    <w:szCs w:val="20"/>
                    <w:lang w:eastAsia="es-EC"/>
                  </w:rPr>
                </w:rPrChange>
              </w:rPr>
            </w:pPr>
            <w:ins w:id="2673" w:author="María_Nole" w:date="2023-06-14T14:11:00Z">
              <w:r w:rsidRPr="00584C06">
                <w:rPr>
                  <w:rFonts w:eastAsia="Times New Roman" w:cstheme="minorHAnsi"/>
                  <w:sz w:val="12"/>
                  <w:szCs w:val="12"/>
                  <w:lang w:eastAsia="es-EC"/>
                  <w:rPrChange w:id="2674" w:author="María_Nole" w:date="2023-06-14T14:12:00Z">
                    <w:rPr>
                      <w:rFonts w:ascii="Calibri" w:eastAsia="Times New Roman" w:hAnsi="Calibri" w:cs="Calibri"/>
                      <w:sz w:val="20"/>
                      <w:szCs w:val="20"/>
                      <w:lang w:eastAsia="es-EC"/>
                    </w:rPr>
                  </w:rPrChange>
                </w:rPr>
                <w:t>GRANDA MARIN ERNESTO MIGUEL</w:t>
              </w:r>
            </w:ins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675" w:author="María_Nole" w:date="2023-06-14T14:11:00Z">
              <w:tcPr>
                <w:tcW w:w="3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17BEC50E" w14:textId="77777777" w:rsidR="00584C06" w:rsidRPr="00584C06" w:rsidRDefault="00584C06" w:rsidP="00584C06">
            <w:pPr>
              <w:spacing w:after="0" w:line="240" w:lineRule="auto"/>
              <w:rPr>
                <w:ins w:id="267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677" w:author="María_Nole" w:date="2023-06-14T14:12:00Z">
                  <w:rPr>
                    <w:ins w:id="267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67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68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LEY ORGANICA DEL SERVICIO PUBLICO</w:t>
              </w:r>
            </w:ins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hideMark/>
            <w:tcPrChange w:id="2681" w:author="María_Nole" w:date="2023-06-14T14:11:00Z">
              <w:tcPr>
                <w:tcW w:w="15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CC" w:fill="FFFFFF"/>
                <w:hideMark/>
              </w:tcPr>
            </w:tcPrChange>
          </w:tcPr>
          <w:p w14:paraId="0C9A79F7" w14:textId="77777777" w:rsidR="00584C06" w:rsidRPr="00584C06" w:rsidRDefault="00584C06" w:rsidP="00584C06">
            <w:pPr>
              <w:spacing w:after="0" w:line="240" w:lineRule="auto"/>
              <w:rPr>
                <w:ins w:id="2682" w:author="María_Nole" w:date="2023-06-14T14:11:00Z"/>
                <w:rFonts w:eastAsia="Times New Roman" w:cstheme="minorHAnsi"/>
                <w:sz w:val="12"/>
                <w:szCs w:val="12"/>
                <w:lang w:eastAsia="es-EC"/>
                <w:rPrChange w:id="2683" w:author="María_Nole" w:date="2023-06-14T14:12:00Z">
                  <w:rPr>
                    <w:ins w:id="2684" w:author="María_Nole" w:date="2023-06-14T14:11:00Z"/>
                    <w:rFonts w:ascii="Calibri" w:eastAsia="Times New Roman" w:hAnsi="Calibri" w:cs="Calibri"/>
                    <w:sz w:val="20"/>
                    <w:szCs w:val="20"/>
                    <w:lang w:eastAsia="es-EC"/>
                  </w:rPr>
                </w:rPrChange>
              </w:rPr>
            </w:pPr>
            <w:ins w:id="2685" w:author="María_Nole" w:date="2023-06-14T14:11:00Z">
              <w:r w:rsidRPr="00584C06">
                <w:rPr>
                  <w:rFonts w:eastAsia="Times New Roman" w:cstheme="minorHAnsi"/>
                  <w:sz w:val="12"/>
                  <w:szCs w:val="12"/>
                  <w:lang w:eastAsia="es-EC"/>
                  <w:rPrChange w:id="2686" w:author="María_Nole" w:date="2023-06-14T14:12:00Z">
                    <w:rPr>
                      <w:rFonts w:ascii="Calibri" w:eastAsia="Times New Roman" w:hAnsi="Calibri" w:cs="Calibri"/>
                      <w:sz w:val="20"/>
                      <w:szCs w:val="20"/>
                      <w:lang w:eastAsia="es-EC"/>
                    </w:rPr>
                  </w:rPrChange>
                </w:rPr>
                <w:t>07/11/1961</w:t>
              </w:r>
            </w:ins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hideMark/>
            <w:tcPrChange w:id="2687" w:author="María_Nole" w:date="2023-06-14T14:11:00Z">
              <w:tcPr>
                <w:tcW w:w="150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CC" w:fill="FFFFFF"/>
                <w:hideMark/>
              </w:tcPr>
            </w:tcPrChange>
          </w:tcPr>
          <w:p w14:paraId="1D459DF9" w14:textId="77777777" w:rsidR="00584C06" w:rsidRPr="00584C06" w:rsidRDefault="00584C06" w:rsidP="00584C06">
            <w:pPr>
              <w:spacing w:after="0" w:line="240" w:lineRule="auto"/>
              <w:rPr>
                <w:ins w:id="2688" w:author="María_Nole" w:date="2023-06-14T14:11:00Z"/>
                <w:rFonts w:eastAsia="Times New Roman" w:cstheme="minorHAnsi"/>
                <w:sz w:val="12"/>
                <w:szCs w:val="12"/>
                <w:lang w:eastAsia="es-EC"/>
                <w:rPrChange w:id="2689" w:author="María_Nole" w:date="2023-06-14T14:12:00Z">
                  <w:rPr>
                    <w:ins w:id="2690" w:author="María_Nole" w:date="2023-06-14T14:11:00Z"/>
                    <w:rFonts w:ascii="Calibri" w:eastAsia="Times New Roman" w:hAnsi="Calibri" w:cs="Calibri"/>
                    <w:sz w:val="20"/>
                    <w:szCs w:val="20"/>
                    <w:lang w:eastAsia="es-EC"/>
                  </w:rPr>
                </w:rPrChange>
              </w:rPr>
            </w:pPr>
            <w:ins w:id="2691" w:author="María_Nole" w:date="2023-06-14T14:11:00Z">
              <w:r w:rsidRPr="00584C06">
                <w:rPr>
                  <w:rFonts w:eastAsia="Times New Roman" w:cstheme="minorHAnsi"/>
                  <w:sz w:val="12"/>
                  <w:szCs w:val="12"/>
                  <w:lang w:eastAsia="es-EC"/>
                  <w:rPrChange w:id="2692" w:author="María_Nole" w:date="2023-06-14T14:12:00Z">
                    <w:rPr>
                      <w:rFonts w:ascii="Calibri" w:eastAsia="Times New Roman" w:hAnsi="Calibri" w:cs="Calibri"/>
                      <w:sz w:val="20"/>
                      <w:szCs w:val="20"/>
                      <w:lang w:eastAsia="es-EC"/>
                    </w:rPr>
                  </w:rPrChange>
                </w:rPr>
                <w:t>28/02/2023</w:t>
              </w:r>
            </w:ins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693" w:author="María_Nole" w:date="2023-06-14T14:11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12CA1780" w14:textId="77777777" w:rsidR="00584C06" w:rsidRPr="00584C06" w:rsidRDefault="00584C06" w:rsidP="00584C06">
            <w:pPr>
              <w:spacing w:after="0" w:line="240" w:lineRule="auto"/>
              <w:rPr>
                <w:ins w:id="269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695" w:author="María_Nole" w:date="2023-06-14T14:12:00Z">
                  <w:rPr>
                    <w:ins w:id="269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69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69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JUBILACIÓN</w:t>
              </w:r>
            </w:ins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hideMark/>
            <w:tcPrChange w:id="2699" w:author="María_Nole" w:date="2023-06-14T14:11:00Z">
              <w:tcPr>
                <w:tcW w:w="222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CC" w:fill="FFFFFF"/>
                <w:hideMark/>
              </w:tcPr>
            </w:tcPrChange>
          </w:tcPr>
          <w:p w14:paraId="6DF44C42" w14:textId="77777777" w:rsidR="00584C06" w:rsidRPr="00584C06" w:rsidRDefault="00584C06" w:rsidP="00584C06">
            <w:pPr>
              <w:spacing w:after="0" w:line="240" w:lineRule="auto"/>
              <w:rPr>
                <w:ins w:id="2700" w:author="María_Nole" w:date="2023-06-14T14:11:00Z"/>
                <w:rFonts w:eastAsia="Times New Roman" w:cstheme="minorHAnsi"/>
                <w:sz w:val="12"/>
                <w:szCs w:val="12"/>
                <w:lang w:eastAsia="es-EC"/>
                <w:rPrChange w:id="2701" w:author="María_Nole" w:date="2023-06-14T14:12:00Z">
                  <w:rPr>
                    <w:ins w:id="2702" w:author="María_Nole" w:date="2023-06-14T14:11:00Z"/>
                    <w:rFonts w:ascii="Calibri" w:eastAsia="Times New Roman" w:hAnsi="Calibri" w:cs="Calibri"/>
                    <w:sz w:val="20"/>
                    <w:szCs w:val="20"/>
                    <w:lang w:eastAsia="es-EC"/>
                  </w:rPr>
                </w:rPrChange>
              </w:rPr>
            </w:pPr>
            <w:ins w:id="2703" w:author="María_Nole" w:date="2023-06-14T14:11:00Z">
              <w:r w:rsidRPr="00584C06">
                <w:rPr>
                  <w:rFonts w:eastAsia="Times New Roman" w:cstheme="minorHAnsi"/>
                  <w:sz w:val="12"/>
                  <w:szCs w:val="12"/>
                  <w:lang w:eastAsia="es-EC"/>
                  <w:rPrChange w:id="2704" w:author="María_Nole" w:date="2023-06-14T14:12:00Z">
                    <w:rPr>
                      <w:rFonts w:ascii="Calibri" w:eastAsia="Times New Roman" w:hAnsi="Calibri" w:cs="Calibri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705" w:author="María_Nole" w:date="2023-06-14T14:11:00Z">
              <w:tcPr>
                <w:tcW w:w="26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501E7A1C" w14:textId="77777777" w:rsidR="00584C06" w:rsidRPr="00584C06" w:rsidRDefault="00584C06" w:rsidP="00584C06">
            <w:pPr>
              <w:spacing w:after="0" w:line="240" w:lineRule="auto"/>
              <w:rPr>
                <w:ins w:id="270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707" w:author="María_Nole" w:date="2023-06-14T14:12:00Z">
                  <w:rPr>
                    <w:ins w:id="270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70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71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711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3C3F6102" w14:textId="77777777" w:rsidR="00584C06" w:rsidRPr="00584C06" w:rsidRDefault="00584C06" w:rsidP="00584C06">
            <w:pPr>
              <w:spacing w:after="0" w:line="240" w:lineRule="auto"/>
              <w:rPr>
                <w:ins w:id="271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713" w:author="María_Nole" w:date="2023-06-14T14:12:00Z">
                  <w:rPr>
                    <w:ins w:id="271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71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71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717" w:author="María_Nole" w:date="2023-06-14T14:11:00Z">
              <w:tcPr>
                <w:tcW w:w="117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66796596" w14:textId="77777777" w:rsidR="00584C06" w:rsidRPr="00584C06" w:rsidRDefault="00584C06" w:rsidP="00584C06">
            <w:pPr>
              <w:spacing w:after="0" w:line="240" w:lineRule="auto"/>
              <w:rPr>
                <w:ins w:id="271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719" w:author="María_Nole" w:date="2023-06-14T14:12:00Z">
                  <w:rPr>
                    <w:ins w:id="272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72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72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723" w:author="María_Nole" w:date="2023-06-14T14:11:00Z">
              <w:tcPr>
                <w:tcW w:w="112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5A3B1FDB" w14:textId="77777777" w:rsidR="00584C06" w:rsidRPr="00584C06" w:rsidRDefault="00584C06" w:rsidP="00584C06">
            <w:pPr>
              <w:spacing w:after="0" w:line="240" w:lineRule="auto"/>
              <w:rPr>
                <w:ins w:id="272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725" w:author="María_Nole" w:date="2023-06-14T14:12:00Z">
                  <w:rPr>
                    <w:ins w:id="272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72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72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729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2941F1C5" w14:textId="77777777" w:rsidR="00584C06" w:rsidRPr="00584C06" w:rsidRDefault="00584C06" w:rsidP="00584C06">
            <w:pPr>
              <w:spacing w:after="0" w:line="240" w:lineRule="auto"/>
              <w:rPr>
                <w:ins w:id="273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731" w:author="María_Nole" w:date="2023-06-14T14:12:00Z">
                  <w:rPr>
                    <w:ins w:id="273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73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73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735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61E4EAE8" w14:textId="77777777" w:rsidR="00584C06" w:rsidRPr="00584C06" w:rsidRDefault="00584C06" w:rsidP="00584C06">
            <w:pPr>
              <w:spacing w:after="0" w:line="240" w:lineRule="auto"/>
              <w:rPr>
                <w:ins w:id="273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737" w:author="María_Nole" w:date="2023-06-14T14:12:00Z">
                  <w:rPr>
                    <w:ins w:id="273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73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74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741" w:author="María_Nole" w:date="2023-06-14T14:11:00Z">
              <w:tcPr>
                <w:tcW w:w="113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2614A60B" w14:textId="77777777" w:rsidR="00584C06" w:rsidRPr="00584C06" w:rsidRDefault="00584C06" w:rsidP="00584C06">
            <w:pPr>
              <w:spacing w:after="0" w:line="240" w:lineRule="auto"/>
              <w:rPr>
                <w:ins w:id="274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743" w:author="María_Nole" w:date="2023-06-14T14:12:00Z">
                  <w:rPr>
                    <w:ins w:id="274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74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74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16H46</w:t>
              </w:r>
            </w:ins>
          </w:p>
        </w:tc>
      </w:tr>
      <w:tr w:rsidR="00584C06" w:rsidRPr="00584C06" w14:paraId="180BFFCE" w14:textId="77777777" w:rsidTr="00584C06">
        <w:trPr>
          <w:trHeight w:val="510"/>
          <w:ins w:id="2747" w:author="María_Nole" w:date="2023-06-14T14:11:00Z"/>
          <w:trPrChange w:id="2748" w:author="María_Nole" w:date="2023-06-14T14:11:00Z">
            <w:trPr>
              <w:trHeight w:val="510"/>
            </w:trPr>
          </w:trPrChange>
        </w:trPr>
        <w:tc>
          <w:tcPr>
            <w:tcW w:w="1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749" w:author="María_Nole" w:date="2023-06-14T14:11:00Z">
              <w:tcPr>
                <w:tcW w:w="67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1018D594" w14:textId="77777777" w:rsidR="00584C06" w:rsidRPr="00584C06" w:rsidRDefault="00584C06" w:rsidP="00584C06">
            <w:pPr>
              <w:spacing w:after="0" w:line="240" w:lineRule="auto"/>
              <w:rPr>
                <w:ins w:id="275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751" w:author="María_Nole" w:date="2023-06-14T14:12:00Z">
                  <w:rPr>
                    <w:ins w:id="275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75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75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26</w:t>
              </w:r>
            </w:ins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  <w:tcPrChange w:id="2755" w:author="María_Nole" w:date="2023-06-14T14:11:00Z">
              <w:tcPr>
                <w:tcW w:w="139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hideMark/>
              </w:tcPr>
            </w:tcPrChange>
          </w:tcPr>
          <w:p w14:paraId="23C6543A" w14:textId="77777777" w:rsidR="00584C06" w:rsidRPr="00584C06" w:rsidRDefault="00584C06" w:rsidP="00584C06">
            <w:pPr>
              <w:spacing w:after="0" w:line="240" w:lineRule="auto"/>
              <w:rPr>
                <w:ins w:id="275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757" w:author="María_Nole" w:date="2023-06-14T14:12:00Z">
                  <w:rPr>
                    <w:ins w:id="275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75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76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1102280250</w:t>
              </w:r>
            </w:ins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  <w:tcPrChange w:id="2761" w:author="María_Nole" w:date="2023-06-14T14:11:00Z">
              <w:tcPr>
                <w:tcW w:w="2594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hideMark/>
              </w:tcPr>
            </w:tcPrChange>
          </w:tcPr>
          <w:p w14:paraId="0A9A02AA" w14:textId="77777777" w:rsidR="00584C06" w:rsidRPr="00584C06" w:rsidRDefault="00584C06" w:rsidP="00584C06">
            <w:pPr>
              <w:spacing w:after="0" w:line="240" w:lineRule="auto"/>
              <w:rPr>
                <w:ins w:id="276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763" w:author="María_Nole" w:date="2023-06-14T14:12:00Z">
                  <w:rPr>
                    <w:ins w:id="276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76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76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HIDALGO SANTIN SILVIA LUCRECIA</w:t>
              </w:r>
            </w:ins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767" w:author="María_Nole" w:date="2023-06-14T14:11:00Z">
              <w:tcPr>
                <w:tcW w:w="3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5164D776" w14:textId="77777777" w:rsidR="00584C06" w:rsidRPr="00584C06" w:rsidRDefault="00584C06" w:rsidP="00584C06">
            <w:pPr>
              <w:spacing w:after="0" w:line="240" w:lineRule="auto"/>
              <w:rPr>
                <w:ins w:id="276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769" w:author="María_Nole" w:date="2023-06-14T14:12:00Z">
                  <w:rPr>
                    <w:ins w:id="277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77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77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LEY ORGANICA DEL SERVICIO PUBLICO</w:t>
              </w:r>
            </w:ins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  <w:tcPrChange w:id="2773" w:author="María_Nole" w:date="2023-06-14T14:11:00Z">
              <w:tcPr>
                <w:tcW w:w="15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hideMark/>
              </w:tcPr>
            </w:tcPrChange>
          </w:tcPr>
          <w:p w14:paraId="24AAA5B2" w14:textId="77777777" w:rsidR="00584C06" w:rsidRPr="00584C06" w:rsidRDefault="00584C06" w:rsidP="00584C06">
            <w:pPr>
              <w:spacing w:after="0" w:line="240" w:lineRule="auto"/>
              <w:rPr>
                <w:ins w:id="277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775" w:author="María_Nole" w:date="2023-06-14T14:12:00Z">
                  <w:rPr>
                    <w:ins w:id="277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77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77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23/11/1962</w:t>
              </w:r>
            </w:ins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hideMark/>
            <w:tcPrChange w:id="2779" w:author="María_Nole" w:date="2023-06-14T14:11:00Z">
              <w:tcPr>
                <w:tcW w:w="150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CC" w:fill="FFFFFF"/>
                <w:hideMark/>
              </w:tcPr>
            </w:tcPrChange>
          </w:tcPr>
          <w:p w14:paraId="41A354F6" w14:textId="77777777" w:rsidR="00584C06" w:rsidRPr="00584C06" w:rsidRDefault="00584C06" w:rsidP="00584C06">
            <w:pPr>
              <w:spacing w:after="0" w:line="240" w:lineRule="auto"/>
              <w:rPr>
                <w:ins w:id="2780" w:author="María_Nole" w:date="2023-06-14T14:11:00Z"/>
                <w:rFonts w:eastAsia="Times New Roman" w:cstheme="minorHAnsi"/>
                <w:sz w:val="12"/>
                <w:szCs w:val="12"/>
                <w:lang w:eastAsia="es-EC"/>
                <w:rPrChange w:id="2781" w:author="María_Nole" w:date="2023-06-14T14:12:00Z">
                  <w:rPr>
                    <w:ins w:id="2782" w:author="María_Nole" w:date="2023-06-14T14:11:00Z"/>
                    <w:rFonts w:ascii="Calibri" w:eastAsia="Times New Roman" w:hAnsi="Calibri" w:cs="Calibri"/>
                    <w:sz w:val="20"/>
                    <w:szCs w:val="20"/>
                    <w:lang w:eastAsia="es-EC"/>
                  </w:rPr>
                </w:rPrChange>
              </w:rPr>
            </w:pPr>
            <w:ins w:id="2783" w:author="María_Nole" w:date="2023-06-14T14:11:00Z">
              <w:r w:rsidRPr="00584C06">
                <w:rPr>
                  <w:rFonts w:eastAsia="Times New Roman" w:cstheme="minorHAnsi"/>
                  <w:sz w:val="12"/>
                  <w:szCs w:val="12"/>
                  <w:lang w:eastAsia="es-EC"/>
                  <w:rPrChange w:id="2784" w:author="María_Nole" w:date="2023-06-14T14:12:00Z">
                    <w:rPr>
                      <w:rFonts w:ascii="Calibri" w:eastAsia="Times New Roman" w:hAnsi="Calibri" w:cs="Calibri"/>
                      <w:sz w:val="20"/>
                      <w:szCs w:val="20"/>
                      <w:lang w:eastAsia="es-EC"/>
                    </w:rPr>
                  </w:rPrChange>
                </w:rPr>
                <w:t>28/02/2023</w:t>
              </w:r>
            </w:ins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785" w:author="María_Nole" w:date="2023-06-14T14:11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31FF3D28" w14:textId="77777777" w:rsidR="00584C06" w:rsidRPr="00584C06" w:rsidRDefault="00584C06" w:rsidP="00584C06">
            <w:pPr>
              <w:spacing w:after="0" w:line="240" w:lineRule="auto"/>
              <w:rPr>
                <w:ins w:id="278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787" w:author="María_Nole" w:date="2023-06-14T14:12:00Z">
                  <w:rPr>
                    <w:ins w:id="278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78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79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JUBILACIÓN</w:t>
              </w:r>
            </w:ins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hideMark/>
            <w:tcPrChange w:id="2791" w:author="María_Nole" w:date="2023-06-14T14:11:00Z">
              <w:tcPr>
                <w:tcW w:w="222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CC" w:fill="FFFFFF"/>
                <w:hideMark/>
              </w:tcPr>
            </w:tcPrChange>
          </w:tcPr>
          <w:p w14:paraId="27D9EE91" w14:textId="77777777" w:rsidR="00584C06" w:rsidRPr="00584C06" w:rsidRDefault="00584C06" w:rsidP="00584C06">
            <w:pPr>
              <w:spacing w:after="0" w:line="240" w:lineRule="auto"/>
              <w:rPr>
                <w:ins w:id="2792" w:author="María_Nole" w:date="2023-06-14T14:11:00Z"/>
                <w:rFonts w:eastAsia="Times New Roman" w:cstheme="minorHAnsi"/>
                <w:sz w:val="12"/>
                <w:szCs w:val="12"/>
                <w:lang w:eastAsia="es-EC"/>
                <w:rPrChange w:id="2793" w:author="María_Nole" w:date="2023-06-14T14:12:00Z">
                  <w:rPr>
                    <w:ins w:id="2794" w:author="María_Nole" w:date="2023-06-14T14:11:00Z"/>
                    <w:rFonts w:ascii="Calibri" w:eastAsia="Times New Roman" w:hAnsi="Calibri" w:cs="Calibri"/>
                    <w:sz w:val="20"/>
                    <w:szCs w:val="20"/>
                    <w:lang w:eastAsia="es-EC"/>
                  </w:rPr>
                </w:rPrChange>
              </w:rPr>
            </w:pPr>
            <w:ins w:id="2795" w:author="María_Nole" w:date="2023-06-14T14:11:00Z">
              <w:r w:rsidRPr="00584C06">
                <w:rPr>
                  <w:rFonts w:eastAsia="Times New Roman" w:cstheme="minorHAnsi"/>
                  <w:sz w:val="12"/>
                  <w:szCs w:val="12"/>
                  <w:lang w:eastAsia="es-EC"/>
                  <w:rPrChange w:id="2796" w:author="María_Nole" w:date="2023-06-14T14:12:00Z">
                    <w:rPr>
                      <w:rFonts w:ascii="Calibri" w:eastAsia="Times New Roman" w:hAnsi="Calibri" w:cs="Calibri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797" w:author="María_Nole" w:date="2023-06-14T14:11:00Z">
              <w:tcPr>
                <w:tcW w:w="26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6EA1EBA4" w14:textId="77777777" w:rsidR="00584C06" w:rsidRPr="00584C06" w:rsidRDefault="00584C06" w:rsidP="00584C06">
            <w:pPr>
              <w:spacing w:after="0" w:line="240" w:lineRule="auto"/>
              <w:rPr>
                <w:ins w:id="279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799" w:author="María_Nole" w:date="2023-06-14T14:12:00Z">
                  <w:rPr>
                    <w:ins w:id="280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80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80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803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54D9F0E8" w14:textId="77777777" w:rsidR="00584C06" w:rsidRPr="00584C06" w:rsidRDefault="00584C06" w:rsidP="00584C06">
            <w:pPr>
              <w:spacing w:after="0" w:line="240" w:lineRule="auto"/>
              <w:rPr>
                <w:ins w:id="280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805" w:author="María_Nole" w:date="2023-06-14T14:12:00Z">
                  <w:rPr>
                    <w:ins w:id="280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80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80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809" w:author="María_Nole" w:date="2023-06-14T14:11:00Z">
              <w:tcPr>
                <w:tcW w:w="117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47FBD7B6" w14:textId="77777777" w:rsidR="00584C06" w:rsidRPr="00584C06" w:rsidRDefault="00584C06" w:rsidP="00584C06">
            <w:pPr>
              <w:spacing w:after="0" w:line="240" w:lineRule="auto"/>
              <w:rPr>
                <w:ins w:id="281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811" w:author="María_Nole" w:date="2023-06-14T14:12:00Z">
                  <w:rPr>
                    <w:ins w:id="281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81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81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815" w:author="María_Nole" w:date="2023-06-14T14:11:00Z">
              <w:tcPr>
                <w:tcW w:w="112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238F3C62" w14:textId="77777777" w:rsidR="00584C06" w:rsidRPr="00584C06" w:rsidRDefault="00584C06" w:rsidP="00584C06">
            <w:pPr>
              <w:spacing w:after="0" w:line="240" w:lineRule="auto"/>
              <w:rPr>
                <w:ins w:id="281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817" w:author="María_Nole" w:date="2023-06-14T14:12:00Z">
                  <w:rPr>
                    <w:ins w:id="281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81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82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821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490C3838" w14:textId="77777777" w:rsidR="00584C06" w:rsidRPr="00584C06" w:rsidRDefault="00584C06" w:rsidP="00584C06">
            <w:pPr>
              <w:spacing w:after="0" w:line="240" w:lineRule="auto"/>
              <w:rPr>
                <w:ins w:id="282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823" w:author="María_Nole" w:date="2023-06-14T14:12:00Z">
                  <w:rPr>
                    <w:ins w:id="282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82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82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827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74D59428" w14:textId="77777777" w:rsidR="00584C06" w:rsidRPr="00584C06" w:rsidRDefault="00584C06" w:rsidP="00584C06">
            <w:pPr>
              <w:spacing w:after="0" w:line="240" w:lineRule="auto"/>
              <w:rPr>
                <w:ins w:id="282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829" w:author="María_Nole" w:date="2023-06-14T14:12:00Z">
                  <w:rPr>
                    <w:ins w:id="283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83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83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833" w:author="María_Nole" w:date="2023-06-14T14:11:00Z">
              <w:tcPr>
                <w:tcW w:w="113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40A1BE3D" w14:textId="77777777" w:rsidR="00584C06" w:rsidRPr="00584C06" w:rsidRDefault="00584C06" w:rsidP="00584C06">
            <w:pPr>
              <w:spacing w:after="0" w:line="240" w:lineRule="auto"/>
              <w:rPr>
                <w:ins w:id="283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835" w:author="María_Nole" w:date="2023-06-14T14:12:00Z">
                  <w:rPr>
                    <w:ins w:id="283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83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83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16H46</w:t>
              </w:r>
            </w:ins>
          </w:p>
        </w:tc>
      </w:tr>
      <w:tr w:rsidR="00584C06" w:rsidRPr="00584C06" w14:paraId="658D3156" w14:textId="77777777" w:rsidTr="00584C06">
        <w:trPr>
          <w:trHeight w:val="510"/>
          <w:ins w:id="2839" w:author="María_Nole" w:date="2023-06-14T14:11:00Z"/>
          <w:trPrChange w:id="2840" w:author="María_Nole" w:date="2023-06-14T14:11:00Z">
            <w:trPr>
              <w:trHeight w:val="510"/>
            </w:trPr>
          </w:trPrChange>
        </w:trPr>
        <w:tc>
          <w:tcPr>
            <w:tcW w:w="1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841" w:author="María_Nole" w:date="2023-06-14T14:11:00Z">
              <w:tcPr>
                <w:tcW w:w="67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1F614CEB" w14:textId="77777777" w:rsidR="00584C06" w:rsidRPr="00584C06" w:rsidRDefault="00584C06" w:rsidP="00584C06">
            <w:pPr>
              <w:spacing w:after="0" w:line="240" w:lineRule="auto"/>
              <w:rPr>
                <w:ins w:id="284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843" w:author="María_Nole" w:date="2023-06-14T14:12:00Z">
                  <w:rPr>
                    <w:ins w:id="284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84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84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27</w:t>
              </w:r>
            </w:ins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hideMark/>
            <w:tcPrChange w:id="2847" w:author="María_Nole" w:date="2023-06-14T14:11:00Z">
              <w:tcPr>
                <w:tcW w:w="139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CC" w:fill="FFFFFF"/>
                <w:hideMark/>
              </w:tcPr>
            </w:tcPrChange>
          </w:tcPr>
          <w:p w14:paraId="72D086FE" w14:textId="77777777" w:rsidR="00584C06" w:rsidRPr="00584C06" w:rsidRDefault="00584C06" w:rsidP="00584C06">
            <w:pPr>
              <w:spacing w:after="0" w:line="240" w:lineRule="auto"/>
              <w:rPr>
                <w:ins w:id="2848" w:author="María_Nole" w:date="2023-06-14T14:11:00Z"/>
                <w:rFonts w:eastAsia="Times New Roman" w:cstheme="minorHAnsi"/>
                <w:sz w:val="12"/>
                <w:szCs w:val="12"/>
                <w:lang w:eastAsia="es-EC"/>
                <w:rPrChange w:id="2849" w:author="María_Nole" w:date="2023-06-14T14:12:00Z">
                  <w:rPr>
                    <w:ins w:id="2850" w:author="María_Nole" w:date="2023-06-14T14:11:00Z"/>
                    <w:rFonts w:ascii="Calibri" w:eastAsia="Times New Roman" w:hAnsi="Calibri" w:cs="Calibri"/>
                    <w:sz w:val="20"/>
                    <w:szCs w:val="20"/>
                    <w:lang w:eastAsia="es-EC"/>
                  </w:rPr>
                </w:rPrChange>
              </w:rPr>
            </w:pPr>
            <w:ins w:id="2851" w:author="María_Nole" w:date="2023-06-14T14:11:00Z">
              <w:r w:rsidRPr="00584C06">
                <w:rPr>
                  <w:rFonts w:eastAsia="Times New Roman" w:cstheme="minorHAnsi"/>
                  <w:sz w:val="12"/>
                  <w:szCs w:val="12"/>
                  <w:lang w:eastAsia="es-EC"/>
                  <w:rPrChange w:id="2852" w:author="María_Nole" w:date="2023-06-14T14:12:00Z">
                    <w:rPr>
                      <w:rFonts w:ascii="Calibri" w:eastAsia="Times New Roman" w:hAnsi="Calibri" w:cs="Calibri"/>
                      <w:sz w:val="20"/>
                      <w:szCs w:val="20"/>
                      <w:lang w:eastAsia="es-EC"/>
                    </w:rPr>
                  </w:rPrChange>
                </w:rPr>
                <w:t>1102307038</w:t>
              </w:r>
            </w:ins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  <w:tcPrChange w:id="2853" w:author="María_Nole" w:date="2023-06-14T14:11:00Z">
              <w:tcPr>
                <w:tcW w:w="2594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hideMark/>
              </w:tcPr>
            </w:tcPrChange>
          </w:tcPr>
          <w:p w14:paraId="44D7C43F" w14:textId="77777777" w:rsidR="00584C06" w:rsidRPr="00584C06" w:rsidRDefault="00584C06" w:rsidP="00584C06">
            <w:pPr>
              <w:spacing w:after="0" w:line="240" w:lineRule="auto"/>
              <w:rPr>
                <w:ins w:id="2854" w:author="María_Nole" w:date="2023-06-14T14:11:00Z"/>
                <w:rFonts w:eastAsia="Times New Roman" w:cstheme="minorHAnsi"/>
                <w:sz w:val="12"/>
                <w:szCs w:val="12"/>
                <w:lang w:eastAsia="es-EC"/>
                <w:rPrChange w:id="2855" w:author="María_Nole" w:date="2023-06-14T14:12:00Z">
                  <w:rPr>
                    <w:ins w:id="2856" w:author="María_Nole" w:date="2023-06-14T14:11:00Z"/>
                    <w:rFonts w:ascii="Calibri" w:eastAsia="Times New Roman" w:hAnsi="Calibri" w:cs="Calibri"/>
                    <w:sz w:val="20"/>
                    <w:szCs w:val="20"/>
                    <w:lang w:eastAsia="es-EC"/>
                  </w:rPr>
                </w:rPrChange>
              </w:rPr>
            </w:pPr>
            <w:ins w:id="2857" w:author="María_Nole" w:date="2023-06-14T14:11:00Z">
              <w:r w:rsidRPr="00584C06">
                <w:rPr>
                  <w:rFonts w:eastAsia="Times New Roman" w:cstheme="minorHAnsi"/>
                  <w:sz w:val="12"/>
                  <w:szCs w:val="12"/>
                  <w:lang w:eastAsia="es-EC"/>
                  <w:rPrChange w:id="2858" w:author="María_Nole" w:date="2023-06-14T14:12:00Z">
                    <w:rPr>
                      <w:rFonts w:ascii="Calibri" w:eastAsia="Times New Roman" w:hAnsi="Calibri" w:cs="Calibri"/>
                      <w:sz w:val="20"/>
                      <w:szCs w:val="20"/>
                      <w:lang w:eastAsia="es-EC"/>
                    </w:rPr>
                  </w:rPrChange>
                </w:rPr>
                <w:t>ORDOÑEZ VEINTIMILLA NANCY GEORGINA</w:t>
              </w:r>
            </w:ins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859" w:author="María_Nole" w:date="2023-06-14T14:11:00Z">
              <w:tcPr>
                <w:tcW w:w="3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24907609" w14:textId="77777777" w:rsidR="00584C06" w:rsidRPr="00584C06" w:rsidRDefault="00584C06" w:rsidP="00584C06">
            <w:pPr>
              <w:spacing w:after="0" w:line="240" w:lineRule="auto"/>
              <w:rPr>
                <w:ins w:id="286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861" w:author="María_Nole" w:date="2023-06-14T14:12:00Z">
                  <w:rPr>
                    <w:ins w:id="286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86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86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LEY ORGANICA DEL SERVICIO PUBLICO</w:t>
              </w:r>
            </w:ins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hideMark/>
            <w:tcPrChange w:id="2865" w:author="María_Nole" w:date="2023-06-14T14:11:00Z">
              <w:tcPr>
                <w:tcW w:w="15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CC" w:fill="FFFFFF"/>
                <w:hideMark/>
              </w:tcPr>
            </w:tcPrChange>
          </w:tcPr>
          <w:p w14:paraId="550D063E" w14:textId="77777777" w:rsidR="00584C06" w:rsidRPr="00584C06" w:rsidRDefault="00584C06" w:rsidP="00584C06">
            <w:pPr>
              <w:spacing w:after="0" w:line="240" w:lineRule="auto"/>
              <w:rPr>
                <w:ins w:id="2866" w:author="María_Nole" w:date="2023-06-14T14:11:00Z"/>
                <w:rFonts w:eastAsia="Times New Roman" w:cstheme="minorHAnsi"/>
                <w:sz w:val="12"/>
                <w:szCs w:val="12"/>
                <w:lang w:eastAsia="es-EC"/>
                <w:rPrChange w:id="2867" w:author="María_Nole" w:date="2023-06-14T14:12:00Z">
                  <w:rPr>
                    <w:ins w:id="2868" w:author="María_Nole" w:date="2023-06-14T14:11:00Z"/>
                    <w:rFonts w:ascii="Calibri" w:eastAsia="Times New Roman" w:hAnsi="Calibri" w:cs="Calibri"/>
                    <w:sz w:val="20"/>
                    <w:szCs w:val="20"/>
                    <w:lang w:eastAsia="es-EC"/>
                  </w:rPr>
                </w:rPrChange>
              </w:rPr>
            </w:pPr>
            <w:ins w:id="2869" w:author="María_Nole" w:date="2023-06-14T14:11:00Z">
              <w:r w:rsidRPr="00584C06">
                <w:rPr>
                  <w:rFonts w:eastAsia="Times New Roman" w:cstheme="minorHAnsi"/>
                  <w:sz w:val="12"/>
                  <w:szCs w:val="12"/>
                  <w:lang w:eastAsia="es-EC"/>
                  <w:rPrChange w:id="2870" w:author="María_Nole" w:date="2023-06-14T14:12:00Z">
                    <w:rPr>
                      <w:rFonts w:ascii="Calibri" w:eastAsia="Times New Roman" w:hAnsi="Calibri" w:cs="Calibri"/>
                      <w:sz w:val="20"/>
                      <w:szCs w:val="20"/>
                      <w:lang w:eastAsia="es-EC"/>
                    </w:rPr>
                  </w:rPrChange>
                </w:rPr>
                <w:t>08/01/1962</w:t>
              </w:r>
            </w:ins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hideMark/>
            <w:tcPrChange w:id="2871" w:author="María_Nole" w:date="2023-06-14T14:11:00Z">
              <w:tcPr>
                <w:tcW w:w="150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CC" w:fill="FFFFFF"/>
                <w:hideMark/>
              </w:tcPr>
            </w:tcPrChange>
          </w:tcPr>
          <w:p w14:paraId="6FB56398" w14:textId="77777777" w:rsidR="00584C06" w:rsidRPr="00584C06" w:rsidRDefault="00584C06" w:rsidP="00584C06">
            <w:pPr>
              <w:spacing w:after="0" w:line="240" w:lineRule="auto"/>
              <w:rPr>
                <w:ins w:id="2872" w:author="María_Nole" w:date="2023-06-14T14:11:00Z"/>
                <w:rFonts w:eastAsia="Times New Roman" w:cstheme="minorHAnsi"/>
                <w:sz w:val="12"/>
                <w:szCs w:val="12"/>
                <w:lang w:eastAsia="es-EC"/>
                <w:rPrChange w:id="2873" w:author="María_Nole" w:date="2023-06-14T14:12:00Z">
                  <w:rPr>
                    <w:ins w:id="2874" w:author="María_Nole" w:date="2023-06-14T14:11:00Z"/>
                    <w:rFonts w:ascii="Calibri" w:eastAsia="Times New Roman" w:hAnsi="Calibri" w:cs="Calibri"/>
                    <w:sz w:val="20"/>
                    <w:szCs w:val="20"/>
                    <w:lang w:eastAsia="es-EC"/>
                  </w:rPr>
                </w:rPrChange>
              </w:rPr>
            </w:pPr>
            <w:ins w:id="2875" w:author="María_Nole" w:date="2023-06-14T14:11:00Z">
              <w:r w:rsidRPr="00584C06">
                <w:rPr>
                  <w:rFonts w:eastAsia="Times New Roman" w:cstheme="minorHAnsi"/>
                  <w:sz w:val="12"/>
                  <w:szCs w:val="12"/>
                  <w:lang w:eastAsia="es-EC"/>
                  <w:rPrChange w:id="2876" w:author="María_Nole" w:date="2023-06-14T14:12:00Z">
                    <w:rPr>
                      <w:rFonts w:ascii="Calibri" w:eastAsia="Times New Roman" w:hAnsi="Calibri" w:cs="Calibri"/>
                      <w:sz w:val="20"/>
                      <w:szCs w:val="20"/>
                      <w:lang w:eastAsia="es-EC"/>
                    </w:rPr>
                  </w:rPrChange>
                </w:rPr>
                <w:t>28/02/2023</w:t>
              </w:r>
            </w:ins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877" w:author="María_Nole" w:date="2023-06-14T14:11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1CBAADB7" w14:textId="77777777" w:rsidR="00584C06" w:rsidRPr="00584C06" w:rsidRDefault="00584C06" w:rsidP="00584C06">
            <w:pPr>
              <w:spacing w:after="0" w:line="240" w:lineRule="auto"/>
              <w:rPr>
                <w:ins w:id="287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879" w:author="María_Nole" w:date="2023-06-14T14:12:00Z">
                  <w:rPr>
                    <w:ins w:id="288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88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88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JUBILACIÓN</w:t>
              </w:r>
            </w:ins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hideMark/>
            <w:tcPrChange w:id="2883" w:author="María_Nole" w:date="2023-06-14T14:11:00Z">
              <w:tcPr>
                <w:tcW w:w="222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CC" w:fill="FFFFFF"/>
                <w:hideMark/>
              </w:tcPr>
            </w:tcPrChange>
          </w:tcPr>
          <w:p w14:paraId="40A703BF" w14:textId="77777777" w:rsidR="00584C06" w:rsidRPr="00584C06" w:rsidRDefault="00584C06" w:rsidP="00584C06">
            <w:pPr>
              <w:spacing w:after="0" w:line="240" w:lineRule="auto"/>
              <w:rPr>
                <w:ins w:id="2884" w:author="María_Nole" w:date="2023-06-14T14:11:00Z"/>
                <w:rFonts w:eastAsia="Times New Roman" w:cstheme="minorHAnsi"/>
                <w:sz w:val="12"/>
                <w:szCs w:val="12"/>
                <w:lang w:eastAsia="es-EC"/>
                <w:rPrChange w:id="2885" w:author="María_Nole" w:date="2023-06-14T14:12:00Z">
                  <w:rPr>
                    <w:ins w:id="2886" w:author="María_Nole" w:date="2023-06-14T14:11:00Z"/>
                    <w:rFonts w:ascii="Calibri" w:eastAsia="Times New Roman" w:hAnsi="Calibri" w:cs="Calibri"/>
                    <w:sz w:val="20"/>
                    <w:szCs w:val="20"/>
                    <w:lang w:eastAsia="es-EC"/>
                  </w:rPr>
                </w:rPrChange>
              </w:rPr>
            </w:pPr>
            <w:ins w:id="2887" w:author="María_Nole" w:date="2023-06-14T14:11:00Z">
              <w:r w:rsidRPr="00584C06">
                <w:rPr>
                  <w:rFonts w:eastAsia="Times New Roman" w:cstheme="minorHAnsi"/>
                  <w:sz w:val="12"/>
                  <w:szCs w:val="12"/>
                  <w:lang w:eastAsia="es-EC"/>
                  <w:rPrChange w:id="2888" w:author="María_Nole" w:date="2023-06-14T14:12:00Z">
                    <w:rPr>
                      <w:rFonts w:ascii="Calibri" w:eastAsia="Times New Roman" w:hAnsi="Calibri" w:cs="Calibri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889" w:author="María_Nole" w:date="2023-06-14T14:11:00Z">
              <w:tcPr>
                <w:tcW w:w="26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62478E0D" w14:textId="77777777" w:rsidR="00584C06" w:rsidRPr="00584C06" w:rsidRDefault="00584C06" w:rsidP="00584C06">
            <w:pPr>
              <w:spacing w:after="0" w:line="240" w:lineRule="auto"/>
              <w:rPr>
                <w:ins w:id="289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891" w:author="María_Nole" w:date="2023-06-14T14:12:00Z">
                  <w:rPr>
                    <w:ins w:id="289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89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89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895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6E21767D" w14:textId="77777777" w:rsidR="00584C06" w:rsidRPr="00584C06" w:rsidRDefault="00584C06" w:rsidP="00584C06">
            <w:pPr>
              <w:spacing w:after="0" w:line="240" w:lineRule="auto"/>
              <w:rPr>
                <w:ins w:id="289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897" w:author="María_Nole" w:date="2023-06-14T14:12:00Z">
                  <w:rPr>
                    <w:ins w:id="289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89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90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901" w:author="María_Nole" w:date="2023-06-14T14:11:00Z">
              <w:tcPr>
                <w:tcW w:w="117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14CB9D96" w14:textId="77777777" w:rsidR="00584C06" w:rsidRPr="00584C06" w:rsidRDefault="00584C06" w:rsidP="00584C06">
            <w:pPr>
              <w:spacing w:after="0" w:line="240" w:lineRule="auto"/>
              <w:rPr>
                <w:ins w:id="290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903" w:author="María_Nole" w:date="2023-06-14T14:12:00Z">
                  <w:rPr>
                    <w:ins w:id="290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90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90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907" w:author="María_Nole" w:date="2023-06-14T14:11:00Z">
              <w:tcPr>
                <w:tcW w:w="112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626946DA" w14:textId="77777777" w:rsidR="00584C06" w:rsidRPr="00584C06" w:rsidRDefault="00584C06" w:rsidP="00584C06">
            <w:pPr>
              <w:spacing w:after="0" w:line="240" w:lineRule="auto"/>
              <w:rPr>
                <w:ins w:id="290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909" w:author="María_Nole" w:date="2023-06-14T14:12:00Z">
                  <w:rPr>
                    <w:ins w:id="291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91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91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913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7BCFFE58" w14:textId="77777777" w:rsidR="00584C06" w:rsidRPr="00584C06" w:rsidRDefault="00584C06" w:rsidP="00584C06">
            <w:pPr>
              <w:spacing w:after="0" w:line="240" w:lineRule="auto"/>
              <w:rPr>
                <w:ins w:id="291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915" w:author="María_Nole" w:date="2023-06-14T14:12:00Z">
                  <w:rPr>
                    <w:ins w:id="291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91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91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2919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755D7E69" w14:textId="77777777" w:rsidR="00584C06" w:rsidRPr="00584C06" w:rsidRDefault="00584C06" w:rsidP="00584C06">
            <w:pPr>
              <w:spacing w:after="0" w:line="240" w:lineRule="auto"/>
              <w:rPr>
                <w:ins w:id="292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921" w:author="María_Nole" w:date="2023-06-14T14:12:00Z">
                  <w:rPr>
                    <w:ins w:id="292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92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92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925" w:author="María_Nole" w:date="2023-06-14T14:11:00Z">
              <w:tcPr>
                <w:tcW w:w="113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1EC77982" w14:textId="77777777" w:rsidR="00584C06" w:rsidRPr="00584C06" w:rsidRDefault="00584C06" w:rsidP="00584C06">
            <w:pPr>
              <w:spacing w:after="0" w:line="240" w:lineRule="auto"/>
              <w:rPr>
                <w:ins w:id="292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927" w:author="María_Nole" w:date="2023-06-14T14:12:00Z">
                  <w:rPr>
                    <w:ins w:id="292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92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93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16H47</w:t>
              </w:r>
            </w:ins>
          </w:p>
        </w:tc>
      </w:tr>
      <w:tr w:rsidR="00584C06" w:rsidRPr="00584C06" w14:paraId="60331E5B" w14:textId="77777777" w:rsidTr="00584C06">
        <w:trPr>
          <w:trHeight w:val="510"/>
          <w:ins w:id="2931" w:author="María_Nole" w:date="2023-06-14T14:11:00Z"/>
          <w:trPrChange w:id="2932" w:author="María_Nole" w:date="2023-06-14T14:11:00Z">
            <w:trPr>
              <w:trHeight w:val="510"/>
            </w:trPr>
          </w:trPrChange>
        </w:trPr>
        <w:tc>
          <w:tcPr>
            <w:tcW w:w="1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933" w:author="María_Nole" w:date="2023-06-14T14:11:00Z">
              <w:tcPr>
                <w:tcW w:w="67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74AAAA86" w14:textId="77777777" w:rsidR="00584C06" w:rsidRPr="00584C06" w:rsidRDefault="00584C06" w:rsidP="00584C06">
            <w:pPr>
              <w:spacing w:after="0" w:line="240" w:lineRule="auto"/>
              <w:rPr>
                <w:ins w:id="293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935" w:author="María_Nole" w:date="2023-06-14T14:12:00Z">
                  <w:rPr>
                    <w:ins w:id="293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93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93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28</w:t>
              </w:r>
            </w:ins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  <w:tcPrChange w:id="2939" w:author="María_Nole" w:date="2023-06-14T14:11:00Z">
              <w:tcPr>
                <w:tcW w:w="139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hideMark/>
              </w:tcPr>
            </w:tcPrChange>
          </w:tcPr>
          <w:p w14:paraId="525CC14D" w14:textId="77777777" w:rsidR="00584C06" w:rsidRPr="00584C06" w:rsidRDefault="00584C06" w:rsidP="00584C06">
            <w:pPr>
              <w:spacing w:after="0" w:line="240" w:lineRule="auto"/>
              <w:rPr>
                <w:ins w:id="294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941" w:author="María_Nole" w:date="2023-06-14T14:12:00Z">
                  <w:rPr>
                    <w:ins w:id="294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94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94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1102060330</w:t>
              </w:r>
            </w:ins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  <w:tcPrChange w:id="2945" w:author="María_Nole" w:date="2023-06-14T14:11:00Z">
              <w:tcPr>
                <w:tcW w:w="2594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hideMark/>
              </w:tcPr>
            </w:tcPrChange>
          </w:tcPr>
          <w:p w14:paraId="4B709318" w14:textId="77777777" w:rsidR="00584C06" w:rsidRPr="00584C06" w:rsidRDefault="00584C06" w:rsidP="00584C06">
            <w:pPr>
              <w:spacing w:after="0" w:line="240" w:lineRule="auto"/>
              <w:rPr>
                <w:ins w:id="2946" w:author="María_Nole" w:date="2023-06-14T14:11:00Z"/>
                <w:rFonts w:eastAsia="Times New Roman" w:cstheme="minorHAnsi"/>
                <w:sz w:val="12"/>
                <w:szCs w:val="12"/>
                <w:lang w:eastAsia="es-EC"/>
                <w:rPrChange w:id="2947" w:author="María_Nole" w:date="2023-06-14T14:12:00Z">
                  <w:rPr>
                    <w:ins w:id="2948" w:author="María_Nole" w:date="2023-06-14T14:11:00Z"/>
                    <w:rFonts w:ascii="Calibri" w:eastAsia="Times New Roman" w:hAnsi="Calibri" w:cs="Calibri"/>
                    <w:sz w:val="20"/>
                    <w:szCs w:val="20"/>
                    <w:lang w:eastAsia="es-EC"/>
                  </w:rPr>
                </w:rPrChange>
              </w:rPr>
            </w:pPr>
            <w:ins w:id="2949" w:author="María_Nole" w:date="2023-06-14T14:11:00Z">
              <w:r w:rsidRPr="00584C06">
                <w:rPr>
                  <w:rFonts w:eastAsia="Times New Roman" w:cstheme="minorHAnsi"/>
                  <w:sz w:val="12"/>
                  <w:szCs w:val="12"/>
                  <w:lang w:eastAsia="es-EC"/>
                  <w:rPrChange w:id="2950" w:author="María_Nole" w:date="2023-06-14T14:12:00Z">
                    <w:rPr>
                      <w:rFonts w:ascii="Calibri" w:eastAsia="Times New Roman" w:hAnsi="Calibri" w:cs="Calibri"/>
                      <w:sz w:val="20"/>
                      <w:szCs w:val="20"/>
                      <w:lang w:eastAsia="es-EC"/>
                    </w:rPr>
                  </w:rPrChange>
                </w:rPr>
                <w:t xml:space="preserve">RODRIGUEZ </w:t>
              </w:r>
              <w:proofErr w:type="spellStart"/>
              <w:r w:rsidRPr="00584C06">
                <w:rPr>
                  <w:rFonts w:eastAsia="Times New Roman" w:cstheme="minorHAnsi"/>
                  <w:sz w:val="12"/>
                  <w:szCs w:val="12"/>
                  <w:lang w:eastAsia="es-EC"/>
                  <w:rPrChange w:id="2951" w:author="María_Nole" w:date="2023-06-14T14:12:00Z">
                    <w:rPr>
                      <w:rFonts w:ascii="Calibri" w:eastAsia="Times New Roman" w:hAnsi="Calibri" w:cs="Calibri"/>
                      <w:sz w:val="20"/>
                      <w:szCs w:val="20"/>
                      <w:lang w:eastAsia="es-EC"/>
                    </w:rPr>
                  </w:rPrChange>
                </w:rPr>
                <w:t>RODRIGUEZ</w:t>
              </w:r>
              <w:proofErr w:type="spellEnd"/>
              <w:r w:rsidRPr="00584C06">
                <w:rPr>
                  <w:rFonts w:eastAsia="Times New Roman" w:cstheme="minorHAnsi"/>
                  <w:sz w:val="12"/>
                  <w:szCs w:val="12"/>
                  <w:lang w:eastAsia="es-EC"/>
                  <w:rPrChange w:id="2952" w:author="María_Nole" w:date="2023-06-14T14:12:00Z">
                    <w:rPr>
                      <w:rFonts w:ascii="Calibri" w:eastAsia="Times New Roman" w:hAnsi="Calibri" w:cs="Calibri"/>
                      <w:sz w:val="20"/>
                      <w:szCs w:val="20"/>
                      <w:lang w:eastAsia="es-EC"/>
                    </w:rPr>
                  </w:rPrChange>
                </w:rPr>
                <w:t xml:space="preserve"> GLORIA PATRICIA</w:t>
              </w:r>
            </w:ins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953" w:author="María_Nole" w:date="2023-06-14T14:11:00Z">
              <w:tcPr>
                <w:tcW w:w="3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38C7DDAE" w14:textId="77777777" w:rsidR="00584C06" w:rsidRPr="00584C06" w:rsidRDefault="00584C06" w:rsidP="00584C06">
            <w:pPr>
              <w:spacing w:after="0" w:line="240" w:lineRule="auto"/>
              <w:rPr>
                <w:ins w:id="295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955" w:author="María_Nole" w:date="2023-06-14T14:12:00Z">
                  <w:rPr>
                    <w:ins w:id="295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95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95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LEY ORGANICA DEL SERVICIO PUBLICO</w:t>
              </w:r>
            </w:ins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  <w:tcPrChange w:id="2959" w:author="María_Nole" w:date="2023-06-14T14:11:00Z">
              <w:tcPr>
                <w:tcW w:w="15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hideMark/>
              </w:tcPr>
            </w:tcPrChange>
          </w:tcPr>
          <w:p w14:paraId="66902D82" w14:textId="77777777" w:rsidR="00584C06" w:rsidRPr="00584C06" w:rsidRDefault="00584C06" w:rsidP="00584C06">
            <w:pPr>
              <w:spacing w:after="0" w:line="240" w:lineRule="auto"/>
              <w:rPr>
                <w:ins w:id="296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961" w:author="María_Nole" w:date="2023-06-14T14:12:00Z">
                  <w:rPr>
                    <w:ins w:id="296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96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96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04/02/1963</w:t>
              </w:r>
            </w:ins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hideMark/>
            <w:tcPrChange w:id="2965" w:author="María_Nole" w:date="2023-06-14T14:11:00Z">
              <w:tcPr>
                <w:tcW w:w="150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CC" w:fill="FFFFFF"/>
                <w:hideMark/>
              </w:tcPr>
            </w:tcPrChange>
          </w:tcPr>
          <w:p w14:paraId="442EB123" w14:textId="77777777" w:rsidR="00584C06" w:rsidRPr="00584C06" w:rsidRDefault="00584C06" w:rsidP="00584C06">
            <w:pPr>
              <w:spacing w:after="0" w:line="240" w:lineRule="auto"/>
              <w:rPr>
                <w:ins w:id="2966" w:author="María_Nole" w:date="2023-06-14T14:11:00Z"/>
                <w:rFonts w:eastAsia="Times New Roman" w:cstheme="minorHAnsi"/>
                <w:sz w:val="12"/>
                <w:szCs w:val="12"/>
                <w:lang w:eastAsia="es-EC"/>
                <w:rPrChange w:id="2967" w:author="María_Nole" w:date="2023-06-14T14:12:00Z">
                  <w:rPr>
                    <w:ins w:id="2968" w:author="María_Nole" w:date="2023-06-14T14:11:00Z"/>
                    <w:rFonts w:ascii="Calibri" w:eastAsia="Times New Roman" w:hAnsi="Calibri" w:cs="Calibri"/>
                    <w:sz w:val="20"/>
                    <w:szCs w:val="20"/>
                    <w:lang w:eastAsia="es-EC"/>
                  </w:rPr>
                </w:rPrChange>
              </w:rPr>
            </w:pPr>
            <w:ins w:id="2969" w:author="María_Nole" w:date="2023-06-14T14:11:00Z">
              <w:r w:rsidRPr="00584C06">
                <w:rPr>
                  <w:rFonts w:eastAsia="Times New Roman" w:cstheme="minorHAnsi"/>
                  <w:sz w:val="12"/>
                  <w:szCs w:val="12"/>
                  <w:lang w:eastAsia="es-EC"/>
                  <w:rPrChange w:id="2970" w:author="María_Nole" w:date="2023-06-14T14:12:00Z">
                    <w:rPr>
                      <w:rFonts w:ascii="Calibri" w:eastAsia="Times New Roman" w:hAnsi="Calibri" w:cs="Calibri"/>
                      <w:sz w:val="20"/>
                      <w:szCs w:val="20"/>
                      <w:lang w:eastAsia="es-EC"/>
                    </w:rPr>
                  </w:rPrChange>
                </w:rPr>
                <w:t>28/02/2023</w:t>
              </w:r>
            </w:ins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971" w:author="María_Nole" w:date="2023-06-14T14:11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4E4E6E8B" w14:textId="77777777" w:rsidR="00584C06" w:rsidRPr="00584C06" w:rsidRDefault="00584C06" w:rsidP="00584C06">
            <w:pPr>
              <w:spacing w:after="0" w:line="240" w:lineRule="auto"/>
              <w:rPr>
                <w:ins w:id="297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973" w:author="María_Nole" w:date="2023-06-14T14:12:00Z">
                  <w:rPr>
                    <w:ins w:id="297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97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97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JUBILACIÓN</w:t>
              </w:r>
            </w:ins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hideMark/>
            <w:tcPrChange w:id="2977" w:author="María_Nole" w:date="2023-06-14T14:11:00Z">
              <w:tcPr>
                <w:tcW w:w="222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CC" w:fill="FFFFFF"/>
                <w:hideMark/>
              </w:tcPr>
            </w:tcPrChange>
          </w:tcPr>
          <w:p w14:paraId="31F3BABD" w14:textId="77777777" w:rsidR="00584C06" w:rsidRPr="00584C06" w:rsidRDefault="00584C06" w:rsidP="00584C06">
            <w:pPr>
              <w:spacing w:after="0" w:line="240" w:lineRule="auto"/>
              <w:rPr>
                <w:ins w:id="2978" w:author="María_Nole" w:date="2023-06-14T14:11:00Z"/>
                <w:rFonts w:eastAsia="Times New Roman" w:cstheme="minorHAnsi"/>
                <w:sz w:val="12"/>
                <w:szCs w:val="12"/>
                <w:lang w:eastAsia="es-EC"/>
                <w:rPrChange w:id="2979" w:author="María_Nole" w:date="2023-06-14T14:12:00Z">
                  <w:rPr>
                    <w:ins w:id="2980" w:author="María_Nole" w:date="2023-06-14T14:11:00Z"/>
                    <w:rFonts w:ascii="Calibri" w:eastAsia="Times New Roman" w:hAnsi="Calibri" w:cs="Calibri"/>
                    <w:sz w:val="20"/>
                    <w:szCs w:val="20"/>
                    <w:lang w:eastAsia="es-EC"/>
                  </w:rPr>
                </w:rPrChange>
              </w:rPr>
            </w:pPr>
            <w:ins w:id="2981" w:author="María_Nole" w:date="2023-06-14T14:11:00Z">
              <w:r w:rsidRPr="00584C06">
                <w:rPr>
                  <w:rFonts w:eastAsia="Times New Roman" w:cstheme="minorHAnsi"/>
                  <w:sz w:val="12"/>
                  <w:szCs w:val="12"/>
                  <w:lang w:eastAsia="es-EC"/>
                  <w:rPrChange w:id="2982" w:author="María_Nole" w:date="2023-06-14T14:12:00Z">
                    <w:rPr>
                      <w:rFonts w:ascii="Calibri" w:eastAsia="Times New Roman" w:hAnsi="Calibri" w:cs="Calibri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2983" w:author="María_Nole" w:date="2023-06-14T14:11:00Z">
              <w:tcPr>
                <w:tcW w:w="26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6E4FC23E" w14:textId="77777777" w:rsidR="00584C06" w:rsidRPr="00584C06" w:rsidRDefault="00584C06" w:rsidP="00584C06">
            <w:pPr>
              <w:spacing w:after="0" w:line="240" w:lineRule="auto"/>
              <w:rPr>
                <w:ins w:id="298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985" w:author="María_Nole" w:date="2023-06-14T14:12:00Z">
                  <w:rPr>
                    <w:ins w:id="298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98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98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989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04DBBFB6" w14:textId="77777777" w:rsidR="00584C06" w:rsidRPr="00584C06" w:rsidRDefault="00584C06" w:rsidP="00584C06">
            <w:pPr>
              <w:spacing w:after="0" w:line="240" w:lineRule="auto"/>
              <w:rPr>
                <w:ins w:id="299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991" w:author="María_Nole" w:date="2023-06-14T14:12:00Z">
                  <w:rPr>
                    <w:ins w:id="299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99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99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2995" w:author="María_Nole" w:date="2023-06-14T14:11:00Z">
              <w:tcPr>
                <w:tcW w:w="117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7D564DE7" w14:textId="77777777" w:rsidR="00584C06" w:rsidRPr="00584C06" w:rsidRDefault="00584C06" w:rsidP="00584C06">
            <w:pPr>
              <w:spacing w:after="0" w:line="240" w:lineRule="auto"/>
              <w:rPr>
                <w:ins w:id="299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997" w:author="María_Nole" w:date="2023-06-14T14:12:00Z">
                  <w:rPr>
                    <w:ins w:id="299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99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00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3001" w:author="María_Nole" w:date="2023-06-14T14:11:00Z">
              <w:tcPr>
                <w:tcW w:w="112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72F79E3C" w14:textId="77777777" w:rsidR="00584C06" w:rsidRPr="00584C06" w:rsidRDefault="00584C06" w:rsidP="00584C06">
            <w:pPr>
              <w:spacing w:after="0" w:line="240" w:lineRule="auto"/>
              <w:rPr>
                <w:ins w:id="300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003" w:author="María_Nole" w:date="2023-06-14T14:12:00Z">
                  <w:rPr>
                    <w:ins w:id="300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300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00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3007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207E65CD" w14:textId="77777777" w:rsidR="00584C06" w:rsidRPr="00584C06" w:rsidRDefault="00584C06" w:rsidP="00584C06">
            <w:pPr>
              <w:spacing w:after="0" w:line="240" w:lineRule="auto"/>
              <w:rPr>
                <w:ins w:id="300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009" w:author="María_Nole" w:date="2023-06-14T14:12:00Z">
                  <w:rPr>
                    <w:ins w:id="301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301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01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3013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2C1422A5" w14:textId="77777777" w:rsidR="00584C06" w:rsidRPr="00584C06" w:rsidRDefault="00584C06" w:rsidP="00584C06">
            <w:pPr>
              <w:spacing w:after="0" w:line="240" w:lineRule="auto"/>
              <w:rPr>
                <w:ins w:id="301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015" w:author="María_Nole" w:date="2023-06-14T14:12:00Z">
                  <w:rPr>
                    <w:ins w:id="301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301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01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3019" w:author="María_Nole" w:date="2023-06-14T14:11:00Z">
              <w:tcPr>
                <w:tcW w:w="113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1B81DE1F" w14:textId="77777777" w:rsidR="00584C06" w:rsidRPr="00584C06" w:rsidRDefault="00584C06" w:rsidP="00584C06">
            <w:pPr>
              <w:spacing w:after="0" w:line="240" w:lineRule="auto"/>
              <w:rPr>
                <w:ins w:id="302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021" w:author="María_Nole" w:date="2023-06-14T14:12:00Z">
                  <w:rPr>
                    <w:ins w:id="302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302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02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16H48</w:t>
              </w:r>
            </w:ins>
          </w:p>
        </w:tc>
      </w:tr>
      <w:tr w:rsidR="00584C06" w:rsidRPr="00584C06" w14:paraId="140B1826" w14:textId="77777777" w:rsidTr="00584C06">
        <w:trPr>
          <w:trHeight w:val="300"/>
          <w:ins w:id="3025" w:author="María_Nole" w:date="2023-06-14T14:11:00Z"/>
          <w:trPrChange w:id="3026" w:author="María_Nole" w:date="2023-06-14T14:11:00Z">
            <w:trPr>
              <w:trHeight w:val="300"/>
            </w:trPr>
          </w:trPrChange>
        </w:trPr>
        <w:tc>
          <w:tcPr>
            <w:tcW w:w="1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3027" w:author="María_Nole" w:date="2023-06-14T14:11:00Z">
              <w:tcPr>
                <w:tcW w:w="67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242073C2" w14:textId="77777777" w:rsidR="00584C06" w:rsidRPr="00584C06" w:rsidRDefault="00584C06" w:rsidP="00584C06">
            <w:pPr>
              <w:spacing w:after="0" w:line="240" w:lineRule="auto"/>
              <w:rPr>
                <w:ins w:id="302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029" w:author="María_Nole" w:date="2023-06-14T14:12:00Z">
                  <w:rPr>
                    <w:ins w:id="303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303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03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29</w:t>
              </w:r>
            </w:ins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  <w:tcPrChange w:id="3033" w:author="María_Nole" w:date="2023-06-14T14:11:00Z">
              <w:tcPr>
                <w:tcW w:w="139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vAlign w:val="bottom"/>
                <w:hideMark/>
              </w:tcPr>
            </w:tcPrChange>
          </w:tcPr>
          <w:p w14:paraId="0C05A622" w14:textId="77777777" w:rsidR="00584C06" w:rsidRPr="00584C06" w:rsidRDefault="00584C06" w:rsidP="00584C06">
            <w:pPr>
              <w:spacing w:after="0" w:line="240" w:lineRule="auto"/>
              <w:rPr>
                <w:ins w:id="303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035" w:author="María_Nole" w:date="2023-06-14T14:12:00Z">
                  <w:rPr>
                    <w:ins w:id="303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303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03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1102137716</w:t>
              </w:r>
            </w:ins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  <w:tcPrChange w:id="3039" w:author="María_Nole" w:date="2023-06-14T14:11:00Z">
              <w:tcPr>
                <w:tcW w:w="2594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vAlign w:val="bottom"/>
                <w:hideMark/>
              </w:tcPr>
            </w:tcPrChange>
          </w:tcPr>
          <w:p w14:paraId="4FC312DC" w14:textId="77777777" w:rsidR="00584C06" w:rsidRPr="00584C06" w:rsidRDefault="00584C06" w:rsidP="00584C06">
            <w:pPr>
              <w:spacing w:after="0" w:line="240" w:lineRule="auto"/>
              <w:rPr>
                <w:ins w:id="304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041" w:author="María_Nole" w:date="2023-06-14T14:12:00Z">
                  <w:rPr>
                    <w:ins w:id="304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304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04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BANDA TOLEDO MAX ALBERTO</w:t>
              </w:r>
            </w:ins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3045" w:author="María_Nole" w:date="2023-06-14T14:11:00Z">
              <w:tcPr>
                <w:tcW w:w="3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09B757B8" w14:textId="77777777" w:rsidR="00584C06" w:rsidRPr="00584C06" w:rsidRDefault="00584C06" w:rsidP="00584C06">
            <w:pPr>
              <w:spacing w:after="0" w:line="240" w:lineRule="auto"/>
              <w:rPr>
                <w:ins w:id="304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047" w:author="María_Nole" w:date="2023-06-14T14:12:00Z">
                  <w:rPr>
                    <w:ins w:id="304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304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05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CODIGO DE TRABAJO</w:t>
              </w:r>
            </w:ins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3051" w:author="María_Nole" w:date="2023-06-14T14:11:00Z">
              <w:tcPr>
                <w:tcW w:w="15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59ACE07E" w14:textId="77777777" w:rsidR="00584C06" w:rsidRPr="00584C06" w:rsidRDefault="00584C06" w:rsidP="00584C06">
            <w:pPr>
              <w:spacing w:after="0" w:line="240" w:lineRule="auto"/>
              <w:rPr>
                <w:ins w:id="305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053" w:author="María_Nole" w:date="2023-06-14T14:12:00Z">
                  <w:rPr>
                    <w:ins w:id="305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305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05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11/01/1963</w:t>
              </w:r>
            </w:ins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  <w:tcPrChange w:id="3057" w:author="María_Nole" w:date="2023-06-14T14:11:00Z">
              <w:tcPr>
                <w:tcW w:w="150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vAlign w:val="bottom"/>
                <w:hideMark/>
              </w:tcPr>
            </w:tcPrChange>
          </w:tcPr>
          <w:p w14:paraId="582D39E2" w14:textId="77777777" w:rsidR="00584C06" w:rsidRPr="00584C06" w:rsidRDefault="00584C06" w:rsidP="00584C06">
            <w:pPr>
              <w:spacing w:after="0" w:line="240" w:lineRule="auto"/>
              <w:rPr>
                <w:ins w:id="305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059" w:author="María_Nole" w:date="2023-06-14T14:12:00Z">
                  <w:rPr>
                    <w:ins w:id="306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306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06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31/03/2023</w:t>
              </w:r>
            </w:ins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3063" w:author="María_Nole" w:date="2023-06-14T14:11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5A127375" w14:textId="77777777" w:rsidR="00584C06" w:rsidRPr="00584C06" w:rsidRDefault="00584C06" w:rsidP="00584C06">
            <w:pPr>
              <w:spacing w:after="0" w:line="240" w:lineRule="auto"/>
              <w:rPr>
                <w:ins w:id="306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065" w:author="María_Nole" w:date="2023-06-14T14:12:00Z">
                  <w:rPr>
                    <w:ins w:id="306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306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06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JUBILACIÓN</w:t>
              </w:r>
            </w:ins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3069" w:author="María_Nole" w:date="2023-06-14T14:11:00Z">
              <w:tcPr>
                <w:tcW w:w="222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10E43FF9" w14:textId="77777777" w:rsidR="00584C06" w:rsidRPr="00584C06" w:rsidRDefault="00584C06" w:rsidP="00584C06">
            <w:pPr>
              <w:spacing w:after="0" w:line="240" w:lineRule="auto"/>
              <w:rPr>
                <w:ins w:id="307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071" w:author="María_Nole" w:date="2023-06-14T14:12:00Z">
                  <w:rPr>
                    <w:ins w:id="307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307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07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  <w:tcPrChange w:id="3075" w:author="María_Nole" w:date="2023-06-14T14:11:00Z">
              <w:tcPr>
                <w:tcW w:w="26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vAlign w:val="bottom"/>
                <w:hideMark/>
              </w:tcPr>
            </w:tcPrChange>
          </w:tcPr>
          <w:p w14:paraId="1F76FF96" w14:textId="77777777" w:rsidR="00584C06" w:rsidRPr="00584C06" w:rsidRDefault="00584C06" w:rsidP="00584C06">
            <w:pPr>
              <w:spacing w:after="0" w:line="240" w:lineRule="auto"/>
              <w:rPr>
                <w:ins w:id="307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077" w:author="María_Nole" w:date="2023-06-14T14:12:00Z">
                  <w:rPr>
                    <w:ins w:id="307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307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08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3081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3337E5F3" w14:textId="77777777" w:rsidR="00584C06" w:rsidRPr="00584C06" w:rsidRDefault="00584C06" w:rsidP="00584C06">
            <w:pPr>
              <w:spacing w:after="0" w:line="240" w:lineRule="auto"/>
              <w:rPr>
                <w:ins w:id="308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083" w:author="María_Nole" w:date="2023-06-14T14:12:00Z">
                  <w:rPr>
                    <w:ins w:id="308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308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08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3087" w:author="María_Nole" w:date="2023-06-14T14:11:00Z">
              <w:tcPr>
                <w:tcW w:w="117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027D678F" w14:textId="77777777" w:rsidR="00584C06" w:rsidRPr="00584C06" w:rsidRDefault="00584C06" w:rsidP="00584C06">
            <w:pPr>
              <w:spacing w:after="0" w:line="240" w:lineRule="auto"/>
              <w:rPr>
                <w:ins w:id="308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089" w:author="María_Nole" w:date="2023-06-14T14:12:00Z">
                  <w:rPr>
                    <w:ins w:id="309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309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09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3093" w:author="María_Nole" w:date="2023-06-14T14:11:00Z">
              <w:tcPr>
                <w:tcW w:w="112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1FFA88FB" w14:textId="77777777" w:rsidR="00584C06" w:rsidRPr="00584C06" w:rsidRDefault="00584C06" w:rsidP="00584C06">
            <w:pPr>
              <w:spacing w:after="0" w:line="240" w:lineRule="auto"/>
              <w:rPr>
                <w:ins w:id="309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095" w:author="María_Nole" w:date="2023-06-14T14:12:00Z">
                  <w:rPr>
                    <w:ins w:id="309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309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09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3099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6965C938" w14:textId="77777777" w:rsidR="00584C06" w:rsidRPr="00584C06" w:rsidRDefault="00584C06" w:rsidP="00584C06">
            <w:pPr>
              <w:spacing w:after="0" w:line="240" w:lineRule="auto"/>
              <w:rPr>
                <w:ins w:id="310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101" w:author="María_Nole" w:date="2023-06-14T14:12:00Z">
                  <w:rPr>
                    <w:ins w:id="310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310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10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3105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00E5577E" w14:textId="77777777" w:rsidR="00584C06" w:rsidRPr="00584C06" w:rsidRDefault="00584C06" w:rsidP="00584C06">
            <w:pPr>
              <w:spacing w:after="0" w:line="240" w:lineRule="auto"/>
              <w:rPr>
                <w:ins w:id="310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107" w:author="María_Nole" w:date="2023-06-14T14:12:00Z">
                  <w:rPr>
                    <w:ins w:id="310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310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11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3111" w:author="María_Nole" w:date="2023-06-14T14:11:00Z">
              <w:tcPr>
                <w:tcW w:w="113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795A30B2" w14:textId="77777777" w:rsidR="00584C06" w:rsidRPr="00584C06" w:rsidRDefault="00584C06" w:rsidP="00584C06">
            <w:pPr>
              <w:spacing w:after="0" w:line="240" w:lineRule="auto"/>
              <w:rPr>
                <w:ins w:id="311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113" w:author="María_Nole" w:date="2023-06-14T14:12:00Z">
                  <w:rPr>
                    <w:ins w:id="311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311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11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</w:tr>
      <w:tr w:rsidR="00584C06" w:rsidRPr="00584C06" w14:paraId="63324FBA" w14:textId="77777777" w:rsidTr="00584C06">
        <w:trPr>
          <w:trHeight w:val="510"/>
          <w:ins w:id="3117" w:author="María_Nole" w:date="2023-06-14T14:11:00Z"/>
          <w:trPrChange w:id="3118" w:author="María_Nole" w:date="2023-06-14T14:11:00Z">
            <w:trPr>
              <w:trHeight w:val="510"/>
            </w:trPr>
          </w:trPrChange>
        </w:trPr>
        <w:tc>
          <w:tcPr>
            <w:tcW w:w="1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3119" w:author="María_Nole" w:date="2023-06-14T14:11:00Z">
              <w:tcPr>
                <w:tcW w:w="671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08AA3603" w14:textId="77777777" w:rsidR="00584C06" w:rsidRPr="00584C06" w:rsidRDefault="00584C06" w:rsidP="00584C06">
            <w:pPr>
              <w:spacing w:after="0" w:line="240" w:lineRule="auto"/>
              <w:rPr>
                <w:ins w:id="312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121" w:author="María_Nole" w:date="2023-06-14T14:12:00Z">
                  <w:rPr>
                    <w:ins w:id="312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312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12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30</w:t>
              </w:r>
            </w:ins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  <w:tcPrChange w:id="3125" w:author="María_Nole" w:date="2023-06-14T14:11:00Z">
              <w:tcPr>
                <w:tcW w:w="139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hideMark/>
              </w:tcPr>
            </w:tcPrChange>
          </w:tcPr>
          <w:p w14:paraId="04E6BA28" w14:textId="77777777" w:rsidR="00584C06" w:rsidRPr="00584C06" w:rsidRDefault="00584C06" w:rsidP="00584C06">
            <w:pPr>
              <w:spacing w:after="0" w:line="240" w:lineRule="auto"/>
              <w:rPr>
                <w:ins w:id="312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127" w:author="María_Nole" w:date="2023-06-14T14:12:00Z">
                  <w:rPr>
                    <w:ins w:id="312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312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13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1102003447</w:t>
              </w:r>
            </w:ins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  <w:tcPrChange w:id="3131" w:author="María_Nole" w:date="2023-06-14T14:11:00Z">
              <w:tcPr>
                <w:tcW w:w="2594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hideMark/>
              </w:tcPr>
            </w:tcPrChange>
          </w:tcPr>
          <w:p w14:paraId="22803253" w14:textId="77777777" w:rsidR="00584C06" w:rsidRPr="00584C06" w:rsidRDefault="00584C06" w:rsidP="00584C06">
            <w:pPr>
              <w:spacing w:after="0" w:line="240" w:lineRule="auto"/>
              <w:rPr>
                <w:ins w:id="3132" w:author="María_Nole" w:date="2023-06-14T14:11:00Z"/>
                <w:rFonts w:eastAsia="Times New Roman" w:cstheme="minorHAnsi"/>
                <w:sz w:val="12"/>
                <w:szCs w:val="12"/>
                <w:lang w:eastAsia="es-EC"/>
                <w:rPrChange w:id="3133" w:author="María_Nole" w:date="2023-06-14T14:12:00Z">
                  <w:rPr>
                    <w:ins w:id="3134" w:author="María_Nole" w:date="2023-06-14T14:11:00Z"/>
                    <w:rFonts w:ascii="Calibri" w:eastAsia="Times New Roman" w:hAnsi="Calibri" w:cs="Calibri"/>
                    <w:sz w:val="20"/>
                    <w:szCs w:val="20"/>
                    <w:lang w:eastAsia="es-EC"/>
                  </w:rPr>
                </w:rPrChange>
              </w:rPr>
            </w:pPr>
            <w:ins w:id="3135" w:author="María_Nole" w:date="2023-06-14T14:11:00Z">
              <w:r w:rsidRPr="00584C06">
                <w:rPr>
                  <w:rFonts w:eastAsia="Times New Roman" w:cstheme="minorHAnsi"/>
                  <w:sz w:val="12"/>
                  <w:szCs w:val="12"/>
                  <w:lang w:eastAsia="es-EC"/>
                  <w:rPrChange w:id="3136" w:author="María_Nole" w:date="2023-06-14T14:12:00Z">
                    <w:rPr>
                      <w:rFonts w:ascii="Calibri" w:eastAsia="Times New Roman" w:hAnsi="Calibri" w:cs="Calibri"/>
                      <w:sz w:val="20"/>
                      <w:szCs w:val="20"/>
                      <w:lang w:eastAsia="es-EC"/>
                    </w:rPr>
                  </w:rPrChange>
                </w:rPr>
                <w:t>MORENO ORTEGA ENIDTH MARLENE</w:t>
              </w:r>
            </w:ins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3137" w:author="María_Nole" w:date="2023-06-14T14:11:00Z">
              <w:tcPr>
                <w:tcW w:w="312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2B1770EC" w14:textId="77777777" w:rsidR="00584C06" w:rsidRPr="00584C06" w:rsidRDefault="00584C06" w:rsidP="00584C06">
            <w:pPr>
              <w:spacing w:after="0" w:line="240" w:lineRule="auto"/>
              <w:rPr>
                <w:ins w:id="313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139" w:author="María_Nole" w:date="2023-06-14T14:12:00Z">
                  <w:rPr>
                    <w:ins w:id="314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314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14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LEY ORGANICA DEL SERVICIO PUBLICO</w:t>
              </w:r>
            </w:ins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  <w:tcPrChange w:id="3143" w:author="María_Nole" w:date="2023-06-14T14:11:00Z">
              <w:tcPr>
                <w:tcW w:w="15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hideMark/>
              </w:tcPr>
            </w:tcPrChange>
          </w:tcPr>
          <w:p w14:paraId="3D53CE40" w14:textId="77777777" w:rsidR="00584C06" w:rsidRPr="00584C06" w:rsidRDefault="00584C06" w:rsidP="00584C06">
            <w:pPr>
              <w:spacing w:after="0" w:line="240" w:lineRule="auto"/>
              <w:rPr>
                <w:ins w:id="314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145" w:author="María_Nole" w:date="2023-06-14T14:12:00Z">
                  <w:rPr>
                    <w:ins w:id="314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314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14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13/03/1963</w:t>
              </w:r>
            </w:ins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  <w:tcPrChange w:id="3149" w:author="María_Nole" w:date="2023-06-14T14:11:00Z">
              <w:tcPr>
                <w:tcW w:w="1506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hideMark/>
              </w:tcPr>
            </w:tcPrChange>
          </w:tcPr>
          <w:p w14:paraId="531C2FC9" w14:textId="77777777" w:rsidR="00584C06" w:rsidRPr="00584C06" w:rsidRDefault="00584C06" w:rsidP="00584C06">
            <w:pPr>
              <w:spacing w:after="0" w:line="240" w:lineRule="auto"/>
              <w:rPr>
                <w:ins w:id="315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151" w:author="María_Nole" w:date="2023-06-14T14:12:00Z">
                  <w:rPr>
                    <w:ins w:id="315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315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15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31/03/2023</w:t>
              </w:r>
            </w:ins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3155" w:author="María_Nole" w:date="2023-06-14T14:11:00Z">
              <w:tcPr>
                <w:tcW w:w="376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7B62173F" w14:textId="77777777" w:rsidR="00584C06" w:rsidRPr="00584C06" w:rsidRDefault="00584C06" w:rsidP="00584C06">
            <w:pPr>
              <w:spacing w:after="0" w:line="240" w:lineRule="auto"/>
              <w:rPr>
                <w:ins w:id="315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157" w:author="María_Nole" w:date="2023-06-14T14:12:00Z">
                  <w:rPr>
                    <w:ins w:id="315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315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16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JUBILACIÓN</w:t>
              </w:r>
            </w:ins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  <w:tcPrChange w:id="3161" w:author="María_Nole" w:date="2023-06-14T14:11:00Z">
              <w:tcPr>
                <w:tcW w:w="222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hideMark/>
              </w:tcPr>
            </w:tcPrChange>
          </w:tcPr>
          <w:p w14:paraId="7D22B4EF" w14:textId="77777777" w:rsidR="00584C06" w:rsidRPr="00584C06" w:rsidRDefault="00584C06" w:rsidP="00584C06">
            <w:pPr>
              <w:spacing w:after="0" w:line="240" w:lineRule="auto"/>
              <w:rPr>
                <w:ins w:id="316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163" w:author="María_Nole" w:date="2023-06-14T14:12:00Z">
                  <w:rPr>
                    <w:ins w:id="316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316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16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  <w:tcPrChange w:id="3167" w:author="María_Nole" w:date="2023-06-14T14:11:00Z">
              <w:tcPr>
                <w:tcW w:w="26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FFFFF"/>
                <w:noWrap/>
                <w:hideMark/>
              </w:tcPr>
            </w:tcPrChange>
          </w:tcPr>
          <w:p w14:paraId="37842824" w14:textId="77777777" w:rsidR="00584C06" w:rsidRPr="00584C06" w:rsidRDefault="00584C06" w:rsidP="00584C06">
            <w:pPr>
              <w:spacing w:after="0" w:line="240" w:lineRule="auto"/>
              <w:rPr>
                <w:ins w:id="316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169" w:author="María_Nole" w:date="2023-06-14T14:12:00Z">
                  <w:rPr>
                    <w:ins w:id="317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317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17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 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3173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6404B588" w14:textId="77777777" w:rsidR="00584C06" w:rsidRPr="00584C06" w:rsidRDefault="00584C06" w:rsidP="00584C06">
            <w:pPr>
              <w:spacing w:after="0" w:line="240" w:lineRule="auto"/>
              <w:rPr>
                <w:ins w:id="317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175" w:author="María_Nole" w:date="2023-06-14T14:12:00Z">
                  <w:rPr>
                    <w:ins w:id="317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317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17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3179" w:author="María_Nole" w:date="2023-06-14T14:11:00Z">
              <w:tcPr>
                <w:tcW w:w="117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23B5150C" w14:textId="77777777" w:rsidR="00584C06" w:rsidRPr="00584C06" w:rsidRDefault="00584C06" w:rsidP="00584C06">
            <w:pPr>
              <w:spacing w:after="0" w:line="240" w:lineRule="auto"/>
              <w:rPr>
                <w:ins w:id="3180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181" w:author="María_Nole" w:date="2023-06-14T14:12:00Z">
                  <w:rPr>
                    <w:ins w:id="3182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3183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184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3185" w:author="María_Nole" w:date="2023-06-14T14:11:00Z">
              <w:tcPr>
                <w:tcW w:w="112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74F543C0" w14:textId="77777777" w:rsidR="00584C06" w:rsidRPr="00584C06" w:rsidRDefault="00584C06" w:rsidP="00584C06">
            <w:pPr>
              <w:spacing w:after="0" w:line="240" w:lineRule="auto"/>
              <w:rPr>
                <w:ins w:id="3186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187" w:author="María_Nole" w:date="2023-06-14T14:12:00Z">
                  <w:rPr>
                    <w:ins w:id="3188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3189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190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3191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00350727" w14:textId="77777777" w:rsidR="00584C06" w:rsidRPr="00584C06" w:rsidRDefault="00584C06" w:rsidP="00584C06">
            <w:pPr>
              <w:spacing w:after="0" w:line="240" w:lineRule="auto"/>
              <w:rPr>
                <w:ins w:id="3192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193" w:author="María_Nole" w:date="2023-06-14T14:12:00Z">
                  <w:rPr>
                    <w:ins w:id="3194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3195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196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  <w:tcPrChange w:id="3197" w:author="María_Nole" w:date="2023-06-14T14:11:00Z">
              <w:tcPr>
                <w:tcW w:w="118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0D6013F3" w14:textId="77777777" w:rsidR="00584C06" w:rsidRPr="00584C06" w:rsidRDefault="00584C06" w:rsidP="00584C06">
            <w:pPr>
              <w:spacing w:after="0" w:line="240" w:lineRule="auto"/>
              <w:rPr>
                <w:ins w:id="3198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199" w:author="María_Nole" w:date="2023-06-14T14:12:00Z">
                  <w:rPr>
                    <w:ins w:id="3200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3201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202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  <w:tcPrChange w:id="3203" w:author="María_Nole" w:date="2023-06-14T14:11:00Z">
              <w:tcPr>
                <w:tcW w:w="113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F2F2F2"/>
                <w:noWrap/>
                <w:vAlign w:val="bottom"/>
                <w:hideMark/>
              </w:tcPr>
            </w:tcPrChange>
          </w:tcPr>
          <w:p w14:paraId="39EA0E45" w14:textId="77777777" w:rsidR="00584C06" w:rsidRPr="00584C06" w:rsidRDefault="00584C06" w:rsidP="00584C06">
            <w:pPr>
              <w:spacing w:after="0" w:line="240" w:lineRule="auto"/>
              <w:rPr>
                <w:ins w:id="3204" w:author="María_Nole" w:date="2023-06-14T14:11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205" w:author="María_Nole" w:date="2023-06-14T14:12:00Z">
                  <w:rPr>
                    <w:ins w:id="3206" w:author="María_Nole" w:date="2023-06-14T14:11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3207" w:author="María_Nole" w:date="2023-06-14T14:11:00Z">
              <w:r w:rsidRPr="00584C06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208" w:author="María_Nole" w:date="2023-06-14T14:12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16H48</w:t>
              </w:r>
            </w:ins>
          </w:p>
        </w:tc>
      </w:tr>
    </w:tbl>
    <w:p w14:paraId="7DDEB713" w14:textId="77777777" w:rsidR="00584C06" w:rsidRDefault="00584C06" w:rsidP="000B5369">
      <w:pPr>
        <w:pStyle w:val="Prrafodelista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inorHAnsi" w:eastAsiaTheme="minorHAnsi" w:hAnsiTheme="minorHAnsi" w:cstheme="minorBidi"/>
          <w:b/>
          <w:lang w:val="es-EC" w:eastAsia="en-US"/>
        </w:rPr>
      </w:pPr>
    </w:p>
    <w:p w14:paraId="64560E1E" w14:textId="77777777" w:rsidR="000B5369" w:rsidRPr="00B43D51" w:rsidRDefault="000B5369" w:rsidP="000B5369">
      <w:pPr>
        <w:pStyle w:val="Prrafodelista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inorHAnsi" w:hAnsiTheme="minorHAnsi" w:cstheme="minorHAnsi"/>
          <w:sz w:val="14"/>
          <w:szCs w:val="14"/>
          <w:lang w:val="es-EC"/>
        </w:rPr>
      </w:pPr>
      <w:r w:rsidRPr="00AC1E75">
        <w:rPr>
          <w:rFonts w:asciiTheme="minorHAnsi" w:hAnsiTheme="minorHAnsi" w:cstheme="minorHAnsi"/>
          <w:b/>
          <w:sz w:val="14"/>
          <w:szCs w:val="14"/>
        </w:rPr>
        <w:t>FUENTE:</w:t>
      </w:r>
      <w:r>
        <w:rPr>
          <w:rFonts w:asciiTheme="minorHAnsi" w:hAnsiTheme="minorHAnsi" w:cstheme="minorHAnsi"/>
          <w:b/>
          <w:sz w:val="14"/>
          <w:szCs w:val="14"/>
          <w:lang w:val="es-EC"/>
        </w:rPr>
        <w:t xml:space="preserve"> Coordinación Zonal 7 Salud</w:t>
      </w:r>
    </w:p>
    <w:p w14:paraId="5468824B" w14:textId="77777777" w:rsidR="000B5369" w:rsidRPr="00B43D51" w:rsidRDefault="000B5369" w:rsidP="000B5369">
      <w:pPr>
        <w:pStyle w:val="Prrafodelista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inorHAnsi" w:hAnsiTheme="minorHAnsi" w:cstheme="minorHAnsi"/>
          <w:sz w:val="14"/>
          <w:szCs w:val="14"/>
          <w:lang w:val="es-EC"/>
        </w:rPr>
      </w:pPr>
      <w:r w:rsidRPr="00AC1E75">
        <w:rPr>
          <w:rFonts w:asciiTheme="minorHAnsi" w:hAnsiTheme="minorHAnsi" w:cstheme="minorHAnsi"/>
          <w:b/>
          <w:bCs/>
          <w:color w:val="000000"/>
          <w:sz w:val="14"/>
          <w:szCs w:val="14"/>
        </w:rPr>
        <w:t xml:space="preserve">ELABORADO POR: </w:t>
      </w:r>
      <w:r>
        <w:rPr>
          <w:rFonts w:asciiTheme="minorHAnsi" w:hAnsiTheme="minorHAnsi" w:cstheme="minorHAnsi"/>
          <w:b/>
          <w:bCs/>
          <w:color w:val="000000"/>
          <w:sz w:val="14"/>
          <w:szCs w:val="14"/>
          <w:lang w:val="es-EC"/>
        </w:rPr>
        <w:t xml:space="preserve">Dirección de  Gestión de Control del Servicio Público </w:t>
      </w:r>
    </w:p>
    <w:p w14:paraId="485B5894" w14:textId="77777777" w:rsidR="000B5369" w:rsidRPr="00B43D51" w:rsidRDefault="000B5369" w:rsidP="000B5369">
      <w:pPr>
        <w:pStyle w:val="Prrafodelista"/>
        <w:tabs>
          <w:tab w:val="left" w:pos="284"/>
          <w:tab w:val="left" w:pos="426"/>
          <w:tab w:val="left" w:pos="567"/>
        </w:tabs>
        <w:spacing w:after="0" w:line="240" w:lineRule="auto"/>
        <w:ind w:left="0"/>
        <w:jc w:val="both"/>
        <w:rPr>
          <w:rFonts w:asciiTheme="minorHAnsi" w:hAnsiTheme="minorHAnsi" w:cstheme="minorHAnsi"/>
          <w:bCs/>
          <w:color w:val="000000"/>
          <w:sz w:val="14"/>
          <w:szCs w:val="14"/>
          <w:lang w:val="es-EC"/>
        </w:rPr>
      </w:pPr>
      <w:r w:rsidRPr="00AC1E75">
        <w:rPr>
          <w:rFonts w:asciiTheme="minorHAnsi" w:hAnsiTheme="minorHAnsi" w:cstheme="minorHAnsi"/>
          <w:b/>
          <w:bCs/>
          <w:color w:val="000000"/>
          <w:sz w:val="14"/>
          <w:szCs w:val="14"/>
        </w:rPr>
        <w:t xml:space="preserve">FECHA DE CORTE: </w:t>
      </w:r>
      <w:r>
        <w:rPr>
          <w:rFonts w:asciiTheme="minorHAnsi" w:hAnsiTheme="minorHAnsi" w:cstheme="minorHAnsi"/>
          <w:b/>
          <w:bCs/>
          <w:color w:val="000000"/>
          <w:sz w:val="14"/>
          <w:szCs w:val="14"/>
          <w:lang w:val="es-EC"/>
        </w:rPr>
        <w:t>Marzo 2023</w:t>
      </w:r>
    </w:p>
    <w:p w14:paraId="02F78734" w14:textId="77777777" w:rsidR="007C37E6" w:rsidRPr="000B5369" w:rsidRDefault="007C37E6" w:rsidP="000B5369">
      <w:pPr>
        <w:jc w:val="center"/>
        <w:rPr>
          <w:b/>
        </w:rPr>
      </w:pPr>
    </w:p>
    <w:p w14:paraId="6D0A75F5" w14:textId="77777777" w:rsidR="007C37E6" w:rsidRPr="000B5369" w:rsidRDefault="007C37E6" w:rsidP="000B5369">
      <w:pPr>
        <w:jc w:val="center"/>
        <w:rPr>
          <w:b/>
        </w:rPr>
      </w:pPr>
    </w:p>
    <w:p w14:paraId="455C2E51" w14:textId="77777777" w:rsidR="007C37E6" w:rsidRDefault="007C37E6"/>
    <w:sectPr w:rsidR="007C37E6" w:rsidSect="000B5369">
      <w:pgSz w:w="16838" w:h="11906" w:orient="landscape"/>
      <w:pgMar w:top="1701" w:right="1701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4EEC27" w14:textId="77777777" w:rsidR="00A971C8" w:rsidRDefault="00A971C8" w:rsidP="00140559">
      <w:pPr>
        <w:spacing w:after="0" w:line="240" w:lineRule="auto"/>
      </w:pPr>
      <w:r>
        <w:separator/>
      </w:r>
    </w:p>
  </w:endnote>
  <w:endnote w:type="continuationSeparator" w:id="0">
    <w:p w14:paraId="34776B6B" w14:textId="77777777" w:rsidR="00A971C8" w:rsidRDefault="00A971C8" w:rsidP="001405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3AC045" w14:textId="77777777" w:rsidR="00A971C8" w:rsidRDefault="00A971C8" w:rsidP="00140559">
      <w:pPr>
        <w:spacing w:after="0" w:line="240" w:lineRule="auto"/>
      </w:pPr>
      <w:r>
        <w:separator/>
      </w:r>
    </w:p>
  </w:footnote>
  <w:footnote w:type="continuationSeparator" w:id="0">
    <w:p w14:paraId="6E634889" w14:textId="77777777" w:rsidR="00A971C8" w:rsidRDefault="00A971C8" w:rsidP="001405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F08F7A" w14:textId="67C50C1E" w:rsidR="00615460" w:rsidRDefault="00A971C8">
    <w:pPr>
      <w:pStyle w:val="Encabezado"/>
    </w:pPr>
    <w:r>
      <w:rPr>
        <w:noProof/>
      </w:rPr>
      <w:pict w14:anchorId="0D6ED3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0678344" o:spid="_x0000_s2056" type="#_x0000_t75" style="position:absolute;margin-left:0;margin-top:0;width:595.75pt;height:842.45pt;z-index:-251657216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364FE6" w14:textId="6FAA73B2" w:rsidR="00615460" w:rsidRDefault="00A971C8">
    <w:pPr>
      <w:pStyle w:val="Encabezado"/>
    </w:pPr>
    <w:r>
      <w:rPr>
        <w:noProof/>
      </w:rPr>
      <w:pict w14:anchorId="792557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0678345" o:spid="_x0000_s2057" type="#_x0000_t75" style="position:absolute;margin-left:-85.25pt;margin-top:-85.25pt;width:595.75pt;height:842.45pt;z-index:-251656192;mso-position-horizontal-relative:margin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A8364A" w14:textId="58D1D9DE" w:rsidR="00615460" w:rsidRDefault="00A971C8">
    <w:pPr>
      <w:pStyle w:val="Encabezado"/>
    </w:pPr>
    <w:r>
      <w:rPr>
        <w:noProof/>
      </w:rPr>
      <w:pict w14:anchorId="05A00A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0678343" o:spid="_x0000_s2055" type="#_x0000_t75" style="position:absolute;margin-left:0;margin-top:0;width:595.75pt;height:842.45pt;z-index:-251658240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aría_Nole">
    <w15:presenceInfo w15:providerId="None" w15:userId="María_Nol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trackRevisions/>
  <w:defaultTabStop w:val="708"/>
  <w:hyphenationZone w:val="425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559"/>
    <w:rsid w:val="00084375"/>
    <w:rsid w:val="000B5369"/>
    <w:rsid w:val="00140559"/>
    <w:rsid w:val="00464B44"/>
    <w:rsid w:val="004E018E"/>
    <w:rsid w:val="004E29F5"/>
    <w:rsid w:val="00584C06"/>
    <w:rsid w:val="00615460"/>
    <w:rsid w:val="00693105"/>
    <w:rsid w:val="00746133"/>
    <w:rsid w:val="00763ABD"/>
    <w:rsid w:val="007700A2"/>
    <w:rsid w:val="007C37E6"/>
    <w:rsid w:val="00834430"/>
    <w:rsid w:val="00A971C8"/>
    <w:rsid w:val="00B804C2"/>
    <w:rsid w:val="00C13F3E"/>
    <w:rsid w:val="00CA7384"/>
    <w:rsid w:val="00E04DF2"/>
    <w:rsid w:val="00EB4D59"/>
    <w:rsid w:val="00F306C2"/>
    <w:rsid w:val="00F65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,"/>
  <w:listSeparator w:val=";"/>
  <w14:docId w14:val="0382113B"/>
  <w15:chartTrackingRefBased/>
  <w15:docId w15:val="{9947E8B3-8497-48ED-8B9A-6D0580A97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405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0559"/>
  </w:style>
  <w:style w:type="paragraph" w:styleId="Piedepgina">
    <w:name w:val="footer"/>
    <w:basedOn w:val="Normal"/>
    <w:link w:val="PiedepginaCar"/>
    <w:uiPriority w:val="99"/>
    <w:unhideWhenUsed/>
    <w:rsid w:val="001405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0559"/>
  </w:style>
  <w:style w:type="paragraph" w:styleId="Sinespaciado">
    <w:name w:val="No Spacing"/>
    <w:uiPriority w:val="1"/>
    <w:qFormat/>
    <w:rsid w:val="00693105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693105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693105"/>
    <w:rPr>
      <w:color w:val="605E5C"/>
      <w:shd w:val="clear" w:color="auto" w:fill="E1DFDD"/>
    </w:rPr>
  </w:style>
  <w:style w:type="paragraph" w:styleId="Prrafodelista">
    <w:name w:val="List Paragraph"/>
    <w:aliases w:val="TIT 2 IND,Capítulo,Lista vistosa - Énfasis 11,Titulo 1,Texto,List Paragraph1,cS List Paragraph,List Paragraph,Párrafo de lista1,Párrafo de lista11"/>
    <w:basedOn w:val="Normal"/>
    <w:link w:val="PrrafodelistaCar"/>
    <w:uiPriority w:val="34"/>
    <w:qFormat/>
    <w:rsid w:val="007C37E6"/>
    <w:pPr>
      <w:suppressAutoHyphens/>
      <w:spacing w:after="200" w:line="276" w:lineRule="auto"/>
      <w:ind w:left="720"/>
      <w:contextualSpacing/>
    </w:pPr>
    <w:rPr>
      <w:rFonts w:ascii="Calibri" w:eastAsia="Calibri" w:hAnsi="Calibri" w:cs="Times New Roman"/>
      <w:lang w:val="x-none" w:eastAsia="ar-SA"/>
    </w:rPr>
  </w:style>
  <w:style w:type="character" w:customStyle="1" w:styleId="PrrafodelistaCar">
    <w:name w:val="Párrafo de lista Car"/>
    <w:aliases w:val="TIT 2 IND Car,Capítulo Car,Lista vistosa - Énfasis 11 Car,Titulo 1 Car,Texto Car,List Paragraph1 Car,cS List Paragraph Car,List Paragraph Car,Párrafo de lista1 Car,Párrafo de lista11 Car"/>
    <w:link w:val="Prrafodelista"/>
    <w:uiPriority w:val="34"/>
    <w:rsid w:val="007C37E6"/>
    <w:rPr>
      <w:rFonts w:ascii="Calibri" w:eastAsia="Calibri" w:hAnsi="Calibri" w:cs="Times New Roman"/>
      <w:lang w:val="x-none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92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microsoft.com/office/2011/relationships/people" Target="people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1450</Words>
  <Characters>7976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Santos Martínez</dc:creator>
  <cp:keywords/>
  <dc:description/>
  <cp:lastModifiedBy>María_Nole</cp:lastModifiedBy>
  <cp:revision>3</cp:revision>
  <dcterms:created xsi:type="dcterms:W3CDTF">2023-06-14T19:04:00Z</dcterms:created>
  <dcterms:modified xsi:type="dcterms:W3CDTF">2023-06-14T19:12:00Z</dcterms:modified>
</cp:coreProperties>
</file>