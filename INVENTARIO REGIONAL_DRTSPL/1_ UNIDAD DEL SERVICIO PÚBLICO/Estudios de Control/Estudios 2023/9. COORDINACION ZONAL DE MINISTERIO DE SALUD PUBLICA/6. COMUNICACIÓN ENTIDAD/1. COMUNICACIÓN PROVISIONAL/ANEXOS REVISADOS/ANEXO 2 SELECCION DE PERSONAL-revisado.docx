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12A780" w14:textId="77777777" w:rsidR="00DD3939" w:rsidRDefault="00DD3939"/>
    <w:p w14:paraId="19F66A19" w14:textId="77777777" w:rsidR="00DD3939" w:rsidRDefault="00DD3939" w:rsidP="00DD3939">
      <w:pPr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>ANEXO 2</w:t>
      </w:r>
    </w:p>
    <w:p w14:paraId="3AF0568E" w14:textId="77777777" w:rsidR="00394C48" w:rsidRDefault="00DD3939" w:rsidP="00DD3939">
      <w:pPr>
        <w:jc w:val="center"/>
        <w:rPr>
          <w:rFonts w:ascii="Arial Black" w:hAnsi="Arial Black" w:cs="Arial Black"/>
          <w:b/>
          <w:bCs/>
          <w:color w:val="000000"/>
          <w:sz w:val="20"/>
          <w:szCs w:val="20"/>
        </w:rPr>
      </w:pPr>
      <w:r>
        <w:rPr>
          <w:rFonts w:ascii="Arial Black" w:hAnsi="Arial Black" w:cs="Arial Black"/>
          <w:b/>
          <w:bCs/>
          <w:color w:val="000000"/>
          <w:sz w:val="20"/>
          <w:szCs w:val="20"/>
        </w:rPr>
        <w:t xml:space="preserve">RECLUTAMIENTO Y SELECCIÓN DE PERSONAL </w:t>
      </w:r>
    </w:p>
    <w:p w14:paraId="69669593" w14:textId="77777777" w:rsidR="00394C48" w:rsidRDefault="00394C48" w:rsidP="00DD3939">
      <w:pPr>
        <w:jc w:val="center"/>
        <w:rPr>
          <w:rFonts w:ascii="Arial Black" w:hAnsi="Arial Black" w:cs="Arial Black"/>
          <w:b/>
          <w:bCs/>
          <w:color w:val="000000"/>
          <w:sz w:val="20"/>
          <w:szCs w:val="20"/>
        </w:rPr>
      </w:pPr>
    </w:p>
    <w:tbl>
      <w:tblPr>
        <w:tblW w:w="5105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7076"/>
      </w:tblGrid>
      <w:tr w:rsidR="00394C48" w:rsidRPr="00394C48" w14:paraId="3EBD9061" w14:textId="77777777" w:rsidTr="003E4039">
        <w:trPr>
          <w:trHeight w:hRule="exact" w:val="374"/>
        </w:trPr>
        <w:tc>
          <w:tcPr>
            <w:tcW w:w="919" w:type="pct"/>
            <w:tcBorders>
              <w:top w:val="single" w:sz="5" w:space="0" w:color="538DD3"/>
              <w:left w:val="single" w:sz="5" w:space="0" w:color="538DD3"/>
              <w:bottom w:val="single" w:sz="5" w:space="0" w:color="538DD3"/>
              <w:right w:val="single" w:sz="5" w:space="0" w:color="538DD3"/>
            </w:tcBorders>
            <w:shd w:val="clear" w:color="auto" w:fill="DAEDF3"/>
          </w:tcPr>
          <w:p w14:paraId="524C4759" w14:textId="77777777" w:rsidR="00394C48" w:rsidRPr="00394C48" w:rsidRDefault="00394C48" w:rsidP="003E4039">
            <w:pPr>
              <w:spacing w:before="78"/>
              <w:rPr>
                <w:rFonts w:eastAsia="Arial" w:cstheme="minorHAnsi"/>
                <w:sz w:val="20"/>
                <w:szCs w:val="20"/>
              </w:rPr>
            </w:pPr>
            <w:r w:rsidRPr="00394C48">
              <w:rPr>
                <w:rFonts w:eastAsia="Arial" w:cstheme="minorHAnsi"/>
                <w:b/>
                <w:spacing w:val="4"/>
                <w:sz w:val="20"/>
                <w:szCs w:val="20"/>
              </w:rPr>
              <w:t>V</w:t>
            </w:r>
            <w:r w:rsidRPr="00394C48">
              <w:rPr>
                <w:rFonts w:eastAsia="Arial" w:cstheme="minorHAnsi"/>
                <w:b/>
                <w:spacing w:val="-5"/>
                <w:sz w:val="20"/>
                <w:szCs w:val="20"/>
              </w:rPr>
              <w:t>A</w:t>
            </w:r>
            <w:r w:rsidRPr="00394C48">
              <w:rPr>
                <w:rFonts w:eastAsia="Arial" w:cstheme="minorHAnsi"/>
                <w:b/>
                <w:sz w:val="20"/>
                <w:szCs w:val="20"/>
              </w:rPr>
              <w:t>R</w:t>
            </w:r>
            <w:r w:rsidRPr="00394C48">
              <w:rPr>
                <w:rFonts w:eastAsia="Arial" w:cstheme="minorHAnsi"/>
                <w:b/>
                <w:spacing w:val="5"/>
                <w:sz w:val="20"/>
                <w:szCs w:val="20"/>
              </w:rPr>
              <w:t>I</w:t>
            </w:r>
            <w:r w:rsidRPr="00394C48">
              <w:rPr>
                <w:rFonts w:eastAsia="Arial" w:cstheme="minorHAnsi"/>
                <w:b/>
                <w:spacing w:val="-5"/>
                <w:sz w:val="20"/>
                <w:szCs w:val="20"/>
              </w:rPr>
              <w:t>A</w:t>
            </w:r>
            <w:r w:rsidRPr="00394C48">
              <w:rPr>
                <w:rFonts w:eastAsia="Arial" w:cstheme="minorHAnsi"/>
                <w:b/>
                <w:sz w:val="20"/>
                <w:szCs w:val="20"/>
              </w:rPr>
              <w:t>B</w:t>
            </w:r>
            <w:r w:rsidRPr="00394C48">
              <w:rPr>
                <w:rFonts w:eastAsia="Arial" w:cstheme="minorHAnsi"/>
                <w:b/>
                <w:spacing w:val="3"/>
                <w:sz w:val="20"/>
                <w:szCs w:val="20"/>
              </w:rPr>
              <w:t>L</w:t>
            </w:r>
            <w:r w:rsidRPr="00394C48">
              <w:rPr>
                <w:rFonts w:eastAsia="Arial" w:cstheme="minorHAnsi"/>
                <w:b/>
                <w:sz w:val="20"/>
                <w:szCs w:val="20"/>
              </w:rPr>
              <w:t>E</w:t>
            </w:r>
          </w:p>
        </w:tc>
        <w:tc>
          <w:tcPr>
            <w:tcW w:w="4081" w:type="pct"/>
            <w:tcBorders>
              <w:top w:val="single" w:sz="5" w:space="0" w:color="538DD3"/>
              <w:left w:val="single" w:sz="5" w:space="0" w:color="538DD3"/>
              <w:bottom w:val="single" w:sz="5" w:space="0" w:color="538DD3"/>
              <w:right w:val="single" w:sz="5" w:space="0" w:color="538DD3"/>
            </w:tcBorders>
            <w:shd w:val="clear" w:color="auto" w:fill="DAEDF3"/>
          </w:tcPr>
          <w:p w14:paraId="5359FFF7" w14:textId="77777777" w:rsidR="00394C48" w:rsidRPr="00394C48" w:rsidRDefault="00394C48" w:rsidP="00CB509C">
            <w:pPr>
              <w:spacing w:before="78"/>
              <w:ind w:left="2302" w:right="2313"/>
              <w:jc w:val="center"/>
              <w:rPr>
                <w:rFonts w:eastAsia="Arial" w:cstheme="minorHAnsi"/>
                <w:sz w:val="20"/>
                <w:szCs w:val="20"/>
              </w:rPr>
            </w:pPr>
            <w:r w:rsidRPr="00394C48">
              <w:rPr>
                <w:rFonts w:eastAsia="Arial" w:cstheme="minorHAnsi"/>
                <w:b/>
                <w:spacing w:val="1"/>
                <w:w w:val="99"/>
                <w:sz w:val="20"/>
                <w:szCs w:val="20"/>
              </w:rPr>
              <w:t>O</w:t>
            </w:r>
            <w:r w:rsidRPr="00394C48">
              <w:rPr>
                <w:rFonts w:eastAsia="Arial" w:cstheme="minorHAnsi"/>
                <w:b/>
                <w:w w:val="99"/>
                <w:sz w:val="20"/>
                <w:szCs w:val="20"/>
              </w:rPr>
              <w:t>B</w:t>
            </w:r>
            <w:r w:rsidRPr="00394C48">
              <w:rPr>
                <w:rFonts w:eastAsia="Arial" w:cstheme="minorHAnsi"/>
                <w:b/>
                <w:spacing w:val="-1"/>
                <w:w w:val="99"/>
                <w:sz w:val="20"/>
                <w:szCs w:val="20"/>
              </w:rPr>
              <w:t>SE</w:t>
            </w:r>
            <w:r w:rsidRPr="00394C48">
              <w:rPr>
                <w:rFonts w:eastAsia="Arial" w:cstheme="minorHAnsi"/>
                <w:b/>
                <w:spacing w:val="2"/>
                <w:w w:val="99"/>
                <w:sz w:val="20"/>
                <w:szCs w:val="20"/>
              </w:rPr>
              <w:t>R</w:t>
            </w:r>
            <w:r w:rsidRPr="00394C48">
              <w:rPr>
                <w:rFonts w:eastAsia="Arial" w:cstheme="minorHAnsi"/>
                <w:b/>
                <w:spacing w:val="4"/>
                <w:w w:val="99"/>
                <w:sz w:val="20"/>
                <w:szCs w:val="20"/>
              </w:rPr>
              <w:t>V</w:t>
            </w:r>
            <w:r w:rsidRPr="00394C48">
              <w:rPr>
                <w:rFonts w:eastAsia="Arial" w:cstheme="minorHAnsi"/>
                <w:b/>
                <w:spacing w:val="-5"/>
                <w:w w:val="99"/>
                <w:sz w:val="20"/>
                <w:szCs w:val="20"/>
              </w:rPr>
              <w:t>A</w:t>
            </w:r>
            <w:r w:rsidRPr="00394C48">
              <w:rPr>
                <w:rFonts w:eastAsia="Arial" w:cstheme="minorHAnsi"/>
                <w:b/>
                <w:w w:val="99"/>
                <w:sz w:val="20"/>
                <w:szCs w:val="20"/>
              </w:rPr>
              <w:t>CI</w:t>
            </w:r>
            <w:r w:rsidRPr="00394C48">
              <w:rPr>
                <w:rFonts w:eastAsia="Arial" w:cstheme="minorHAnsi"/>
                <w:b/>
                <w:spacing w:val="1"/>
                <w:w w:val="99"/>
                <w:sz w:val="20"/>
                <w:szCs w:val="20"/>
              </w:rPr>
              <w:t>Ó</w:t>
            </w:r>
            <w:r w:rsidRPr="00394C48">
              <w:rPr>
                <w:rFonts w:eastAsia="Arial" w:cstheme="minorHAnsi"/>
                <w:b/>
                <w:w w:val="99"/>
                <w:sz w:val="20"/>
                <w:szCs w:val="20"/>
              </w:rPr>
              <w:t>N</w:t>
            </w:r>
          </w:p>
        </w:tc>
      </w:tr>
      <w:tr w:rsidR="00394C48" w:rsidRPr="00394C48" w14:paraId="01F7DEF7" w14:textId="77777777" w:rsidTr="003E4039">
        <w:trPr>
          <w:trHeight w:hRule="exact" w:val="11324"/>
        </w:trPr>
        <w:tc>
          <w:tcPr>
            <w:tcW w:w="919" w:type="pct"/>
            <w:tcBorders>
              <w:top w:val="single" w:sz="5" w:space="0" w:color="538DD3"/>
              <w:left w:val="single" w:sz="5" w:space="0" w:color="538DD3"/>
              <w:bottom w:val="single" w:sz="5" w:space="0" w:color="538DD3"/>
              <w:right w:val="single" w:sz="5" w:space="0" w:color="538DD3"/>
            </w:tcBorders>
            <w:vAlign w:val="center"/>
          </w:tcPr>
          <w:p w14:paraId="34F62C96" w14:textId="77777777" w:rsidR="00394C48" w:rsidRPr="00394C48" w:rsidRDefault="00394C48" w:rsidP="00394C48">
            <w:pPr>
              <w:spacing w:before="12" w:line="260" w:lineRule="exact"/>
              <w:rPr>
                <w:rFonts w:cstheme="minorHAnsi"/>
                <w:sz w:val="20"/>
                <w:szCs w:val="20"/>
              </w:rPr>
            </w:pPr>
          </w:p>
          <w:p w14:paraId="63193E6C" w14:textId="77777777" w:rsidR="00394C48" w:rsidRPr="00394C48" w:rsidRDefault="00394C48" w:rsidP="00394C48">
            <w:pPr>
              <w:ind w:left="193" w:right="198" w:firstLine="2"/>
              <w:jc w:val="center"/>
              <w:rPr>
                <w:rFonts w:eastAsia="Arial" w:cstheme="minorHAnsi"/>
                <w:sz w:val="20"/>
                <w:szCs w:val="20"/>
              </w:rPr>
            </w:pPr>
            <w:r w:rsidRPr="00394C48">
              <w:rPr>
                <w:rFonts w:eastAsia="Arial" w:cstheme="minorHAnsi"/>
                <w:sz w:val="20"/>
                <w:szCs w:val="20"/>
              </w:rPr>
              <w:t>Cu</w:t>
            </w:r>
            <w:r w:rsidRPr="00394C48">
              <w:rPr>
                <w:rFonts w:eastAsia="Arial" w:cstheme="minorHAnsi"/>
                <w:spacing w:val="4"/>
                <w:sz w:val="20"/>
                <w:szCs w:val="20"/>
              </w:rPr>
              <w:t>m</w:t>
            </w:r>
            <w:r w:rsidRPr="00394C48">
              <w:rPr>
                <w:rFonts w:eastAsia="Arial" w:cstheme="minorHAnsi"/>
                <w:sz w:val="20"/>
                <w:szCs w:val="20"/>
              </w:rPr>
              <w:t>p</w:t>
            </w:r>
            <w:r w:rsidRPr="00394C48">
              <w:rPr>
                <w:rFonts w:eastAsia="Arial" w:cstheme="minorHAnsi"/>
                <w:spacing w:val="-1"/>
                <w:sz w:val="20"/>
                <w:szCs w:val="20"/>
              </w:rPr>
              <w:t>li</w:t>
            </w:r>
            <w:r w:rsidRPr="00394C48">
              <w:rPr>
                <w:rFonts w:eastAsia="Arial" w:cstheme="minorHAnsi"/>
                <w:spacing w:val="4"/>
                <w:sz w:val="20"/>
                <w:szCs w:val="20"/>
              </w:rPr>
              <w:t>m</w:t>
            </w:r>
            <w:r w:rsidRPr="00394C48">
              <w:rPr>
                <w:rFonts w:eastAsia="Arial" w:cstheme="minorHAnsi"/>
                <w:spacing w:val="-1"/>
                <w:sz w:val="20"/>
                <w:szCs w:val="20"/>
              </w:rPr>
              <w:t>i</w:t>
            </w:r>
            <w:r w:rsidRPr="00394C48">
              <w:rPr>
                <w:rFonts w:eastAsia="Arial" w:cstheme="minorHAnsi"/>
                <w:sz w:val="20"/>
                <w:szCs w:val="20"/>
              </w:rPr>
              <w:t>e</w:t>
            </w:r>
            <w:r w:rsidRPr="00394C48">
              <w:rPr>
                <w:rFonts w:eastAsia="Arial" w:cstheme="minorHAnsi"/>
                <w:spacing w:val="-1"/>
                <w:sz w:val="20"/>
                <w:szCs w:val="20"/>
              </w:rPr>
              <w:t>n</w:t>
            </w:r>
            <w:r w:rsidRPr="00394C48">
              <w:rPr>
                <w:rFonts w:eastAsia="Arial" w:cstheme="minorHAnsi"/>
                <w:sz w:val="20"/>
                <w:szCs w:val="20"/>
              </w:rPr>
              <w:t>to</w:t>
            </w:r>
            <w:r w:rsidRPr="00394C48">
              <w:rPr>
                <w:rFonts w:eastAsia="Arial" w:cstheme="minorHAnsi"/>
                <w:spacing w:val="-12"/>
                <w:sz w:val="20"/>
                <w:szCs w:val="20"/>
              </w:rPr>
              <w:t xml:space="preserve"> </w:t>
            </w:r>
            <w:r w:rsidRPr="00394C48">
              <w:rPr>
                <w:rFonts w:eastAsia="Arial" w:cstheme="minorHAnsi"/>
                <w:sz w:val="20"/>
                <w:szCs w:val="20"/>
              </w:rPr>
              <w:t xml:space="preserve">de </w:t>
            </w:r>
            <w:r w:rsidRPr="00394C48">
              <w:rPr>
                <w:rFonts w:eastAsia="Arial" w:cstheme="minorHAnsi"/>
                <w:spacing w:val="-1"/>
                <w:w w:val="99"/>
                <w:sz w:val="20"/>
                <w:szCs w:val="20"/>
              </w:rPr>
              <w:t>l</w:t>
            </w:r>
            <w:r w:rsidRPr="00394C48">
              <w:rPr>
                <w:rFonts w:eastAsia="Arial" w:cstheme="minorHAnsi"/>
                <w:w w:val="99"/>
                <w:sz w:val="20"/>
                <w:szCs w:val="20"/>
              </w:rPr>
              <w:t xml:space="preserve">os </w:t>
            </w:r>
            <w:r w:rsidRPr="00394C48">
              <w:rPr>
                <w:rFonts w:eastAsia="Arial" w:cstheme="minorHAnsi"/>
                <w:spacing w:val="1"/>
                <w:sz w:val="20"/>
                <w:szCs w:val="20"/>
              </w:rPr>
              <w:t>r</w:t>
            </w:r>
            <w:r w:rsidRPr="00394C48">
              <w:rPr>
                <w:rFonts w:eastAsia="Arial" w:cstheme="minorHAnsi"/>
                <w:sz w:val="20"/>
                <w:szCs w:val="20"/>
              </w:rPr>
              <w:t>e</w:t>
            </w:r>
            <w:r w:rsidRPr="00394C48">
              <w:rPr>
                <w:rFonts w:eastAsia="Arial" w:cstheme="minorHAnsi"/>
                <w:spacing w:val="-1"/>
                <w:sz w:val="20"/>
                <w:szCs w:val="20"/>
              </w:rPr>
              <w:t>q</w:t>
            </w:r>
            <w:r w:rsidRPr="00394C48">
              <w:rPr>
                <w:rFonts w:eastAsia="Arial" w:cstheme="minorHAnsi"/>
                <w:sz w:val="20"/>
                <w:szCs w:val="20"/>
              </w:rPr>
              <w:t>u</w:t>
            </w:r>
            <w:r w:rsidRPr="00394C48">
              <w:rPr>
                <w:rFonts w:eastAsia="Arial" w:cstheme="minorHAnsi"/>
                <w:spacing w:val="-1"/>
                <w:sz w:val="20"/>
                <w:szCs w:val="20"/>
              </w:rPr>
              <w:t>i</w:t>
            </w:r>
            <w:r w:rsidRPr="00394C48">
              <w:rPr>
                <w:rFonts w:eastAsia="Arial" w:cstheme="minorHAnsi"/>
                <w:spacing w:val="3"/>
                <w:sz w:val="20"/>
                <w:szCs w:val="20"/>
              </w:rPr>
              <w:t>s</w:t>
            </w:r>
            <w:r w:rsidRPr="00394C48">
              <w:rPr>
                <w:rFonts w:eastAsia="Arial" w:cstheme="minorHAnsi"/>
                <w:spacing w:val="-1"/>
                <w:sz w:val="20"/>
                <w:szCs w:val="20"/>
              </w:rPr>
              <w:t>i</w:t>
            </w:r>
            <w:r w:rsidRPr="00394C48">
              <w:rPr>
                <w:rFonts w:eastAsia="Arial" w:cstheme="minorHAnsi"/>
                <w:sz w:val="20"/>
                <w:szCs w:val="20"/>
              </w:rPr>
              <w:t>tos</w:t>
            </w:r>
            <w:r w:rsidRPr="00394C48">
              <w:rPr>
                <w:rFonts w:eastAsia="Arial" w:cstheme="minorHAnsi"/>
                <w:spacing w:val="-8"/>
                <w:sz w:val="20"/>
                <w:szCs w:val="20"/>
              </w:rPr>
              <w:t xml:space="preserve"> </w:t>
            </w:r>
            <w:r w:rsidRPr="00394C48">
              <w:rPr>
                <w:rFonts w:eastAsia="Arial" w:cstheme="minorHAnsi"/>
                <w:spacing w:val="2"/>
                <w:sz w:val="20"/>
                <w:szCs w:val="20"/>
              </w:rPr>
              <w:t>d</w:t>
            </w:r>
            <w:r w:rsidRPr="00394C48">
              <w:rPr>
                <w:rFonts w:eastAsia="Arial" w:cstheme="minorHAnsi"/>
                <w:sz w:val="20"/>
                <w:szCs w:val="20"/>
              </w:rPr>
              <w:t>e</w:t>
            </w:r>
            <w:r w:rsidRPr="00394C48">
              <w:rPr>
                <w:rFonts w:eastAsia="Arial" w:cstheme="minorHAnsi"/>
                <w:spacing w:val="-2"/>
                <w:sz w:val="20"/>
                <w:szCs w:val="20"/>
              </w:rPr>
              <w:t xml:space="preserve"> </w:t>
            </w:r>
            <w:r w:rsidRPr="00394C48">
              <w:rPr>
                <w:rFonts w:eastAsia="Arial" w:cstheme="minorHAnsi"/>
                <w:spacing w:val="1"/>
                <w:sz w:val="20"/>
                <w:szCs w:val="20"/>
              </w:rPr>
              <w:t>i</w:t>
            </w:r>
            <w:r w:rsidRPr="00394C48">
              <w:rPr>
                <w:rFonts w:eastAsia="Arial" w:cstheme="minorHAnsi"/>
                <w:sz w:val="20"/>
                <w:szCs w:val="20"/>
              </w:rPr>
              <w:t>n</w:t>
            </w:r>
            <w:r w:rsidRPr="00394C48">
              <w:rPr>
                <w:rFonts w:eastAsia="Arial" w:cstheme="minorHAnsi"/>
                <w:spacing w:val="-1"/>
                <w:sz w:val="20"/>
                <w:szCs w:val="20"/>
              </w:rPr>
              <w:t>g</w:t>
            </w:r>
            <w:r w:rsidRPr="00394C48">
              <w:rPr>
                <w:rFonts w:eastAsia="Arial" w:cstheme="minorHAnsi"/>
                <w:spacing w:val="1"/>
                <w:sz w:val="20"/>
                <w:szCs w:val="20"/>
              </w:rPr>
              <w:t>r</w:t>
            </w:r>
            <w:r w:rsidRPr="00394C48">
              <w:rPr>
                <w:rFonts w:eastAsia="Arial" w:cstheme="minorHAnsi"/>
                <w:sz w:val="20"/>
                <w:szCs w:val="20"/>
              </w:rPr>
              <w:t>e</w:t>
            </w:r>
            <w:r w:rsidRPr="00394C48">
              <w:rPr>
                <w:rFonts w:eastAsia="Arial" w:cstheme="minorHAnsi"/>
                <w:spacing w:val="1"/>
                <w:sz w:val="20"/>
                <w:szCs w:val="20"/>
              </w:rPr>
              <w:t>s</w:t>
            </w:r>
            <w:r w:rsidRPr="00394C48">
              <w:rPr>
                <w:rFonts w:eastAsia="Arial" w:cstheme="minorHAnsi"/>
                <w:sz w:val="20"/>
                <w:szCs w:val="20"/>
              </w:rPr>
              <w:t>o</w:t>
            </w:r>
            <w:r w:rsidRPr="00394C48">
              <w:rPr>
                <w:rFonts w:eastAsia="Arial" w:cstheme="minorHAnsi"/>
                <w:spacing w:val="-4"/>
                <w:sz w:val="20"/>
                <w:szCs w:val="20"/>
              </w:rPr>
              <w:t xml:space="preserve"> </w:t>
            </w:r>
            <w:r w:rsidRPr="00394C48">
              <w:rPr>
                <w:rFonts w:eastAsia="Arial" w:cstheme="minorHAnsi"/>
                <w:w w:val="99"/>
                <w:sz w:val="20"/>
                <w:szCs w:val="20"/>
              </w:rPr>
              <w:t xml:space="preserve">de </w:t>
            </w:r>
            <w:r w:rsidRPr="00394C48">
              <w:rPr>
                <w:rFonts w:eastAsia="Arial" w:cstheme="minorHAnsi"/>
                <w:spacing w:val="1"/>
                <w:sz w:val="20"/>
                <w:szCs w:val="20"/>
              </w:rPr>
              <w:t>s</w:t>
            </w:r>
            <w:r w:rsidRPr="00394C48">
              <w:rPr>
                <w:rFonts w:eastAsia="Arial" w:cstheme="minorHAnsi"/>
                <w:sz w:val="20"/>
                <w:szCs w:val="20"/>
              </w:rPr>
              <w:t>er</w:t>
            </w:r>
            <w:r w:rsidRPr="00394C48">
              <w:rPr>
                <w:rFonts w:eastAsia="Arial" w:cstheme="minorHAnsi"/>
                <w:spacing w:val="-1"/>
                <w:sz w:val="20"/>
                <w:szCs w:val="20"/>
              </w:rPr>
              <w:t>vi</w:t>
            </w:r>
            <w:r w:rsidRPr="00394C48">
              <w:rPr>
                <w:rFonts w:eastAsia="Arial" w:cstheme="minorHAnsi"/>
                <w:spacing w:val="2"/>
                <w:sz w:val="20"/>
                <w:szCs w:val="20"/>
              </w:rPr>
              <w:t>d</w:t>
            </w:r>
            <w:r w:rsidRPr="00394C48">
              <w:rPr>
                <w:rFonts w:eastAsia="Arial" w:cstheme="minorHAnsi"/>
                <w:sz w:val="20"/>
                <w:szCs w:val="20"/>
              </w:rPr>
              <w:t>ores</w:t>
            </w:r>
            <w:r w:rsidRPr="00394C48">
              <w:rPr>
                <w:rFonts w:eastAsia="Arial" w:cstheme="minorHAnsi"/>
                <w:spacing w:val="-8"/>
                <w:sz w:val="20"/>
                <w:szCs w:val="20"/>
              </w:rPr>
              <w:t xml:space="preserve"> </w:t>
            </w:r>
            <w:r w:rsidRPr="00394C48">
              <w:rPr>
                <w:rFonts w:eastAsia="Arial" w:cstheme="minorHAnsi"/>
                <w:sz w:val="20"/>
                <w:szCs w:val="20"/>
              </w:rPr>
              <w:t>al</w:t>
            </w:r>
            <w:r w:rsidRPr="00394C48">
              <w:rPr>
                <w:rFonts w:eastAsia="Arial" w:cstheme="minorHAnsi"/>
                <w:spacing w:val="-1"/>
                <w:sz w:val="20"/>
                <w:szCs w:val="20"/>
              </w:rPr>
              <w:t xml:space="preserve"> </w:t>
            </w:r>
            <w:r w:rsidRPr="00394C48">
              <w:rPr>
                <w:rFonts w:eastAsia="Arial" w:cstheme="minorHAnsi"/>
                <w:spacing w:val="1"/>
                <w:sz w:val="20"/>
                <w:szCs w:val="20"/>
              </w:rPr>
              <w:t>s</w:t>
            </w:r>
            <w:r w:rsidRPr="00394C48">
              <w:rPr>
                <w:rFonts w:eastAsia="Arial" w:cstheme="minorHAnsi"/>
                <w:sz w:val="20"/>
                <w:szCs w:val="20"/>
              </w:rPr>
              <w:t>e</w:t>
            </w:r>
            <w:r w:rsidRPr="00394C48">
              <w:rPr>
                <w:rFonts w:eastAsia="Arial" w:cstheme="minorHAnsi"/>
                <w:spacing w:val="1"/>
                <w:sz w:val="20"/>
                <w:szCs w:val="20"/>
              </w:rPr>
              <w:t>c</w:t>
            </w:r>
            <w:r w:rsidRPr="00394C48">
              <w:rPr>
                <w:rFonts w:eastAsia="Arial" w:cstheme="minorHAnsi"/>
                <w:sz w:val="20"/>
                <w:szCs w:val="20"/>
              </w:rPr>
              <w:t>tor</w:t>
            </w:r>
            <w:r w:rsidRPr="00394C48">
              <w:rPr>
                <w:rFonts w:eastAsia="Arial" w:cstheme="minorHAnsi"/>
                <w:spacing w:val="-4"/>
                <w:sz w:val="20"/>
                <w:szCs w:val="20"/>
              </w:rPr>
              <w:t xml:space="preserve"> </w:t>
            </w:r>
            <w:r w:rsidRPr="00394C48">
              <w:rPr>
                <w:rFonts w:eastAsia="Arial" w:cstheme="minorHAnsi"/>
                <w:w w:val="99"/>
                <w:sz w:val="20"/>
                <w:szCs w:val="20"/>
              </w:rPr>
              <w:t>p</w:t>
            </w:r>
            <w:r w:rsidRPr="00394C48">
              <w:rPr>
                <w:rFonts w:eastAsia="Arial" w:cstheme="minorHAnsi"/>
                <w:spacing w:val="1"/>
                <w:w w:val="99"/>
                <w:sz w:val="20"/>
                <w:szCs w:val="20"/>
              </w:rPr>
              <w:t>ú</w:t>
            </w:r>
            <w:r w:rsidRPr="00394C48">
              <w:rPr>
                <w:rFonts w:eastAsia="Arial" w:cstheme="minorHAnsi"/>
                <w:w w:val="99"/>
                <w:sz w:val="20"/>
                <w:szCs w:val="20"/>
              </w:rPr>
              <w:t>b</w:t>
            </w:r>
            <w:r w:rsidRPr="00394C48">
              <w:rPr>
                <w:rFonts w:eastAsia="Arial" w:cstheme="minorHAnsi"/>
                <w:spacing w:val="1"/>
                <w:w w:val="99"/>
                <w:sz w:val="20"/>
                <w:szCs w:val="20"/>
              </w:rPr>
              <w:t>l</w:t>
            </w:r>
            <w:r w:rsidRPr="00394C48">
              <w:rPr>
                <w:rFonts w:eastAsia="Arial" w:cstheme="minorHAnsi"/>
                <w:spacing w:val="-1"/>
                <w:w w:val="99"/>
                <w:sz w:val="20"/>
                <w:szCs w:val="20"/>
              </w:rPr>
              <w:t>i</w:t>
            </w:r>
            <w:r w:rsidRPr="00394C48">
              <w:rPr>
                <w:rFonts w:eastAsia="Arial" w:cstheme="minorHAnsi"/>
                <w:spacing w:val="1"/>
                <w:w w:val="99"/>
                <w:sz w:val="20"/>
                <w:szCs w:val="20"/>
              </w:rPr>
              <w:t>c</w:t>
            </w:r>
            <w:r w:rsidRPr="00394C48">
              <w:rPr>
                <w:rFonts w:eastAsia="Arial" w:cstheme="minorHAnsi"/>
                <w:w w:val="99"/>
                <w:sz w:val="20"/>
                <w:szCs w:val="20"/>
              </w:rPr>
              <w:t>o</w:t>
            </w:r>
          </w:p>
        </w:tc>
        <w:tc>
          <w:tcPr>
            <w:tcW w:w="4081" w:type="pct"/>
            <w:tcBorders>
              <w:top w:val="single" w:sz="5" w:space="0" w:color="538DD3"/>
              <w:left w:val="single" w:sz="5" w:space="0" w:color="538DD3"/>
              <w:bottom w:val="single" w:sz="5" w:space="0" w:color="538DD3"/>
              <w:right w:val="single" w:sz="5" w:space="0" w:color="538DD3"/>
            </w:tcBorders>
          </w:tcPr>
          <w:p w14:paraId="1C232DC3" w14:textId="34A214FF" w:rsidR="00EE750F" w:rsidRDefault="00EE750F" w:rsidP="00394C48">
            <w:pPr>
              <w:autoSpaceDE w:val="0"/>
              <w:autoSpaceDN w:val="0"/>
              <w:adjustRightInd w:val="0"/>
              <w:jc w:val="both"/>
              <w:rPr>
                <w:rFonts w:cstheme="minorHAnsi"/>
                <w:color w:val="000000"/>
                <w:sz w:val="20"/>
                <w:szCs w:val="20"/>
                <w:lang w:eastAsia="es-EC"/>
              </w:rPr>
            </w:pPr>
          </w:p>
          <w:p w14:paraId="5764E5CF" w14:textId="31E1BDD3" w:rsidR="00EE750F" w:rsidRDefault="00EE750F" w:rsidP="00394C48">
            <w:pPr>
              <w:autoSpaceDE w:val="0"/>
              <w:autoSpaceDN w:val="0"/>
              <w:adjustRightInd w:val="0"/>
              <w:jc w:val="both"/>
              <w:rPr>
                <w:rFonts w:cstheme="minorHAnsi"/>
                <w:color w:val="000000"/>
                <w:sz w:val="20"/>
                <w:szCs w:val="20"/>
                <w:lang w:eastAsia="es-EC"/>
              </w:rPr>
            </w:pPr>
            <w:r>
              <w:rPr>
                <w:rFonts w:cstheme="minorHAnsi"/>
                <w:color w:val="000000"/>
                <w:sz w:val="20"/>
                <w:szCs w:val="20"/>
                <w:lang w:eastAsia="es-EC"/>
              </w:rPr>
              <w:t xml:space="preserve">La entidad reporta </w:t>
            </w:r>
            <w:r w:rsidR="00A40AC7" w:rsidRPr="003E4039">
              <w:rPr>
                <w:rFonts w:cstheme="minorHAnsi"/>
                <w:b/>
                <w:color w:val="000000"/>
                <w:sz w:val="20"/>
                <w:szCs w:val="20"/>
                <w:lang w:eastAsia="es-EC"/>
              </w:rPr>
              <w:t>5</w:t>
            </w:r>
            <w:r w:rsidR="00A40AC7">
              <w:rPr>
                <w:rFonts w:cstheme="minorHAnsi"/>
                <w:b/>
                <w:color w:val="000000"/>
                <w:sz w:val="20"/>
                <w:szCs w:val="20"/>
                <w:lang w:eastAsia="es-EC"/>
              </w:rPr>
              <w:t>28</w:t>
            </w:r>
            <w:r w:rsidRPr="003E4039">
              <w:rPr>
                <w:rFonts w:cstheme="minorHAnsi"/>
                <w:b/>
                <w:color w:val="000000"/>
                <w:sz w:val="20"/>
                <w:szCs w:val="20"/>
                <w:lang w:eastAsia="es-EC"/>
              </w:rPr>
              <w:t xml:space="preserve"> servidores</w:t>
            </w:r>
            <w:r>
              <w:rPr>
                <w:rFonts w:cstheme="minorHAnsi"/>
                <w:color w:val="000000"/>
                <w:sz w:val="20"/>
                <w:szCs w:val="20"/>
                <w:lang w:eastAsia="es-EC"/>
              </w:rPr>
              <w:t xml:space="preserve"> que ingresaron a la entidad en el periodo de estudio (enero 2021- marzo 2023). </w:t>
            </w: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41"/>
              <w:gridCol w:w="1448"/>
              <w:gridCol w:w="1591"/>
            </w:tblGrid>
            <w:tr w:rsidR="00EE750F" w14:paraId="15CC47FB" w14:textId="77777777" w:rsidTr="003E4039">
              <w:trPr>
                <w:trHeight w:val="443"/>
                <w:jc w:val="center"/>
              </w:trPr>
              <w:tc>
                <w:tcPr>
                  <w:tcW w:w="941" w:type="dxa"/>
                  <w:shd w:val="clear" w:color="auto" w:fill="auto"/>
                  <w:vAlign w:val="center"/>
                </w:tcPr>
                <w:p w14:paraId="3C17EEFB" w14:textId="04AD7041" w:rsidR="00EE750F" w:rsidRDefault="00EE750F" w:rsidP="003E4039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</w:pPr>
                  <w:r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  <w:t>Año</w:t>
                  </w:r>
                </w:p>
              </w:tc>
              <w:tc>
                <w:tcPr>
                  <w:tcW w:w="1448" w:type="dxa"/>
                  <w:shd w:val="clear" w:color="auto" w:fill="auto"/>
                  <w:vAlign w:val="center"/>
                </w:tcPr>
                <w:p w14:paraId="7D37DFD5" w14:textId="776EB038" w:rsidR="00EE750F" w:rsidRDefault="00EE750F" w:rsidP="003E4039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</w:pPr>
                  <w:r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  <w:t>Contrato Ocasional</w:t>
                  </w:r>
                </w:p>
              </w:tc>
              <w:tc>
                <w:tcPr>
                  <w:tcW w:w="1591" w:type="dxa"/>
                  <w:shd w:val="clear" w:color="auto" w:fill="auto"/>
                  <w:vAlign w:val="center"/>
                </w:tcPr>
                <w:p w14:paraId="6392E79C" w14:textId="2A59BAE5" w:rsidR="00EE750F" w:rsidRDefault="00EE750F" w:rsidP="003E4039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</w:pPr>
                  <w:r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  <w:t>Nombramiento provisional</w:t>
                  </w:r>
                </w:p>
              </w:tc>
            </w:tr>
            <w:tr w:rsidR="00EE750F" w14:paraId="31F9A163" w14:textId="77777777" w:rsidTr="003E4039">
              <w:trPr>
                <w:trHeight w:val="221"/>
                <w:jc w:val="center"/>
              </w:trPr>
              <w:tc>
                <w:tcPr>
                  <w:tcW w:w="941" w:type="dxa"/>
                  <w:shd w:val="clear" w:color="auto" w:fill="auto"/>
                </w:tcPr>
                <w:p w14:paraId="58F228C5" w14:textId="37D60032" w:rsidR="00EE750F" w:rsidRDefault="00EE750F" w:rsidP="003E4039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</w:pPr>
                  <w:r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  <w:t>2021</w:t>
                  </w:r>
                </w:p>
              </w:tc>
              <w:tc>
                <w:tcPr>
                  <w:tcW w:w="1448" w:type="dxa"/>
                  <w:shd w:val="clear" w:color="auto" w:fill="auto"/>
                </w:tcPr>
                <w:p w14:paraId="5D12FD6F" w14:textId="06C63804" w:rsidR="00EE750F" w:rsidRDefault="00A40AC7" w:rsidP="003E4039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</w:pPr>
                  <w:r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  <w:t>91</w:t>
                  </w:r>
                </w:p>
              </w:tc>
              <w:tc>
                <w:tcPr>
                  <w:tcW w:w="1591" w:type="dxa"/>
                  <w:shd w:val="clear" w:color="auto" w:fill="auto"/>
                </w:tcPr>
                <w:p w14:paraId="3C916C6F" w14:textId="6774111B" w:rsidR="00EE750F" w:rsidRDefault="00EE750F" w:rsidP="003E4039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</w:pPr>
                  <w:r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  <w:t>119</w:t>
                  </w:r>
                </w:p>
              </w:tc>
            </w:tr>
            <w:tr w:rsidR="00EE750F" w14:paraId="118CCED1" w14:textId="77777777" w:rsidTr="003E4039">
              <w:trPr>
                <w:trHeight w:val="221"/>
                <w:jc w:val="center"/>
              </w:trPr>
              <w:tc>
                <w:tcPr>
                  <w:tcW w:w="941" w:type="dxa"/>
                  <w:shd w:val="clear" w:color="auto" w:fill="auto"/>
                </w:tcPr>
                <w:p w14:paraId="50B11C3E" w14:textId="19C20DFC" w:rsidR="00EE750F" w:rsidRDefault="00EE750F" w:rsidP="003E4039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</w:pPr>
                  <w:r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  <w:t>2022</w:t>
                  </w:r>
                </w:p>
              </w:tc>
              <w:tc>
                <w:tcPr>
                  <w:tcW w:w="1448" w:type="dxa"/>
                  <w:shd w:val="clear" w:color="auto" w:fill="auto"/>
                </w:tcPr>
                <w:p w14:paraId="35956917" w14:textId="37D59FA2" w:rsidR="00EE750F" w:rsidRDefault="00EE750F" w:rsidP="003E4039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</w:pPr>
                  <w:r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  <w:t>139</w:t>
                  </w:r>
                </w:p>
              </w:tc>
              <w:tc>
                <w:tcPr>
                  <w:tcW w:w="1591" w:type="dxa"/>
                  <w:shd w:val="clear" w:color="auto" w:fill="auto"/>
                </w:tcPr>
                <w:p w14:paraId="3FED66C8" w14:textId="1E3067D6" w:rsidR="00EE750F" w:rsidRDefault="00EE750F" w:rsidP="003E4039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</w:pPr>
                  <w:r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  <w:t>109</w:t>
                  </w:r>
                </w:p>
              </w:tc>
            </w:tr>
            <w:tr w:rsidR="00EE750F" w14:paraId="383D75B8" w14:textId="77777777" w:rsidTr="003E4039">
              <w:trPr>
                <w:trHeight w:val="221"/>
                <w:jc w:val="center"/>
              </w:trPr>
              <w:tc>
                <w:tcPr>
                  <w:tcW w:w="941" w:type="dxa"/>
                  <w:shd w:val="clear" w:color="auto" w:fill="auto"/>
                </w:tcPr>
                <w:p w14:paraId="4C845ADB" w14:textId="25395BAF" w:rsidR="00EE750F" w:rsidRDefault="00EE750F" w:rsidP="003E4039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</w:pPr>
                  <w:r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  <w:t>2023</w:t>
                  </w:r>
                </w:p>
              </w:tc>
              <w:tc>
                <w:tcPr>
                  <w:tcW w:w="1448" w:type="dxa"/>
                  <w:shd w:val="clear" w:color="auto" w:fill="auto"/>
                </w:tcPr>
                <w:p w14:paraId="0C9E6F62" w14:textId="4D56097E" w:rsidR="00EE750F" w:rsidRDefault="00EE750F" w:rsidP="003E4039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</w:pPr>
                  <w:r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  <w:t>56</w:t>
                  </w:r>
                </w:p>
              </w:tc>
              <w:tc>
                <w:tcPr>
                  <w:tcW w:w="1591" w:type="dxa"/>
                  <w:shd w:val="clear" w:color="auto" w:fill="auto"/>
                </w:tcPr>
                <w:p w14:paraId="3523C4B0" w14:textId="6CF2745A" w:rsidR="00EE750F" w:rsidRDefault="00EE750F" w:rsidP="003E4039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</w:pPr>
                  <w:r>
                    <w:rPr>
                      <w:rFonts w:cstheme="minorHAnsi"/>
                      <w:color w:val="000000"/>
                      <w:sz w:val="20"/>
                      <w:szCs w:val="20"/>
                      <w:lang w:eastAsia="es-EC"/>
                    </w:rPr>
                    <w:t>14</w:t>
                  </w:r>
                </w:p>
              </w:tc>
            </w:tr>
            <w:tr w:rsidR="00EE750F" w14:paraId="1FA10CA9" w14:textId="77777777" w:rsidTr="003E4039">
              <w:trPr>
                <w:trHeight w:val="221"/>
                <w:jc w:val="center"/>
              </w:trPr>
              <w:tc>
                <w:tcPr>
                  <w:tcW w:w="941" w:type="dxa"/>
                  <w:shd w:val="clear" w:color="auto" w:fill="auto"/>
                </w:tcPr>
                <w:p w14:paraId="7BC87ECF" w14:textId="366B9698" w:rsidR="00EE750F" w:rsidRPr="003E4039" w:rsidRDefault="00EE750F" w:rsidP="003E4039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b/>
                      <w:color w:val="000000"/>
                      <w:sz w:val="20"/>
                      <w:szCs w:val="20"/>
                      <w:lang w:eastAsia="es-EC"/>
                    </w:rPr>
                  </w:pPr>
                  <w:r w:rsidRPr="003E4039">
                    <w:rPr>
                      <w:rFonts w:cstheme="minorHAnsi"/>
                      <w:b/>
                      <w:color w:val="000000"/>
                      <w:sz w:val="20"/>
                      <w:szCs w:val="20"/>
                      <w:lang w:eastAsia="es-EC"/>
                    </w:rPr>
                    <w:t>Total</w:t>
                  </w:r>
                </w:p>
              </w:tc>
              <w:tc>
                <w:tcPr>
                  <w:tcW w:w="1448" w:type="dxa"/>
                  <w:shd w:val="clear" w:color="auto" w:fill="auto"/>
                </w:tcPr>
                <w:p w14:paraId="55B5C93A" w14:textId="02FF9EE4" w:rsidR="00EE750F" w:rsidRPr="003E4039" w:rsidRDefault="00A40AC7" w:rsidP="003E4039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b/>
                      <w:color w:val="000000"/>
                      <w:sz w:val="20"/>
                      <w:szCs w:val="20"/>
                      <w:lang w:eastAsia="es-EC"/>
                    </w:rPr>
                  </w:pPr>
                  <w:r w:rsidRPr="003E4039">
                    <w:rPr>
                      <w:rFonts w:cstheme="minorHAnsi"/>
                      <w:b/>
                      <w:color w:val="000000"/>
                      <w:sz w:val="20"/>
                      <w:szCs w:val="20"/>
                      <w:lang w:eastAsia="es-EC"/>
                    </w:rPr>
                    <w:t>286</w:t>
                  </w:r>
                </w:p>
              </w:tc>
              <w:tc>
                <w:tcPr>
                  <w:tcW w:w="1591" w:type="dxa"/>
                  <w:shd w:val="clear" w:color="auto" w:fill="auto"/>
                </w:tcPr>
                <w:p w14:paraId="39F5A3FE" w14:textId="27EA67DD" w:rsidR="00EE750F" w:rsidRPr="003E4039" w:rsidRDefault="00A40AC7" w:rsidP="003E4039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b/>
                      <w:color w:val="000000"/>
                      <w:sz w:val="20"/>
                      <w:szCs w:val="20"/>
                      <w:lang w:eastAsia="es-EC"/>
                    </w:rPr>
                  </w:pPr>
                  <w:r w:rsidRPr="003E4039">
                    <w:rPr>
                      <w:rFonts w:cstheme="minorHAnsi"/>
                      <w:b/>
                      <w:color w:val="000000"/>
                      <w:sz w:val="20"/>
                      <w:szCs w:val="20"/>
                      <w:lang w:eastAsia="es-EC"/>
                    </w:rPr>
                    <w:t>242</w:t>
                  </w:r>
                </w:p>
              </w:tc>
            </w:tr>
          </w:tbl>
          <w:p w14:paraId="1B82A3DD" w14:textId="77777777" w:rsidR="00EE750F" w:rsidRDefault="00EE750F" w:rsidP="00394C48">
            <w:pPr>
              <w:autoSpaceDE w:val="0"/>
              <w:autoSpaceDN w:val="0"/>
              <w:adjustRightInd w:val="0"/>
              <w:jc w:val="both"/>
              <w:rPr>
                <w:rFonts w:cstheme="minorHAnsi"/>
                <w:color w:val="000000"/>
                <w:sz w:val="20"/>
                <w:szCs w:val="20"/>
                <w:lang w:eastAsia="es-EC"/>
              </w:rPr>
            </w:pPr>
          </w:p>
          <w:p w14:paraId="6F58C858" w14:textId="31204444" w:rsidR="00394C48" w:rsidRDefault="00EE750F" w:rsidP="00394C48">
            <w:pPr>
              <w:ind w:left="61" w:right="32"/>
              <w:jc w:val="both"/>
              <w:rPr>
                <w:rFonts w:cstheme="minorHAnsi"/>
                <w:color w:val="000000"/>
                <w:sz w:val="20"/>
                <w:szCs w:val="20"/>
                <w:lang w:eastAsia="es-EC"/>
              </w:rPr>
            </w:pPr>
            <w:r>
              <w:rPr>
                <w:rFonts w:cstheme="minorHAnsi"/>
                <w:color w:val="000000"/>
                <w:sz w:val="20"/>
                <w:szCs w:val="20"/>
                <w:lang w:eastAsia="es-EC"/>
              </w:rPr>
              <w:t xml:space="preserve">Se consideró una </w:t>
            </w:r>
            <w:r w:rsidR="00394C48" w:rsidRPr="00394C48">
              <w:rPr>
                <w:rFonts w:cstheme="minorHAnsi"/>
                <w:color w:val="000000"/>
                <w:sz w:val="20"/>
                <w:szCs w:val="20"/>
                <w:lang w:eastAsia="es-EC"/>
              </w:rPr>
              <w:t xml:space="preserve">muestra de diez (10) expedientes </w:t>
            </w:r>
            <w:r w:rsidR="00A40AC7">
              <w:rPr>
                <w:rFonts w:cstheme="minorHAnsi"/>
                <w:color w:val="000000"/>
                <w:sz w:val="20"/>
                <w:szCs w:val="20"/>
                <w:lang w:eastAsia="es-EC"/>
              </w:rPr>
              <w:t xml:space="preserve">para la verificación del cumplimiento de los </w:t>
            </w:r>
            <w:r w:rsidR="00394C48" w:rsidRPr="00394C48">
              <w:rPr>
                <w:rFonts w:cstheme="minorHAnsi"/>
                <w:color w:val="000000"/>
                <w:sz w:val="20"/>
                <w:szCs w:val="20"/>
                <w:lang w:eastAsia="es-EC"/>
              </w:rPr>
              <w:t>requisitos habilitantes para el ingreso al sector público.</w:t>
            </w:r>
          </w:p>
          <w:p w14:paraId="1EBF7C74" w14:textId="26E54AF5" w:rsidR="00A40AC7" w:rsidRPr="00394C48" w:rsidRDefault="00A40AC7" w:rsidP="00394C48">
            <w:pPr>
              <w:ind w:left="61" w:right="32"/>
              <w:jc w:val="both"/>
              <w:rPr>
                <w:rFonts w:cstheme="minorHAnsi"/>
                <w:color w:val="000000"/>
                <w:sz w:val="20"/>
                <w:szCs w:val="20"/>
                <w:lang w:eastAsia="es-EC"/>
              </w:rPr>
            </w:pPr>
            <w:r>
              <w:rPr>
                <w:rFonts w:cstheme="minorHAnsi"/>
                <w:color w:val="000000"/>
                <w:sz w:val="20"/>
                <w:szCs w:val="20"/>
                <w:lang w:eastAsia="es-EC"/>
              </w:rPr>
              <w:t xml:space="preserve">De la muestra solicitada, la entidad no facilitó un (1) expediente de la Sra. </w:t>
            </w:r>
            <w:r w:rsidRPr="00A335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CHAMORRO QUIÑONEZ JENIFFER ARIANA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 xml:space="preserve">, de la cual no se pudo verificar la documentación. </w:t>
            </w:r>
            <w:r>
              <w:rPr>
                <w:rFonts w:cstheme="minorHAnsi"/>
                <w:color w:val="000000"/>
                <w:sz w:val="20"/>
                <w:szCs w:val="20"/>
                <w:lang w:eastAsia="es-EC"/>
              </w:rPr>
              <w:t xml:space="preserve"> </w:t>
            </w:r>
          </w:p>
          <w:p w14:paraId="514E993C" w14:textId="5A254030" w:rsidR="00394C48" w:rsidRPr="00394C48" w:rsidRDefault="00B073E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De los nueve (9)</w:t>
            </w:r>
            <w:r w:rsidR="00A40AC7">
              <w:rPr>
                <w:rFonts w:cstheme="minorHAnsi"/>
                <w:color w:val="000000"/>
                <w:sz w:val="20"/>
                <w:szCs w:val="20"/>
              </w:rPr>
              <w:t xml:space="preserve"> expedientes </w:t>
            </w:r>
            <w:r>
              <w:rPr>
                <w:rFonts w:cstheme="minorHAnsi"/>
                <w:color w:val="000000"/>
                <w:sz w:val="20"/>
                <w:szCs w:val="20"/>
              </w:rPr>
              <w:t>revisados</w:t>
            </w:r>
            <w:r w:rsidR="00A40AC7">
              <w:rPr>
                <w:rFonts w:cstheme="minorHAnsi"/>
                <w:color w:val="000000"/>
                <w:sz w:val="20"/>
                <w:szCs w:val="20"/>
              </w:rPr>
              <w:t xml:space="preserve">, se constata que los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mismos </w:t>
            </w:r>
            <w:r w:rsidR="00A40AC7">
              <w:rPr>
                <w:rFonts w:cstheme="minorHAnsi"/>
                <w:color w:val="000000"/>
                <w:sz w:val="20"/>
                <w:szCs w:val="20"/>
              </w:rPr>
              <w:t xml:space="preserve">no mantienen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toda </w:t>
            </w:r>
            <w:r w:rsidR="00A40AC7">
              <w:rPr>
                <w:rFonts w:cstheme="minorHAnsi"/>
                <w:color w:val="000000"/>
                <w:sz w:val="20"/>
                <w:szCs w:val="20"/>
              </w:rPr>
              <w:t xml:space="preserve">la documentación </w:t>
            </w:r>
            <w:r>
              <w:rPr>
                <w:rFonts w:cstheme="minorHAnsi"/>
                <w:color w:val="000000"/>
                <w:sz w:val="20"/>
                <w:szCs w:val="20"/>
              </w:rPr>
              <w:t>habilitante para el ingreso al servicio público; de los nueve (9) expedientes ninguno tiene el registro de capacitación inductiva; ocho (8) expedientes no tienen el registro de caución; seis (6) expedientes no contienen el informe de la UATH; dos (2) expedientes no tienen los acuerdos de confidencialidad</w:t>
            </w:r>
            <w:r w:rsidR="0033714F">
              <w:rPr>
                <w:rFonts w:cstheme="minorHAnsi"/>
                <w:color w:val="000000"/>
                <w:sz w:val="20"/>
                <w:szCs w:val="20"/>
              </w:rPr>
              <w:t xml:space="preserve">;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uno (1) expediente no mantiene la acción de </w:t>
            </w:r>
            <w:r w:rsidR="0033714F">
              <w:rPr>
                <w:rFonts w:cstheme="minorHAnsi"/>
                <w:color w:val="000000"/>
                <w:sz w:val="20"/>
                <w:szCs w:val="20"/>
              </w:rPr>
              <w:t xml:space="preserve">personal de inicio y/o contrato; y uno (1) expediente no tiene la constancia de la declaración juramentada de la Contralora. </w:t>
            </w:r>
          </w:p>
          <w:p w14:paraId="4F598343" w14:textId="587ED211" w:rsidR="00394C48" w:rsidRDefault="00394C48" w:rsidP="00394C4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  <w:p w14:paraId="53F92C40" w14:textId="22AA6254" w:rsidR="0032784B" w:rsidRDefault="0032784B" w:rsidP="00394C4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La Coordinación Zona 7 reporta el ingreso de uno (1) persona extranjera de nacionalidad </w:t>
            </w:r>
            <w:proofErr w:type="spellStart"/>
            <w:r w:rsidR="00445598">
              <w:rPr>
                <w:rFonts w:cstheme="minorHAnsi"/>
                <w:color w:val="000000"/>
                <w:sz w:val="20"/>
                <w:szCs w:val="20"/>
              </w:rPr>
              <w:t>venezona</w:t>
            </w:r>
            <w:proofErr w:type="spellEnd"/>
            <w:ins w:id="0" w:author="María_Nole" w:date="2023-10-02T12:22:00Z">
              <w:r w:rsidR="00E836AB">
                <w:rPr>
                  <w:rFonts w:cstheme="minorHAnsi"/>
                  <w:color w:val="000000"/>
                  <w:sz w:val="20"/>
                  <w:szCs w:val="20"/>
                </w:rPr>
                <w:t xml:space="preserve"> </w:t>
              </w:r>
            </w:ins>
            <w:r w:rsidR="00445598">
              <w:rPr>
                <w:rFonts w:cstheme="minorHAnsi"/>
                <w:color w:val="000000"/>
                <w:sz w:val="20"/>
                <w:szCs w:val="20"/>
              </w:rPr>
              <w:t xml:space="preserve">la, la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Dra. Yelitza Ashley Bautista Morillo, </w:t>
            </w:r>
            <w:r w:rsidR="00445598">
              <w:rPr>
                <w:rFonts w:cstheme="minorHAnsi"/>
                <w:color w:val="000000"/>
                <w:sz w:val="20"/>
                <w:szCs w:val="20"/>
              </w:rPr>
              <w:t xml:space="preserve">con autorización laboral Nro. 52140 de 26 de octubre de 2022, emitida por el Ministerio del Trabajo. </w:t>
            </w:r>
          </w:p>
          <w:p w14:paraId="7EE07FBD" w14:textId="77777777" w:rsidR="0032784B" w:rsidRDefault="0032784B" w:rsidP="00394C4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  <w:p w14:paraId="144DC23A" w14:textId="0D0355A4" w:rsidR="0032784B" w:rsidRDefault="0032784B" w:rsidP="00394C4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La entidad certificó que durante el periodo evaluado no ha ingresado a la institución personal asesor. </w:t>
            </w:r>
          </w:p>
          <w:p w14:paraId="7617E043" w14:textId="77777777" w:rsidR="0032784B" w:rsidRPr="00394C48" w:rsidRDefault="0032784B" w:rsidP="00394C4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bookmarkStart w:id="1" w:name="_GoBack"/>
            <w:bookmarkEnd w:id="1"/>
          </w:p>
          <w:p w14:paraId="68A0F585" w14:textId="1359993F" w:rsidR="00394C48" w:rsidRPr="00394C48" w:rsidRDefault="00394C48" w:rsidP="003E403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eastAsia="Arial" w:cstheme="minorHAnsi"/>
                <w:sz w:val="20"/>
                <w:szCs w:val="20"/>
              </w:rPr>
            </w:pPr>
          </w:p>
        </w:tc>
      </w:tr>
    </w:tbl>
    <w:p w14:paraId="4DB82DE6" w14:textId="77777777" w:rsidR="0054587A" w:rsidRDefault="0054587A" w:rsidP="0054587A">
      <w:pPr>
        <w:tabs>
          <w:tab w:val="left" w:pos="360"/>
          <w:tab w:val="center" w:pos="4252"/>
        </w:tabs>
      </w:pPr>
      <w:r>
        <w:tab/>
      </w:r>
    </w:p>
    <w:p w14:paraId="3E4600A7" w14:textId="162913B5" w:rsidR="0054587A" w:rsidRDefault="0054587A" w:rsidP="0054587A">
      <w:pPr>
        <w:tabs>
          <w:tab w:val="left" w:pos="360"/>
          <w:tab w:val="center" w:pos="4252"/>
        </w:tabs>
      </w:pPr>
    </w:p>
    <w:p w14:paraId="01DA2559" w14:textId="34DF94AE" w:rsidR="0054587A" w:rsidRPr="0054587A" w:rsidRDefault="0054587A" w:rsidP="0054587A">
      <w:pPr>
        <w:sectPr w:rsidR="0054587A" w:rsidRPr="0054587A" w:rsidSect="00B804C2">
          <w:headerReference w:type="even" r:id="rId7"/>
          <w:headerReference w:type="default" r:id="rId8"/>
          <w:headerReference w:type="first" r:id="rId9"/>
          <w:pgSz w:w="11906" w:h="16838"/>
          <w:pgMar w:top="1701" w:right="1701" w:bottom="1417" w:left="1701" w:header="708" w:footer="708" w:gutter="0"/>
          <w:cols w:space="708"/>
          <w:docGrid w:linePitch="360"/>
        </w:sectPr>
      </w:pPr>
    </w:p>
    <w:p w14:paraId="3126B961" w14:textId="77777777" w:rsidR="0054587A" w:rsidRDefault="0054587A" w:rsidP="00DD3939">
      <w:pPr>
        <w:jc w:val="center"/>
        <w:rPr>
          <w:b/>
        </w:rPr>
      </w:pPr>
      <w:r w:rsidRPr="0054587A">
        <w:rPr>
          <w:b/>
        </w:rPr>
        <w:lastRenderedPageBreak/>
        <w:t xml:space="preserve">SELECCIÓN DE PERSONAL DE LAS MODALIDADES LABORALES PERMANENTE, PROVISIONAL, CONTRATOS DE SERVICIOS OCASIONAL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1"/>
        <w:gridCol w:w="799"/>
        <w:gridCol w:w="2349"/>
        <w:gridCol w:w="970"/>
        <w:gridCol w:w="970"/>
        <w:gridCol w:w="629"/>
        <w:gridCol w:w="1000"/>
        <w:gridCol w:w="890"/>
        <w:gridCol w:w="1036"/>
        <w:gridCol w:w="737"/>
        <w:gridCol w:w="730"/>
        <w:gridCol w:w="1139"/>
        <w:gridCol w:w="897"/>
        <w:gridCol w:w="913"/>
      </w:tblGrid>
      <w:tr w:rsidR="004B5FCB" w:rsidRPr="004B5FCB" w14:paraId="01E4EE5A" w14:textId="77777777" w:rsidTr="009403B5">
        <w:trPr>
          <w:trHeight w:val="300"/>
          <w:ins w:id="2" w:author="María_Nole" w:date="2023-06-15T08:53:00Z"/>
        </w:trPr>
        <w:tc>
          <w:tcPr>
            <w:tcW w:w="2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2F8A6BD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4" w:author="María_Nole" w:date="2023-06-15T08:53:00Z">
                  <w:rPr>
                    <w:ins w:id="5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6" w:author="María_Nole" w:date="2023-06-15T08:53:00Z">
              <w:r w:rsidRPr="004B5FCB">
                <w:rPr>
                  <w:rFonts w:eastAsia="Times New Roman" w:cstheme="minorHAnsi"/>
                  <w:b/>
                  <w:bCs/>
                  <w:color w:val="000000"/>
                  <w:sz w:val="12"/>
                  <w:szCs w:val="12"/>
                  <w:lang w:eastAsia="es-EC"/>
                  <w:rPrChange w:id="7" w:author="María_Nole" w:date="2023-06-15T08:53:00Z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NRO.</w:t>
              </w:r>
            </w:ins>
          </w:p>
        </w:tc>
        <w:tc>
          <w:tcPr>
            <w:tcW w:w="3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8215376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8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9" w:author="María_Nole" w:date="2023-06-15T08:53:00Z">
                  <w:rPr>
                    <w:ins w:id="10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11" w:author="María_Nole" w:date="2023-06-15T08:53:00Z">
              <w:r w:rsidRPr="004B5FCB">
                <w:rPr>
                  <w:rFonts w:eastAsia="Times New Roman" w:cstheme="minorHAnsi"/>
                  <w:b/>
                  <w:bCs/>
                  <w:color w:val="000000"/>
                  <w:sz w:val="12"/>
                  <w:szCs w:val="12"/>
                  <w:lang w:eastAsia="es-EC"/>
                  <w:rPrChange w:id="12" w:author="María_Nole" w:date="2023-06-15T08:53:00Z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CÉDULA</w:t>
              </w:r>
            </w:ins>
          </w:p>
        </w:tc>
        <w:tc>
          <w:tcPr>
            <w:tcW w:w="89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18BB58C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3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14" w:author="María_Nole" w:date="2023-06-15T08:53:00Z">
                  <w:rPr>
                    <w:ins w:id="15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16" w:author="María_Nole" w:date="2023-06-15T08:53:00Z">
              <w:r w:rsidRPr="004B5FCB">
                <w:rPr>
                  <w:rFonts w:eastAsia="Times New Roman" w:cstheme="minorHAnsi"/>
                  <w:b/>
                  <w:bCs/>
                  <w:color w:val="000000"/>
                  <w:sz w:val="12"/>
                  <w:szCs w:val="12"/>
                  <w:lang w:eastAsia="es-EC"/>
                  <w:rPrChange w:id="17" w:author="María_Nole" w:date="2023-06-15T08:53:00Z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APELLIDOS Y NOMBRES DEL SERVIDOR</w:t>
              </w:r>
            </w:ins>
          </w:p>
        </w:tc>
        <w:tc>
          <w:tcPr>
            <w:tcW w:w="34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7C0BA57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8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19" w:author="María_Nole" w:date="2023-06-15T08:53:00Z">
                  <w:rPr>
                    <w:ins w:id="20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21" w:author="María_Nole" w:date="2023-06-15T08:53:00Z">
              <w:r w:rsidRPr="004B5FCB">
                <w:rPr>
                  <w:rFonts w:eastAsia="Times New Roman" w:cstheme="minorHAnsi"/>
                  <w:b/>
                  <w:bCs/>
                  <w:color w:val="000000"/>
                  <w:sz w:val="12"/>
                  <w:szCs w:val="12"/>
                  <w:lang w:eastAsia="es-EC"/>
                  <w:rPrChange w:id="22" w:author="María_Nole" w:date="2023-06-15T08:53:00Z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FECHA DE INGRESO (DD/MM/AAAA)</w:t>
              </w:r>
            </w:ins>
          </w:p>
        </w:tc>
        <w:tc>
          <w:tcPr>
            <w:tcW w:w="34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7B96675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3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24" w:author="María_Nole" w:date="2023-06-15T08:53:00Z">
                  <w:rPr>
                    <w:ins w:id="25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26" w:author="María_Nole" w:date="2023-06-15T08:53:00Z">
              <w:r w:rsidRPr="004B5FCB">
                <w:rPr>
                  <w:rFonts w:eastAsia="Times New Roman" w:cstheme="minorHAnsi"/>
                  <w:b/>
                  <w:bCs/>
                  <w:color w:val="000000"/>
                  <w:sz w:val="12"/>
                  <w:szCs w:val="12"/>
                  <w:lang w:eastAsia="es-EC"/>
                  <w:rPrChange w:id="27" w:author="María_Nole" w:date="2023-06-15T08:53:00Z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FECHA DE SALIDA (DD/MM/AAAA)</w:t>
              </w:r>
            </w:ins>
          </w:p>
        </w:tc>
        <w:tc>
          <w:tcPr>
            <w:tcW w:w="2543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E9C81F3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8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29" w:author="María_Nole" w:date="2023-06-15T08:53:00Z">
                  <w:rPr>
                    <w:ins w:id="30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31" w:author="María_Nole" w:date="2023-06-15T08:53:00Z">
              <w:r w:rsidRPr="004B5FCB">
                <w:rPr>
                  <w:rFonts w:eastAsia="Times New Roman" w:cstheme="minorHAnsi"/>
                  <w:b/>
                  <w:bCs/>
                  <w:color w:val="000000"/>
                  <w:sz w:val="12"/>
                  <w:szCs w:val="12"/>
                  <w:lang w:eastAsia="es-EC"/>
                  <w:rPrChange w:id="32" w:author="María_Nole" w:date="2023-06-15T08:53:00Z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DOCUMENTACIÓN DE INGRESO REQUERIDA</w:t>
              </w:r>
            </w:ins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5323340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3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34" w:author="María_Nole" w:date="2023-06-15T08:53:00Z">
                  <w:rPr>
                    <w:ins w:id="35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36" w:author="María_Nole" w:date="2023-06-15T08:53:00Z">
              <w:r w:rsidRPr="004B5FCB">
                <w:rPr>
                  <w:rFonts w:eastAsia="Times New Roman" w:cstheme="minorHAnsi"/>
                  <w:b/>
                  <w:bCs/>
                  <w:color w:val="000000"/>
                  <w:sz w:val="12"/>
                  <w:szCs w:val="12"/>
                  <w:lang w:eastAsia="es-EC"/>
                  <w:rPrChange w:id="37" w:author="María_Nole" w:date="2023-06-15T08:53:00Z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 </w:t>
              </w:r>
            </w:ins>
          </w:p>
        </w:tc>
      </w:tr>
      <w:tr w:rsidR="004B5FCB" w:rsidRPr="004B5FCB" w14:paraId="0A82FB2D" w14:textId="77777777" w:rsidTr="009403B5">
        <w:trPr>
          <w:trHeight w:val="1350"/>
          <w:ins w:id="38" w:author="María_Nole" w:date="2023-06-15T08:53:00Z"/>
        </w:trPr>
        <w:tc>
          <w:tcPr>
            <w:tcW w:w="2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8ACD7" w14:textId="77777777" w:rsidR="004B5FCB" w:rsidRPr="004B5FCB" w:rsidRDefault="004B5FCB" w:rsidP="009403B5">
            <w:pPr>
              <w:spacing w:after="0" w:line="240" w:lineRule="auto"/>
              <w:rPr>
                <w:ins w:id="39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40" w:author="María_Nole" w:date="2023-06-15T08:53:00Z">
                  <w:rPr>
                    <w:ins w:id="41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</w:p>
        </w:tc>
        <w:tc>
          <w:tcPr>
            <w:tcW w:w="3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B8C25" w14:textId="77777777" w:rsidR="004B5FCB" w:rsidRPr="004B5FCB" w:rsidRDefault="004B5FCB" w:rsidP="009403B5">
            <w:pPr>
              <w:spacing w:after="0" w:line="240" w:lineRule="auto"/>
              <w:rPr>
                <w:ins w:id="42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43" w:author="María_Nole" w:date="2023-06-15T08:53:00Z">
                  <w:rPr>
                    <w:ins w:id="44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</w:p>
        </w:tc>
        <w:tc>
          <w:tcPr>
            <w:tcW w:w="89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C68B2" w14:textId="77777777" w:rsidR="004B5FCB" w:rsidRPr="004B5FCB" w:rsidRDefault="004B5FCB" w:rsidP="009403B5">
            <w:pPr>
              <w:spacing w:after="0" w:line="240" w:lineRule="auto"/>
              <w:rPr>
                <w:ins w:id="45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46" w:author="María_Nole" w:date="2023-06-15T08:53:00Z">
                  <w:rPr>
                    <w:ins w:id="47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</w:p>
        </w:tc>
        <w:tc>
          <w:tcPr>
            <w:tcW w:w="3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934CE" w14:textId="77777777" w:rsidR="004B5FCB" w:rsidRPr="004B5FCB" w:rsidRDefault="004B5FCB" w:rsidP="009403B5">
            <w:pPr>
              <w:spacing w:after="0" w:line="240" w:lineRule="auto"/>
              <w:rPr>
                <w:ins w:id="48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49" w:author="María_Nole" w:date="2023-06-15T08:53:00Z">
                  <w:rPr>
                    <w:ins w:id="50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</w:p>
        </w:tc>
        <w:tc>
          <w:tcPr>
            <w:tcW w:w="3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B88E5" w14:textId="77777777" w:rsidR="004B5FCB" w:rsidRPr="004B5FCB" w:rsidRDefault="004B5FCB" w:rsidP="009403B5">
            <w:pPr>
              <w:spacing w:after="0" w:line="240" w:lineRule="auto"/>
              <w:rPr>
                <w:ins w:id="51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52" w:author="María_Nole" w:date="2023-06-15T08:53:00Z">
                  <w:rPr>
                    <w:ins w:id="53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AF8CAA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4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55" w:author="María_Nole" w:date="2023-06-15T08:53:00Z">
                  <w:rPr>
                    <w:ins w:id="56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57" w:author="María_Nole" w:date="2023-06-15T08:53:00Z">
              <w:r w:rsidRPr="004B5FCB">
                <w:rPr>
                  <w:rFonts w:eastAsia="Times New Roman" w:cstheme="minorHAnsi"/>
                  <w:b/>
                  <w:bCs/>
                  <w:color w:val="000000"/>
                  <w:sz w:val="12"/>
                  <w:szCs w:val="12"/>
                  <w:lang w:eastAsia="es-EC"/>
                  <w:rPrChange w:id="58" w:author="María_Nole" w:date="2023-06-15T08:53:00Z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HOJA DE VIDA</w:t>
              </w:r>
            </w:ins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B41692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9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60" w:author="María_Nole" w:date="2023-06-15T08:53:00Z">
                  <w:rPr>
                    <w:ins w:id="61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62" w:author="María_Nole" w:date="2023-06-15T08:53:00Z">
              <w:r w:rsidRPr="004B5FCB">
                <w:rPr>
                  <w:rFonts w:eastAsia="Times New Roman" w:cstheme="minorHAnsi"/>
                  <w:b/>
                  <w:bCs/>
                  <w:color w:val="000000"/>
                  <w:sz w:val="12"/>
                  <w:szCs w:val="12"/>
                  <w:lang w:eastAsia="es-EC"/>
                  <w:rPrChange w:id="63" w:author="María_Nole" w:date="2023-06-15T08:53:00Z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 xml:space="preserve">CONSTANCIA DE DECLARACIÓN JURAMENTADA  DE INGRESO REALIZADA EN LA CONTRALORÍA GENERAL DEL ESTADO 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D2BD73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4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65" w:author="María_Nole" w:date="2023-06-15T08:53:00Z">
                  <w:rPr>
                    <w:ins w:id="66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67" w:author="María_Nole" w:date="2023-06-15T08:53:00Z">
              <w:r w:rsidRPr="004B5FCB">
                <w:rPr>
                  <w:rFonts w:eastAsia="Times New Roman" w:cstheme="minorHAnsi"/>
                  <w:b/>
                  <w:bCs/>
                  <w:color w:val="000000"/>
                  <w:sz w:val="12"/>
                  <w:szCs w:val="12"/>
                  <w:lang w:eastAsia="es-EC"/>
                  <w:rPrChange w:id="68" w:author="María_Nole" w:date="2023-06-15T08:53:00Z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CERTIFICADO DE NO TENER IMPEDIMENTO LEGAL OBTENIDO DEL MINISTERIO DEL TRABAJO</w:t>
              </w:r>
            </w:ins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BAB985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9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70" w:author="María_Nole" w:date="2023-06-15T08:53:00Z">
                  <w:rPr>
                    <w:ins w:id="71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72" w:author="María_Nole" w:date="2023-06-15T08:53:00Z">
              <w:r w:rsidRPr="004B5FCB">
                <w:rPr>
                  <w:rFonts w:eastAsia="Times New Roman" w:cstheme="minorHAnsi"/>
                  <w:b/>
                  <w:bCs/>
                  <w:color w:val="000000"/>
                  <w:sz w:val="12"/>
                  <w:szCs w:val="12"/>
                  <w:lang w:eastAsia="es-EC"/>
                  <w:rPrChange w:id="73" w:author="María_Nole" w:date="2023-06-15T08:53:00Z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CERTIFICADO DE REGISTRO DEL TÍTULO EN LA SENESCYT O EMITIDOS POR EL MINEDUC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6C0DDD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4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75" w:author="María_Nole" w:date="2023-06-15T08:53:00Z">
                  <w:rPr>
                    <w:ins w:id="76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77" w:author="María_Nole" w:date="2023-06-15T08:53:00Z">
              <w:r w:rsidRPr="004B5FCB">
                <w:rPr>
                  <w:rFonts w:eastAsia="Times New Roman" w:cstheme="minorHAnsi"/>
                  <w:b/>
                  <w:bCs/>
                  <w:color w:val="000000"/>
                  <w:sz w:val="12"/>
                  <w:szCs w:val="12"/>
                  <w:lang w:eastAsia="es-EC"/>
                  <w:rPrChange w:id="78" w:author="María_Nole" w:date="2023-06-15T08:53:00Z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INFORME TÉCNICO FAVORABLE UATH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5CBC5D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9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80" w:author="María_Nole" w:date="2023-06-15T08:53:00Z">
                  <w:rPr>
                    <w:ins w:id="81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82" w:author="María_Nole" w:date="2023-06-15T08:53:00Z">
              <w:r w:rsidRPr="004B5FCB">
                <w:rPr>
                  <w:rFonts w:eastAsia="Times New Roman" w:cstheme="minorHAnsi"/>
                  <w:b/>
                  <w:bCs/>
                  <w:color w:val="000000"/>
                  <w:sz w:val="12"/>
                  <w:szCs w:val="12"/>
                  <w:lang w:eastAsia="es-EC"/>
                  <w:rPrChange w:id="83" w:author="María_Nole" w:date="2023-06-15T08:53:00Z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ACCIÓN DE PERSONAL/ CONTRATO OCASIONAL</w:t>
              </w:r>
            </w:ins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B316E6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84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85" w:author="María_Nole" w:date="2023-06-15T08:53:00Z">
                  <w:rPr>
                    <w:ins w:id="86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87" w:author="María_Nole" w:date="2023-06-15T08:53:00Z">
              <w:r w:rsidRPr="004B5FCB">
                <w:rPr>
                  <w:rFonts w:eastAsia="Times New Roman" w:cstheme="minorHAnsi"/>
                  <w:b/>
                  <w:bCs/>
                  <w:color w:val="000000"/>
                  <w:sz w:val="12"/>
                  <w:szCs w:val="12"/>
                  <w:lang w:eastAsia="es-EC"/>
                  <w:rPrChange w:id="88" w:author="María_Nole" w:date="2023-06-15T08:53:00Z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ACUERDO DE CONFIDENCIALIDAD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824A99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89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90" w:author="María_Nole" w:date="2023-06-15T08:53:00Z">
                  <w:rPr>
                    <w:ins w:id="91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92" w:author="María_Nole" w:date="2023-06-15T08:53:00Z">
              <w:r w:rsidRPr="004B5FCB">
                <w:rPr>
                  <w:rFonts w:eastAsia="Times New Roman" w:cstheme="minorHAnsi"/>
                  <w:b/>
                  <w:bCs/>
                  <w:color w:val="000000"/>
                  <w:sz w:val="12"/>
                  <w:szCs w:val="12"/>
                  <w:lang w:eastAsia="es-EC"/>
                  <w:rPrChange w:id="93" w:author="María_Nole" w:date="2023-06-15T08:53:00Z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REGISTRO DE CAPACITACIÓN INDUCTIVA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74AFA5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94" w:author="María_Nole" w:date="2023-06-15T08:53:00Z"/>
                <w:rFonts w:eastAsia="Times New Roman" w:cstheme="minorHAnsi"/>
                <w:b/>
                <w:bCs/>
                <w:color w:val="000000"/>
                <w:sz w:val="12"/>
                <w:szCs w:val="12"/>
                <w:lang w:eastAsia="es-EC"/>
                <w:rPrChange w:id="95" w:author="María_Nole" w:date="2023-06-15T08:53:00Z">
                  <w:rPr>
                    <w:ins w:id="96" w:author="María_Nole" w:date="2023-06-15T08:53:00Z"/>
                    <w:rFonts w:ascii="Calibri" w:eastAsia="Times New Roman" w:hAnsi="Calibri" w:cs="Calibri"/>
                    <w:b/>
                    <w:bCs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97" w:author="María_Nole" w:date="2023-06-15T08:53:00Z">
              <w:r w:rsidRPr="004B5FCB">
                <w:rPr>
                  <w:rFonts w:eastAsia="Times New Roman" w:cstheme="minorHAnsi"/>
                  <w:b/>
                  <w:bCs/>
                  <w:color w:val="000000"/>
                  <w:sz w:val="12"/>
                  <w:szCs w:val="12"/>
                  <w:lang w:eastAsia="es-EC"/>
                  <w:rPrChange w:id="98" w:author="María_Nole" w:date="2023-06-15T08:53:00Z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PRESENTACIÓN DE LA CAUCIÓN EN LA CONTRALORÍA GENERAL DEL ESTADO</w:t>
              </w:r>
            </w:ins>
          </w:p>
        </w:tc>
      </w:tr>
      <w:tr w:rsidR="004B5FCB" w:rsidRPr="004B5FCB" w14:paraId="122B0C28" w14:textId="77777777" w:rsidTr="009403B5">
        <w:trPr>
          <w:trHeight w:val="300"/>
          <w:ins w:id="99" w:author="María_Nole" w:date="2023-06-15T08:53:00Z"/>
        </w:trPr>
        <w:tc>
          <w:tcPr>
            <w:tcW w:w="2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AA398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00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01" w:author="María_Nole" w:date="2023-06-15T08:53:00Z">
                  <w:rPr>
                    <w:ins w:id="102" w:author="María_Nole" w:date="2023-06-15T08:53:00Z"/>
                    <w:rFonts w:ascii="Calibri" w:eastAsia="Times New Roman" w:hAnsi="Calibri" w:cs="Calibri"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103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04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1</w:t>
              </w:r>
            </w:ins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2EB8B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05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06" w:author="María_Nole" w:date="2023-06-15T08:53:00Z">
                  <w:rPr>
                    <w:ins w:id="107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08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09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1104639156</w:t>
              </w:r>
            </w:ins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2E77F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10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11" w:author="María_Nole" w:date="2023-06-15T08:53:00Z">
                  <w:rPr>
                    <w:ins w:id="112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113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14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MARTINEZ SANCHEZ DENIS EDUARDO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7CF39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15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16" w:author="María_Nole" w:date="2023-06-15T08:53:00Z">
                  <w:rPr>
                    <w:ins w:id="117" w:author="María_Nole" w:date="2023-06-15T08:53:00Z"/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EC"/>
                  </w:rPr>
                </w:rPrChange>
              </w:rPr>
            </w:pPr>
            <w:ins w:id="118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19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C"/>
                    </w:rPr>
                  </w:rPrChange>
                </w:rPr>
                <w:t>1/1/2021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5A09C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20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21" w:author="María_Nole" w:date="2023-06-15T08:53:00Z">
                  <w:rPr>
                    <w:ins w:id="122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123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24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F77E1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25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26" w:author="María_Nole" w:date="2023-06-15T08:53:00Z">
                  <w:rPr>
                    <w:ins w:id="127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128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29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6F2A3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30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31" w:author="María_Nole" w:date="2023-06-15T08:53:00Z">
                  <w:rPr>
                    <w:ins w:id="132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133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34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759D2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35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36" w:author="María_Nole" w:date="2023-06-15T08:53:00Z">
                  <w:rPr>
                    <w:ins w:id="137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138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39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D717A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40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41" w:author="María_Nole" w:date="2023-06-15T08:53:00Z">
                  <w:rPr>
                    <w:ins w:id="142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143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44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74B41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45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46" w:author="María_Nole" w:date="2023-06-15T08:53:00Z">
                  <w:rPr>
                    <w:ins w:id="147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148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49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EF913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50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51" w:author="María_Nole" w:date="2023-06-15T08:53:00Z">
                  <w:rPr>
                    <w:ins w:id="152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153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54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5F623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55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56" w:author="María_Nole" w:date="2023-06-15T08:53:00Z">
                  <w:rPr>
                    <w:ins w:id="157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158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59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08B4E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60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61" w:author="María_Nole" w:date="2023-06-15T08:53:00Z">
                  <w:rPr>
                    <w:ins w:id="162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163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4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D336F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65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66" w:author="María_Nole" w:date="2023-06-15T08:53:00Z">
                  <w:rPr>
                    <w:ins w:id="167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168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69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</w:tr>
      <w:tr w:rsidR="004B5FCB" w:rsidRPr="004B5FCB" w14:paraId="7783656F" w14:textId="77777777" w:rsidTr="009403B5">
        <w:trPr>
          <w:trHeight w:val="300"/>
          <w:ins w:id="170" w:author="María_Nole" w:date="2023-06-15T08:53:00Z"/>
        </w:trPr>
        <w:tc>
          <w:tcPr>
            <w:tcW w:w="2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E246A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71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2" w:author="María_Nole" w:date="2023-06-15T08:53:00Z">
                  <w:rPr>
                    <w:ins w:id="173" w:author="María_Nole" w:date="2023-06-15T08:53:00Z"/>
                    <w:rFonts w:ascii="Calibri" w:eastAsia="Times New Roman" w:hAnsi="Calibri" w:cs="Calibri"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174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75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2</w:t>
              </w:r>
            </w:ins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7ADBB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76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77" w:author="María_Nole" w:date="2023-06-15T08:53:00Z">
                  <w:rPr>
                    <w:ins w:id="178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179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0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0702547738</w:t>
              </w:r>
            </w:ins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0B3C0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81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2" w:author="María_Nole" w:date="2023-06-15T08:53:00Z">
                  <w:rPr>
                    <w:ins w:id="183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184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85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POMA BUSTOS VILMA ELIZABETH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CBE44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86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87" w:author="María_Nole" w:date="2023-06-15T08:53:00Z">
                  <w:rPr>
                    <w:ins w:id="188" w:author="María_Nole" w:date="2023-06-15T08:53:00Z"/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EC"/>
                  </w:rPr>
                </w:rPrChange>
              </w:rPr>
            </w:pPr>
            <w:ins w:id="189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0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C"/>
                    </w:rPr>
                  </w:rPrChange>
                </w:rPr>
                <w:t>1/5/2021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C17BD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91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2" w:author="María_Nole" w:date="2023-06-15T08:53:00Z">
                  <w:rPr>
                    <w:ins w:id="193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194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195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769C1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196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197" w:author="María_Nole" w:date="2023-06-15T08:53:00Z">
                  <w:rPr>
                    <w:ins w:id="198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199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0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0DE85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01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2" w:author="María_Nole" w:date="2023-06-15T08:53:00Z">
                  <w:rPr>
                    <w:ins w:id="203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204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05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539C8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06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07" w:author="María_Nole" w:date="2023-06-15T08:53:00Z">
                  <w:rPr>
                    <w:ins w:id="208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209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10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6809A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11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12" w:author="María_Nole" w:date="2023-06-15T08:53:00Z">
                  <w:rPr>
                    <w:ins w:id="213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214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15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070B5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16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17" w:author="María_Nole" w:date="2023-06-15T08:53:00Z">
                  <w:rPr>
                    <w:ins w:id="218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219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0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0A4A7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21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2" w:author="María_Nole" w:date="2023-06-15T08:53:00Z">
                  <w:rPr>
                    <w:ins w:id="223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224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25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9466D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26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27" w:author="María_Nole" w:date="2023-06-15T08:53:00Z">
                  <w:rPr>
                    <w:ins w:id="228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229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0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FA070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31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2" w:author="María_Nole" w:date="2023-06-15T08:53:00Z">
                  <w:rPr>
                    <w:ins w:id="233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234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35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A9E30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36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37" w:author="María_Nole" w:date="2023-06-15T08:53:00Z">
                  <w:rPr>
                    <w:ins w:id="238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239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0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</w:tr>
      <w:tr w:rsidR="004B5FCB" w:rsidRPr="004B5FCB" w14:paraId="72A9BB4C" w14:textId="77777777" w:rsidTr="009403B5">
        <w:trPr>
          <w:trHeight w:val="300"/>
          <w:ins w:id="241" w:author="María_Nole" w:date="2023-06-15T08:53:00Z"/>
        </w:trPr>
        <w:tc>
          <w:tcPr>
            <w:tcW w:w="2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756E7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42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3" w:author="María_Nole" w:date="2023-06-15T08:53:00Z">
                  <w:rPr>
                    <w:ins w:id="244" w:author="María_Nole" w:date="2023-06-15T08:53:00Z"/>
                    <w:rFonts w:ascii="Calibri" w:eastAsia="Times New Roman" w:hAnsi="Calibri" w:cs="Calibri"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245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46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3</w:t>
              </w:r>
            </w:ins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D8DE6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47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48" w:author="María_Nole" w:date="2023-06-15T08:53:00Z">
                  <w:rPr>
                    <w:ins w:id="249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0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1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1313568998</w:t>
              </w:r>
            </w:ins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969F4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52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53" w:author="María_Nole" w:date="2023-06-15T08:53:00Z">
                  <w:rPr>
                    <w:ins w:id="254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255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56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VERDUGA MONTES VICTOR ALEXIS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26E5C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57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58" w:author="María_Nole" w:date="2023-06-15T08:53:00Z">
                  <w:rPr>
                    <w:ins w:id="259" w:author="María_Nole" w:date="2023-06-15T08:53:00Z"/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EC"/>
                  </w:rPr>
                </w:rPrChange>
              </w:rPr>
            </w:pPr>
            <w:ins w:id="260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61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C"/>
                    </w:rPr>
                  </w:rPrChange>
                </w:rPr>
                <w:t>1/10/2021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0AC84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62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63" w:author="María_Nole" w:date="2023-06-15T08:53:00Z">
                  <w:rPr>
                    <w:ins w:id="264" w:author="María_Nole" w:date="2023-06-15T08:53:00Z"/>
                    <w:rFonts w:ascii="Calibri" w:eastAsia="Times New Roman" w:hAnsi="Calibri" w:cs="Calibri"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265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66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30/9/2022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72FC7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67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68" w:author="María_Nole" w:date="2023-06-15T08:53:00Z">
                  <w:rPr>
                    <w:ins w:id="269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270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71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0A761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72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73" w:author="María_Nole" w:date="2023-06-15T08:53:00Z">
                  <w:rPr>
                    <w:ins w:id="274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275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76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21604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77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78" w:author="María_Nole" w:date="2023-06-15T08:53:00Z">
                  <w:rPr>
                    <w:ins w:id="279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280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81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3993B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82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83" w:author="María_Nole" w:date="2023-06-15T08:53:00Z">
                  <w:rPr>
                    <w:ins w:id="284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285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86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A36FC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87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88" w:author="María_Nole" w:date="2023-06-15T08:53:00Z">
                  <w:rPr>
                    <w:ins w:id="289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290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91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C577D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92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93" w:author="María_Nole" w:date="2023-06-15T08:53:00Z">
                  <w:rPr>
                    <w:ins w:id="294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295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296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5064A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297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298" w:author="María_Nole" w:date="2023-06-15T08:53:00Z">
                  <w:rPr>
                    <w:ins w:id="299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300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1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F2158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02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3" w:author="María_Nole" w:date="2023-06-15T08:53:00Z">
                  <w:rPr>
                    <w:ins w:id="304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305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06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F0C5A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07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08" w:author="María_Nole" w:date="2023-06-15T08:53:00Z">
                  <w:rPr>
                    <w:ins w:id="309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310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11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</w:tr>
      <w:tr w:rsidR="004B5FCB" w:rsidRPr="004B5FCB" w14:paraId="3D83F3EF" w14:textId="77777777" w:rsidTr="009403B5">
        <w:trPr>
          <w:trHeight w:val="300"/>
          <w:ins w:id="312" w:author="María_Nole" w:date="2023-06-15T08:53:00Z"/>
        </w:trPr>
        <w:tc>
          <w:tcPr>
            <w:tcW w:w="2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3544F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13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4" w:author="María_Nole" w:date="2023-06-15T08:53:00Z">
                  <w:rPr>
                    <w:ins w:id="315" w:author="María_Nole" w:date="2023-06-15T08:53:00Z"/>
                    <w:rFonts w:ascii="Calibri" w:eastAsia="Times New Roman" w:hAnsi="Calibri" w:cs="Calibri"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316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17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4</w:t>
              </w:r>
            </w:ins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644B8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18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19" w:author="María_Nole" w:date="2023-06-15T08:53:00Z">
                  <w:rPr>
                    <w:ins w:id="320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21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22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1103213227</w:t>
              </w:r>
            </w:ins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747F2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23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24" w:author="María_Nole" w:date="2023-06-15T08:53:00Z">
                  <w:rPr>
                    <w:ins w:id="325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26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27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CUEVA TUTILLO JHULIANA ELIZABETH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FE78D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28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29" w:author="María_Nole" w:date="2023-06-15T08:53:00Z">
                  <w:rPr>
                    <w:ins w:id="330" w:author="María_Nole" w:date="2023-06-15T08:53:00Z"/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EC"/>
                  </w:rPr>
                </w:rPrChange>
              </w:rPr>
            </w:pPr>
            <w:ins w:id="331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32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C"/>
                    </w:rPr>
                  </w:rPrChange>
                </w:rPr>
                <w:t>1/11/2021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307DB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33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34" w:author="María_Nole" w:date="2023-06-15T08:53:00Z">
                  <w:rPr>
                    <w:ins w:id="335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336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37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12B28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38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39" w:author="María_Nole" w:date="2023-06-15T08:53:00Z">
                  <w:rPr>
                    <w:ins w:id="340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341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42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18C1F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43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44" w:author="María_Nole" w:date="2023-06-15T08:53:00Z">
                  <w:rPr>
                    <w:ins w:id="345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346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47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9855C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48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49" w:author="María_Nole" w:date="2023-06-15T08:53:00Z">
                  <w:rPr>
                    <w:ins w:id="350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351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52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DFD40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53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54" w:author="María_Nole" w:date="2023-06-15T08:53:00Z">
                  <w:rPr>
                    <w:ins w:id="355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356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57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9707E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58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59" w:author="María_Nole" w:date="2023-06-15T08:53:00Z">
                  <w:rPr>
                    <w:ins w:id="360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361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62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D6F83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63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64" w:author="María_Nole" w:date="2023-06-15T08:53:00Z">
                  <w:rPr>
                    <w:ins w:id="365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366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67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BB0FB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68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69" w:author="María_Nole" w:date="2023-06-15T08:53:00Z">
                  <w:rPr>
                    <w:ins w:id="370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371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72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17676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73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74" w:author="María_Nole" w:date="2023-06-15T08:53:00Z">
                  <w:rPr>
                    <w:ins w:id="375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376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77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A4848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78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79" w:author="María_Nole" w:date="2023-06-15T08:53:00Z">
                  <w:rPr>
                    <w:ins w:id="380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381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82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</w:tr>
      <w:tr w:rsidR="004B5FCB" w:rsidRPr="004B5FCB" w14:paraId="1B0FF2D3" w14:textId="77777777" w:rsidTr="009403B5">
        <w:trPr>
          <w:trHeight w:val="300"/>
          <w:ins w:id="383" w:author="María_Nole" w:date="2023-06-15T08:53:00Z"/>
        </w:trPr>
        <w:tc>
          <w:tcPr>
            <w:tcW w:w="2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1E262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84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85" w:author="María_Nole" w:date="2023-06-15T08:53:00Z">
                  <w:rPr>
                    <w:ins w:id="386" w:author="María_Nole" w:date="2023-06-15T08:53:00Z"/>
                    <w:rFonts w:ascii="Calibri" w:eastAsia="Times New Roman" w:hAnsi="Calibri" w:cs="Calibri"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387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88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5</w:t>
              </w:r>
            </w:ins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672D0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89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90" w:author="María_Nole" w:date="2023-06-15T08:53:00Z">
                  <w:rPr>
                    <w:ins w:id="391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92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93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0802822593</w:t>
              </w:r>
            </w:ins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F6BA7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94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395" w:author="María_Nole" w:date="2023-06-15T08:53:00Z">
                  <w:rPr>
                    <w:ins w:id="396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397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398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 xml:space="preserve">CHAMORRO QUIÑONEZ JENIFFER ARIANA 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1DA8F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399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00" w:author="María_Nole" w:date="2023-06-15T08:53:00Z">
                  <w:rPr>
                    <w:ins w:id="401" w:author="María_Nole" w:date="2023-06-15T08:53:00Z"/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EC"/>
                  </w:rPr>
                </w:rPrChange>
              </w:rPr>
            </w:pPr>
            <w:ins w:id="402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03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C"/>
                    </w:rPr>
                  </w:rPrChange>
                </w:rPr>
                <w:t>1/1/2022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A6136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04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05" w:author="María_Nole" w:date="2023-06-15T08:53:00Z">
                  <w:rPr>
                    <w:ins w:id="406" w:author="María_Nole" w:date="2023-06-15T08:53:00Z"/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EC"/>
                  </w:rPr>
                </w:rPrChange>
              </w:rPr>
            </w:pPr>
            <w:ins w:id="407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08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C"/>
                    </w:rPr>
                  </w:rPrChange>
                </w:rPr>
                <w:t>5/1/2022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03679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09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10" w:author="María_Nole" w:date="2023-06-15T08:53:00Z">
                  <w:rPr>
                    <w:ins w:id="411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412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13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6A257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14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15" w:author="María_Nole" w:date="2023-06-15T08:53:00Z">
                  <w:rPr>
                    <w:ins w:id="416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417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18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EAA09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19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20" w:author="María_Nole" w:date="2023-06-15T08:53:00Z">
                  <w:rPr>
                    <w:ins w:id="421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422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23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E1195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24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25" w:author="María_Nole" w:date="2023-06-15T08:53:00Z">
                  <w:rPr>
                    <w:ins w:id="426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427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28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553B3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29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30" w:author="María_Nole" w:date="2023-06-15T08:53:00Z">
                  <w:rPr>
                    <w:ins w:id="431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432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33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8DA50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34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35" w:author="María_Nole" w:date="2023-06-15T08:53:00Z">
                  <w:rPr>
                    <w:ins w:id="436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437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38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BF233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39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40" w:author="María_Nole" w:date="2023-06-15T08:53:00Z">
                  <w:rPr>
                    <w:ins w:id="441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442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43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75EC6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44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45" w:author="María_Nole" w:date="2023-06-15T08:53:00Z">
                  <w:rPr>
                    <w:ins w:id="446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447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48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BC05F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49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50" w:author="María_Nole" w:date="2023-06-15T08:53:00Z">
                  <w:rPr>
                    <w:ins w:id="451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452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53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</w:tr>
      <w:tr w:rsidR="004B5FCB" w:rsidRPr="004B5FCB" w14:paraId="2D72AA7C" w14:textId="77777777" w:rsidTr="009403B5">
        <w:trPr>
          <w:trHeight w:val="300"/>
          <w:ins w:id="454" w:author="María_Nole" w:date="2023-06-15T08:53:00Z"/>
        </w:trPr>
        <w:tc>
          <w:tcPr>
            <w:tcW w:w="2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35B4C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55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56" w:author="María_Nole" w:date="2023-06-15T08:53:00Z">
                  <w:rPr>
                    <w:ins w:id="457" w:author="María_Nole" w:date="2023-06-15T08:53:00Z"/>
                    <w:rFonts w:ascii="Calibri" w:eastAsia="Times New Roman" w:hAnsi="Calibri" w:cs="Calibri"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458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59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6</w:t>
              </w:r>
            </w:ins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259DD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60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61" w:author="María_Nole" w:date="2023-06-15T08:53:00Z">
                  <w:rPr>
                    <w:ins w:id="462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463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64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1105710139</w:t>
              </w:r>
            </w:ins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E324C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65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66" w:author="María_Nole" w:date="2023-06-15T08:53:00Z">
                  <w:rPr>
                    <w:ins w:id="467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468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69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TACURI JIMENEZ MARIA GABRIELA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C8498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70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71" w:author="María_Nole" w:date="2023-06-15T08:53:00Z">
                  <w:rPr>
                    <w:ins w:id="472" w:author="María_Nole" w:date="2023-06-15T08:53:00Z"/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EC"/>
                  </w:rPr>
                </w:rPrChange>
              </w:rPr>
            </w:pPr>
            <w:ins w:id="473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74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C"/>
                    </w:rPr>
                  </w:rPrChange>
                </w:rPr>
                <w:t>1/6/2022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7A625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75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76" w:author="María_Nole" w:date="2023-06-15T08:53:00Z">
                  <w:rPr>
                    <w:ins w:id="477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478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79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D94A3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80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81" w:author="María_Nole" w:date="2023-06-15T08:53:00Z">
                  <w:rPr>
                    <w:ins w:id="482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483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84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BF7B8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85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86" w:author="María_Nole" w:date="2023-06-15T08:53:00Z">
                  <w:rPr>
                    <w:ins w:id="487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488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89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B4B20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90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91" w:author="María_Nole" w:date="2023-06-15T08:53:00Z">
                  <w:rPr>
                    <w:ins w:id="492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493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94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DD914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495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496" w:author="María_Nole" w:date="2023-06-15T08:53:00Z">
                  <w:rPr>
                    <w:ins w:id="497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498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499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D8E8F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00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01" w:author="María_Nole" w:date="2023-06-15T08:53:00Z">
                  <w:rPr>
                    <w:ins w:id="502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503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04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2E9EC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05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06" w:author="María_Nole" w:date="2023-06-15T08:53:00Z">
                  <w:rPr>
                    <w:ins w:id="507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508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09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50B2E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10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11" w:author="María_Nole" w:date="2023-06-15T08:53:00Z">
                  <w:rPr>
                    <w:ins w:id="512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513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14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AB4B6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15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16" w:author="María_Nole" w:date="2023-06-15T08:53:00Z">
                  <w:rPr>
                    <w:ins w:id="517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518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19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36B27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20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21" w:author="María_Nole" w:date="2023-06-15T08:53:00Z">
                  <w:rPr>
                    <w:ins w:id="522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523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24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</w:tr>
      <w:tr w:rsidR="004B5FCB" w:rsidRPr="004B5FCB" w14:paraId="6F17E842" w14:textId="77777777" w:rsidTr="009403B5">
        <w:trPr>
          <w:trHeight w:val="300"/>
          <w:ins w:id="525" w:author="María_Nole" w:date="2023-06-15T08:53:00Z"/>
        </w:trPr>
        <w:tc>
          <w:tcPr>
            <w:tcW w:w="2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31F6E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26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27" w:author="María_Nole" w:date="2023-06-15T08:53:00Z">
                  <w:rPr>
                    <w:ins w:id="528" w:author="María_Nole" w:date="2023-06-15T08:53:00Z"/>
                    <w:rFonts w:ascii="Calibri" w:eastAsia="Times New Roman" w:hAnsi="Calibri" w:cs="Calibri"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529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30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7</w:t>
              </w:r>
            </w:ins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98445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31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32" w:author="María_Nole" w:date="2023-06-15T08:53:00Z">
                  <w:rPr>
                    <w:ins w:id="533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534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35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1900652023</w:t>
              </w:r>
            </w:ins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42595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36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37" w:author="María_Nole" w:date="2023-06-15T08:53:00Z">
                  <w:rPr>
                    <w:ins w:id="538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539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40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ESPARZA VIÑAMAGUA SAYRA VERONICA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288C9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41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42" w:author="María_Nole" w:date="2023-06-15T08:53:00Z">
                  <w:rPr>
                    <w:ins w:id="543" w:author="María_Nole" w:date="2023-06-15T08:53:00Z"/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EC"/>
                  </w:rPr>
                </w:rPrChange>
              </w:rPr>
            </w:pPr>
            <w:ins w:id="544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45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C"/>
                    </w:rPr>
                  </w:rPrChange>
                </w:rPr>
                <w:t>1/10/2022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6880C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46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47" w:author="María_Nole" w:date="2023-06-15T08:53:00Z">
                  <w:rPr>
                    <w:ins w:id="548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549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50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E061C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51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52" w:author="María_Nole" w:date="2023-06-15T08:53:00Z">
                  <w:rPr>
                    <w:ins w:id="553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554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55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D1A2A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56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57" w:author="María_Nole" w:date="2023-06-15T08:53:00Z">
                  <w:rPr>
                    <w:ins w:id="558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559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60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1ADBB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61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62" w:author="María_Nole" w:date="2023-06-15T08:53:00Z">
                  <w:rPr>
                    <w:ins w:id="563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564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65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284C5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66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67" w:author="María_Nole" w:date="2023-06-15T08:53:00Z">
                  <w:rPr>
                    <w:ins w:id="568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569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70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C6F5A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71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72" w:author="María_Nole" w:date="2023-06-15T08:53:00Z">
                  <w:rPr>
                    <w:ins w:id="573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574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75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8BE37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76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77" w:author="María_Nole" w:date="2023-06-15T08:53:00Z">
                  <w:rPr>
                    <w:ins w:id="578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579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80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61ABE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81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82" w:author="María_Nole" w:date="2023-06-15T08:53:00Z">
                  <w:rPr>
                    <w:ins w:id="583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584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85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CF843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86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87" w:author="María_Nole" w:date="2023-06-15T08:53:00Z">
                  <w:rPr>
                    <w:ins w:id="588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589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90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D0B51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91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92" w:author="María_Nole" w:date="2023-06-15T08:53:00Z">
                  <w:rPr>
                    <w:ins w:id="593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594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595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</w:tr>
      <w:tr w:rsidR="004B5FCB" w:rsidRPr="004B5FCB" w14:paraId="600D320A" w14:textId="77777777" w:rsidTr="009403B5">
        <w:trPr>
          <w:trHeight w:val="300"/>
          <w:ins w:id="596" w:author="María_Nole" w:date="2023-06-15T08:53:00Z"/>
        </w:trPr>
        <w:tc>
          <w:tcPr>
            <w:tcW w:w="2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610E9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597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598" w:author="María_Nole" w:date="2023-06-15T08:53:00Z">
                  <w:rPr>
                    <w:ins w:id="599" w:author="María_Nole" w:date="2023-06-15T08:53:00Z"/>
                    <w:rFonts w:ascii="Calibri" w:eastAsia="Times New Roman" w:hAnsi="Calibri" w:cs="Calibri"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600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01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8</w:t>
              </w:r>
            </w:ins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36188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02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03" w:author="María_Nole" w:date="2023-06-15T08:53:00Z">
                  <w:rPr>
                    <w:ins w:id="604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605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06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1104784309</w:t>
              </w:r>
            </w:ins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182A9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07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08" w:author="María_Nole" w:date="2023-06-15T08:53:00Z">
                  <w:rPr>
                    <w:ins w:id="609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610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11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 xml:space="preserve">SANCHEZ GUAMAN GINA JULIANA 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E7F97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12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13" w:author="María_Nole" w:date="2023-06-15T08:53:00Z">
                  <w:rPr>
                    <w:ins w:id="614" w:author="María_Nole" w:date="2023-06-15T08:53:00Z"/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EC"/>
                  </w:rPr>
                </w:rPrChange>
              </w:rPr>
            </w:pPr>
            <w:ins w:id="615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16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C"/>
                    </w:rPr>
                  </w:rPrChange>
                </w:rPr>
                <w:t>1/11/2022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17071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17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18" w:author="María_Nole" w:date="2023-06-15T08:53:00Z">
                  <w:rPr>
                    <w:ins w:id="619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620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21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35573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22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23" w:author="María_Nole" w:date="2023-06-15T08:53:00Z">
                  <w:rPr>
                    <w:ins w:id="624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625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26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1F1AC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27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28" w:author="María_Nole" w:date="2023-06-15T08:53:00Z">
                  <w:rPr>
                    <w:ins w:id="629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630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31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1259A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32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33" w:author="María_Nole" w:date="2023-06-15T08:53:00Z">
                  <w:rPr>
                    <w:ins w:id="634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635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36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C8826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37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38" w:author="María_Nole" w:date="2023-06-15T08:53:00Z">
                  <w:rPr>
                    <w:ins w:id="639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640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41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FCF60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42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43" w:author="María_Nole" w:date="2023-06-15T08:53:00Z">
                  <w:rPr>
                    <w:ins w:id="644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645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46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39136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47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48" w:author="María_Nole" w:date="2023-06-15T08:53:00Z">
                  <w:rPr>
                    <w:ins w:id="649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650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51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67757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52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53" w:author="María_Nole" w:date="2023-06-15T08:53:00Z">
                  <w:rPr>
                    <w:ins w:id="654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655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56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D43B0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57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58" w:author="María_Nole" w:date="2023-06-15T08:53:00Z">
                  <w:rPr>
                    <w:ins w:id="659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660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61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A6CD0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62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63" w:author="María_Nole" w:date="2023-06-15T08:53:00Z">
                  <w:rPr>
                    <w:ins w:id="664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665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66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</w:tr>
      <w:tr w:rsidR="004B5FCB" w:rsidRPr="004B5FCB" w14:paraId="7F942091" w14:textId="77777777" w:rsidTr="009403B5">
        <w:trPr>
          <w:trHeight w:val="300"/>
          <w:ins w:id="667" w:author="María_Nole" w:date="2023-06-15T08:53:00Z"/>
        </w:trPr>
        <w:tc>
          <w:tcPr>
            <w:tcW w:w="2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59899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68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69" w:author="María_Nole" w:date="2023-06-15T08:53:00Z">
                  <w:rPr>
                    <w:ins w:id="670" w:author="María_Nole" w:date="2023-06-15T08:53:00Z"/>
                    <w:rFonts w:ascii="Calibri" w:eastAsia="Times New Roman" w:hAnsi="Calibri" w:cs="Calibri"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671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72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9</w:t>
              </w:r>
            </w:ins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C262A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73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74" w:author="María_Nole" w:date="2023-06-15T08:53:00Z">
                  <w:rPr>
                    <w:ins w:id="675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676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77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0706505484</w:t>
              </w:r>
            </w:ins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0C10C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78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79" w:author="María_Nole" w:date="2023-06-15T08:53:00Z">
                  <w:rPr>
                    <w:ins w:id="680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681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82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CEDEÑO CARRASCO LUIS GERARDO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AAE25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83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84" w:author="María_Nole" w:date="2023-06-15T08:53:00Z">
                  <w:rPr>
                    <w:ins w:id="685" w:author="María_Nole" w:date="2023-06-15T08:53:00Z"/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EC"/>
                  </w:rPr>
                </w:rPrChange>
              </w:rPr>
            </w:pPr>
            <w:ins w:id="686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87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C"/>
                    </w:rPr>
                  </w:rPrChange>
                </w:rPr>
                <w:t>1/12/2022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7918B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88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89" w:author="María_Nole" w:date="2023-06-15T08:53:00Z">
                  <w:rPr>
                    <w:ins w:id="690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691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92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73BA4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93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94" w:author="María_Nole" w:date="2023-06-15T08:53:00Z">
                  <w:rPr>
                    <w:ins w:id="695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696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697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7DA9E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698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699" w:author="María_Nole" w:date="2023-06-15T08:53:00Z">
                  <w:rPr>
                    <w:ins w:id="700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701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02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AC9A6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03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04" w:author="María_Nole" w:date="2023-06-15T08:53:00Z">
                  <w:rPr>
                    <w:ins w:id="705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706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07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6AE83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08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09" w:author="María_Nole" w:date="2023-06-15T08:53:00Z">
                  <w:rPr>
                    <w:ins w:id="710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711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12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19CD2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13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14" w:author="María_Nole" w:date="2023-06-15T08:53:00Z">
                  <w:rPr>
                    <w:ins w:id="715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716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17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A1E33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18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19" w:author="María_Nole" w:date="2023-06-15T08:53:00Z">
                  <w:rPr>
                    <w:ins w:id="720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721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22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5524F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23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24" w:author="María_Nole" w:date="2023-06-15T08:53:00Z">
                  <w:rPr>
                    <w:ins w:id="725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726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27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37AFE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28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29" w:author="María_Nole" w:date="2023-06-15T08:53:00Z">
                  <w:rPr>
                    <w:ins w:id="730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731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32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21108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33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34" w:author="María_Nole" w:date="2023-06-15T08:53:00Z">
                  <w:rPr>
                    <w:ins w:id="735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736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37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</w:tr>
      <w:tr w:rsidR="004B5FCB" w:rsidRPr="004B5FCB" w14:paraId="0C52A273" w14:textId="77777777" w:rsidTr="009403B5">
        <w:trPr>
          <w:trHeight w:val="300"/>
          <w:ins w:id="738" w:author="María_Nole" w:date="2023-06-15T08:53:00Z"/>
        </w:trPr>
        <w:tc>
          <w:tcPr>
            <w:tcW w:w="2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25182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39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40" w:author="María_Nole" w:date="2023-06-15T08:53:00Z">
                  <w:rPr>
                    <w:ins w:id="741" w:author="María_Nole" w:date="2023-06-15T08:53:00Z"/>
                    <w:rFonts w:ascii="Calibri" w:eastAsia="Times New Roman" w:hAnsi="Calibri" w:cs="Calibri"/>
                    <w:color w:val="000000"/>
                    <w:sz w:val="16"/>
                    <w:szCs w:val="16"/>
                    <w:lang w:eastAsia="es-EC"/>
                  </w:rPr>
                </w:rPrChange>
              </w:rPr>
            </w:pPr>
            <w:ins w:id="742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43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6"/>
                      <w:szCs w:val="16"/>
                      <w:lang w:eastAsia="es-EC"/>
                    </w:rPr>
                  </w:rPrChange>
                </w:rPr>
                <w:t>10</w:t>
              </w:r>
            </w:ins>
          </w:p>
        </w:tc>
        <w:tc>
          <w:tcPr>
            <w:tcW w:w="3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DEBBB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44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45" w:author="María_Nole" w:date="2023-06-15T08:53:00Z">
                  <w:rPr>
                    <w:ins w:id="746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747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48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>0704483650</w:t>
              </w:r>
            </w:ins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91004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49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50" w:author="María_Nole" w:date="2023-06-15T08:53:00Z">
                  <w:rPr>
                    <w:ins w:id="751" w:author="María_Nole" w:date="2023-06-15T08:53:00Z"/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EC"/>
                  </w:rPr>
                </w:rPrChange>
              </w:rPr>
            </w:pPr>
            <w:ins w:id="752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53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es-EC"/>
                    </w:rPr>
                  </w:rPrChange>
                </w:rPr>
                <w:t xml:space="preserve">BARRETO JIMENEZ MARIA PAULETTE 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8544E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54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55" w:author="María_Nole" w:date="2023-06-15T08:53:00Z">
                  <w:rPr>
                    <w:ins w:id="756" w:author="María_Nole" w:date="2023-06-15T08:53:00Z"/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EC"/>
                  </w:rPr>
                </w:rPrChange>
              </w:rPr>
            </w:pPr>
            <w:ins w:id="757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58" w:author="María_Nole" w:date="2023-06-15T08:53:00Z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C"/>
                    </w:rPr>
                  </w:rPrChange>
                </w:rPr>
                <w:t>1/2/2023</w:t>
              </w:r>
            </w:ins>
          </w:p>
        </w:tc>
        <w:tc>
          <w:tcPr>
            <w:tcW w:w="3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6E891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59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60" w:author="María_Nole" w:date="2023-06-15T08:53:00Z">
                  <w:rPr>
                    <w:ins w:id="761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762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63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N/A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4A6F1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64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65" w:author="María_Nole" w:date="2023-06-15T08:53:00Z">
                  <w:rPr>
                    <w:ins w:id="766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767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68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54219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69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70" w:author="María_Nole" w:date="2023-06-15T08:53:00Z">
                  <w:rPr>
                    <w:ins w:id="771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772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73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57028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74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75" w:author="María_Nole" w:date="2023-06-15T08:53:00Z">
                  <w:rPr>
                    <w:ins w:id="776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777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78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C756A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79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80" w:author="María_Nole" w:date="2023-06-15T08:53:00Z">
                  <w:rPr>
                    <w:ins w:id="781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782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83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136E8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84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85" w:author="María_Nole" w:date="2023-06-15T08:53:00Z">
                  <w:rPr>
                    <w:ins w:id="786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787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88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41C20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89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90" w:author="María_Nole" w:date="2023-06-15T08:53:00Z">
                  <w:rPr>
                    <w:ins w:id="791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792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93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7DA28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94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795" w:author="María_Nole" w:date="2023-06-15T08:53:00Z">
                  <w:rPr>
                    <w:ins w:id="796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797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798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SI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904E7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799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800" w:author="María_Nole" w:date="2023-06-15T08:53:00Z">
                  <w:rPr>
                    <w:ins w:id="801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802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803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DD9A1" w14:textId="77777777" w:rsidR="004B5FCB" w:rsidRPr="004B5FCB" w:rsidRDefault="004B5FCB" w:rsidP="009403B5">
            <w:pPr>
              <w:spacing w:after="0" w:line="240" w:lineRule="auto"/>
              <w:jc w:val="center"/>
              <w:rPr>
                <w:ins w:id="804" w:author="María_Nole" w:date="2023-06-15T08:53:00Z"/>
                <w:rFonts w:eastAsia="Times New Roman" w:cstheme="minorHAnsi"/>
                <w:color w:val="000000"/>
                <w:sz w:val="12"/>
                <w:szCs w:val="12"/>
                <w:lang w:eastAsia="es-EC"/>
                <w:rPrChange w:id="805" w:author="María_Nole" w:date="2023-06-15T08:53:00Z">
                  <w:rPr>
                    <w:ins w:id="806" w:author="María_Nole" w:date="2023-06-15T08:53:00Z"/>
                    <w:rFonts w:ascii="Calibri" w:eastAsia="Times New Roman" w:hAnsi="Calibri" w:cs="Calibri"/>
                    <w:color w:val="000000"/>
                    <w:lang w:eastAsia="es-EC"/>
                  </w:rPr>
                </w:rPrChange>
              </w:rPr>
            </w:pPr>
            <w:ins w:id="807" w:author="María_Nole" w:date="2023-06-15T08:53:00Z">
              <w:r w:rsidRPr="004B5FCB">
                <w:rPr>
                  <w:rFonts w:eastAsia="Times New Roman" w:cstheme="minorHAnsi"/>
                  <w:color w:val="000000"/>
                  <w:sz w:val="12"/>
                  <w:szCs w:val="12"/>
                  <w:lang w:eastAsia="es-EC"/>
                  <w:rPrChange w:id="808" w:author="María_Nole" w:date="2023-06-15T08:53:00Z">
                    <w:rPr>
                      <w:rFonts w:ascii="Calibri" w:eastAsia="Times New Roman" w:hAnsi="Calibri" w:cs="Calibri"/>
                      <w:color w:val="000000"/>
                      <w:lang w:eastAsia="es-EC"/>
                    </w:rPr>
                  </w:rPrChange>
                </w:rPr>
                <w:t>NO</w:t>
              </w:r>
            </w:ins>
          </w:p>
        </w:tc>
      </w:tr>
    </w:tbl>
    <w:p w14:paraId="0F102A84" w14:textId="77777777" w:rsidR="00053FCB" w:rsidRDefault="00053FCB" w:rsidP="0054587A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ins w:id="809" w:author="María_Nole" w:date="2023-06-14T14:01:00Z"/>
          <w:rFonts w:asciiTheme="minorHAnsi" w:hAnsiTheme="minorHAnsi" w:cstheme="minorHAnsi"/>
          <w:b/>
          <w:sz w:val="14"/>
          <w:szCs w:val="14"/>
        </w:rPr>
      </w:pPr>
    </w:p>
    <w:p w14:paraId="5BD6AFB1" w14:textId="77777777" w:rsidR="00053FCB" w:rsidRDefault="00053FCB" w:rsidP="0054587A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ins w:id="810" w:author="María_Nole" w:date="2023-06-14T14:01:00Z"/>
          <w:rFonts w:asciiTheme="minorHAnsi" w:hAnsiTheme="minorHAnsi" w:cstheme="minorHAnsi"/>
          <w:b/>
          <w:sz w:val="14"/>
          <w:szCs w:val="14"/>
        </w:rPr>
      </w:pPr>
    </w:p>
    <w:p w14:paraId="11868C29" w14:textId="77777777" w:rsidR="0054587A" w:rsidRPr="00B43D51" w:rsidRDefault="0054587A" w:rsidP="0054587A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inorHAnsi" w:hAnsiTheme="minorHAnsi" w:cstheme="minorHAnsi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sz w:val="14"/>
          <w:szCs w:val="14"/>
        </w:rPr>
        <w:t>FUENTE:</w:t>
      </w:r>
      <w:r>
        <w:rPr>
          <w:rFonts w:asciiTheme="minorHAnsi" w:hAnsiTheme="minorHAnsi" w:cstheme="minorHAnsi"/>
          <w:b/>
          <w:sz w:val="14"/>
          <w:szCs w:val="14"/>
          <w:lang w:val="es-EC"/>
        </w:rPr>
        <w:t xml:space="preserve"> Coordinación Zonal 7 Salud</w:t>
      </w:r>
    </w:p>
    <w:p w14:paraId="71BBCE84" w14:textId="77777777" w:rsidR="0054587A" w:rsidRPr="00B43D51" w:rsidRDefault="0054587A" w:rsidP="0054587A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inorHAnsi" w:hAnsiTheme="minorHAnsi" w:cstheme="minorHAnsi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bCs/>
          <w:color w:val="000000"/>
          <w:sz w:val="14"/>
          <w:szCs w:val="14"/>
        </w:rPr>
        <w:t xml:space="preserve">ELABORADO POR: </w:t>
      </w:r>
      <w:r>
        <w:rPr>
          <w:rFonts w:asciiTheme="minorHAnsi" w:hAnsiTheme="minorHAnsi" w:cstheme="minorHAnsi"/>
          <w:b/>
          <w:bCs/>
          <w:color w:val="000000"/>
          <w:sz w:val="14"/>
          <w:szCs w:val="14"/>
          <w:lang w:val="es-EC"/>
        </w:rPr>
        <w:t xml:space="preserve">Dirección de  Gestión de Control del Servicio Público </w:t>
      </w:r>
    </w:p>
    <w:p w14:paraId="4CEEA50C" w14:textId="77777777" w:rsidR="0054587A" w:rsidRPr="00B43D51" w:rsidRDefault="0054587A" w:rsidP="0054587A">
      <w:pPr>
        <w:pStyle w:val="Prrafodelista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Theme="minorHAnsi" w:hAnsiTheme="minorHAnsi" w:cstheme="minorHAnsi"/>
          <w:bCs/>
          <w:color w:val="000000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bCs/>
          <w:color w:val="000000"/>
          <w:sz w:val="14"/>
          <w:szCs w:val="14"/>
        </w:rPr>
        <w:t xml:space="preserve">FECHA DE CORTE: </w:t>
      </w:r>
      <w:r>
        <w:rPr>
          <w:rFonts w:asciiTheme="minorHAnsi" w:hAnsiTheme="minorHAnsi" w:cstheme="minorHAnsi"/>
          <w:b/>
          <w:bCs/>
          <w:color w:val="000000"/>
          <w:sz w:val="14"/>
          <w:szCs w:val="14"/>
          <w:lang w:val="es-EC"/>
        </w:rPr>
        <w:t>Marzo 2023</w:t>
      </w:r>
    </w:p>
    <w:p w14:paraId="2F3856CA" w14:textId="77777777" w:rsidR="004B5FCB" w:rsidRDefault="004B5FCB" w:rsidP="00DD3939">
      <w:pPr>
        <w:jc w:val="center"/>
        <w:rPr>
          <w:ins w:id="811" w:author="María_Nole" w:date="2023-06-15T08:52:00Z"/>
        </w:rPr>
      </w:pPr>
    </w:p>
    <w:p w14:paraId="7BC50BB6" w14:textId="77777777" w:rsidR="004B5FCB" w:rsidRDefault="004B5FCB">
      <w:pPr>
        <w:rPr>
          <w:ins w:id="812" w:author="María_Nole" w:date="2023-06-15T08:52:00Z"/>
        </w:rPr>
        <w:pPrChange w:id="813" w:author="María_Nole" w:date="2023-06-15T08:54:00Z">
          <w:pPr>
            <w:jc w:val="center"/>
          </w:pPr>
        </w:pPrChange>
      </w:pPr>
    </w:p>
    <w:p w14:paraId="515F3642" w14:textId="77777777" w:rsidR="004B5FCB" w:rsidRDefault="004B5FCB" w:rsidP="00DD3939">
      <w:pPr>
        <w:jc w:val="center"/>
        <w:rPr>
          <w:ins w:id="814" w:author="María_Nole" w:date="2023-06-15T08:52:00Z"/>
        </w:rPr>
      </w:pPr>
    </w:p>
    <w:p w14:paraId="7AB89353" w14:textId="6E1BE8AE" w:rsidR="007700A2" w:rsidRPr="0054587A" w:rsidRDefault="00693105" w:rsidP="00DD3939">
      <w:pPr>
        <w:jc w:val="center"/>
        <w:rPr>
          <w:b/>
        </w:rPr>
      </w:pPr>
      <w:r w:rsidRPr="0054587A">
        <w:rPr>
          <w:b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A3C9C1" wp14:editId="3FBA54D2">
                <wp:simplePos x="0" y="0"/>
                <wp:positionH relativeFrom="column">
                  <wp:posOffset>-631190</wp:posOffset>
                </wp:positionH>
                <wp:positionV relativeFrom="paragraph">
                  <wp:posOffset>9015359</wp:posOffset>
                </wp:positionV>
                <wp:extent cx="4199466" cy="524934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466" cy="5249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CF8D0" w14:textId="0E9B01C8" w:rsidR="00693105" w:rsidRPr="00693105" w:rsidRDefault="00693105" w:rsidP="00693105">
                            <w:pPr>
                              <w:pStyle w:val="Sinespaciado"/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693105">
                              <w:rPr>
                                <w:rFonts w:ascii="Arial" w:hAnsi="Arial" w:cs="Arial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Dirección: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Bolívar y Rocafuerte (Edif. GEOMIL)</w:t>
                            </w:r>
                          </w:p>
                          <w:p w14:paraId="64BA5264" w14:textId="53995214" w:rsidR="00693105" w:rsidRPr="00693105" w:rsidRDefault="00693105" w:rsidP="00693105">
                            <w:pPr>
                              <w:pStyle w:val="Sinespaciado"/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693105">
                              <w:rPr>
                                <w:rFonts w:ascii="Arial" w:hAnsi="Arial" w:cs="Arial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Código Postal: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110108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/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Loja-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Ecuador </w:t>
                            </w:r>
                            <w:r w:rsidRPr="00693105">
                              <w:rPr>
                                <w:rFonts w:ascii="Arial" w:hAnsi="Arial" w:cs="Arial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Teléfono: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072571503</w:t>
                            </w:r>
                          </w:p>
                          <w:p w14:paraId="6C9EF50A" w14:textId="0738A93F" w:rsidR="00693105" w:rsidRPr="00693105" w:rsidRDefault="00693105" w:rsidP="00693105">
                            <w:pPr>
                              <w:pStyle w:val="Sinespaciado"/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www.trabajo.gob.ec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A3C9C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49.7pt;margin-top:709.85pt;width:330.65pt;height:4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" filled="f" stroked="f" strokeweight=".5pt">
                <v:textbox>
                  <w:txbxContent>
                    <w:p w14:paraId="2DECF8D0" w14:textId="0E9B01C8" w:rsidR="00693105" w:rsidRPr="00693105" w:rsidRDefault="00693105" w:rsidP="00693105">
                      <w:pPr>
                        <w:pStyle w:val="Sinespaciado"/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693105">
                        <w:rPr>
                          <w:rFonts w:ascii="Arial" w:hAnsi="Arial" w:cs="Arial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Dirección: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Bolívar y Rocafuerte (Edif. GEOMIL)</w:t>
                      </w:r>
                    </w:p>
                    <w:p w14:paraId="64BA5264" w14:textId="53995214" w:rsidR="00693105" w:rsidRPr="00693105" w:rsidRDefault="00693105" w:rsidP="00693105">
                      <w:pPr>
                        <w:pStyle w:val="Sinespaciado"/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693105">
                        <w:rPr>
                          <w:rFonts w:ascii="Arial" w:hAnsi="Arial" w:cs="Arial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Código Postal: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110108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/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Loja-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Ecuador </w:t>
                      </w:r>
                      <w:r w:rsidRPr="00693105">
                        <w:rPr>
                          <w:rFonts w:ascii="Arial" w:hAnsi="Arial" w:cs="Arial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Teléfono: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072571503</w:t>
                      </w:r>
                    </w:p>
                    <w:p w14:paraId="6C9EF50A" w14:textId="0738A93F" w:rsidR="00693105" w:rsidRPr="00693105" w:rsidRDefault="00693105" w:rsidP="00693105">
                      <w:pPr>
                        <w:pStyle w:val="Sinespaciado"/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www.trabajo.gob.ec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700A2" w:rsidRPr="0054587A" w:rsidSect="0054587A">
      <w:pgSz w:w="16838" w:h="11906" w:orient="landscape"/>
      <w:pgMar w:top="1701" w:right="1701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F745CC" w14:textId="77777777" w:rsidR="0044790A" w:rsidRDefault="0044790A" w:rsidP="00140559">
      <w:pPr>
        <w:spacing w:after="0" w:line="240" w:lineRule="auto"/>
      </w:pPr>
      <w:r>
        <w:separator/>
      </w:r>
    </w:p>
  </w:endnote>
  <w:endnote w:type="continuationSeparator" w:id="0">
    <w:p w14:paraId="1DD2893F" w14:textId="77777777" w:rsidR="0044790A" w:rsidRDefault="0044790A" w:rsidP="00140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83D709" w14:textId="77777777" w:rsidR="0044790A" w:rsidRDefault="0044790A" w:rsidP="00140559">
      <w:pPr>
        <w:spacing w:after="0" w:line="240" w:lineRule="auto"/>
      </w:pPr>
      <w:r>
        <w:separator/>
      </w:r>
    </w:p>
  </w:footnote>
  <w:footnote w:type="continuationSeparator" w:id="0">
    <w:p w14:paraId="293E1784" w14:textId="77777777" w:rsidR="0044790A" w:rsidRDefault="0044790A" w:rsidP="00140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F08F7A" w14:textId="67C50C1E" w:rsidR="00140559" w:rsidRDefault="0044790A">
    <w:pPr>
      <w:pStyle w:val="Encabezado"/>
    </w:pPr>
    <w:r>
      <w:rPr>
        <w:noProof/>
      </w:rPr>
      <w:pict w14:anchorId="0D6ED3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678344" o:spid="_x0000_s2056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364FE6" w14:textId="6FAA73B2" w:rsidR="00140559" w:rsidRDefault="0044790A">
    <w:pPr>
      <w:pStyle w:val="Encabezado"/>
    </w:pPr>
    <w:r>
      <w:rPr>
        <w:noProof/>
      </w:rPr>
      <w:pict w14:anchorId="792557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678345" o:spid="_x0000_s2057" type="#_x0000_t75" style="position:absolute;margin-left:-85.25pt;margin-top:-85.2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A8364A" w14:textId="58D1D9DE" w:rsidR="00140559" w:rsidRDefault="0044790A">
    <w:pPr>
      <w:pStyle w:val="Encabezado"/>
    </w:pPr>
    <w:r>
      <w:rPr>
        <w:noProof/>
      </w:rPr>
      <w:pict w14:anchorId="05A00A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678343" o:spid="_x0000_s2055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07EC1"/>
    <w:multiLevelType w:val="hybridMultilevel"/>
    <w:tmpl w:val="3FAE818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ía_Nole">
    <w15:presenceInfo w15:providerId="None" w15:userId="María_Nol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trackRevisions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559"/>
    <w:rsid w:val="00053FCB"/>
    <w:rsid w:val="00084375"/>
    <w:rsid w:val="00140559"/>
    <w:rsid w:val="0032784B"/>
    <w:rsid w:val="0033714F"/>
    <w:rsid w:val="00394C48"/>
    <w:rsid w:val="003E4039"/>
    <w:rsid w:val="00445598"/>
    <w:rsid w:val="0044696A"/>
    <w:rsid w:val="0044790A"/>
    <w:rsid w:val="004B5FCB"/>
    <w:rsid w:val="004E018E"/>
    <w:rsid w:val="004F574E"/>
    <w:rsid w:val="005359AE"/>
    <w:rsid w:val="0054587A"/>
    <w:rsid w:val="00693105"/>
    <w:rsid w:val="007700A2"/>
    <w:rsid w:val="007A145C"/>
    <w:rsid w:val="00834430"/>
    <w:rsid w:val="009C49AF"/>
    <w:rsid w:val="00A33536"/>
    <w:rsid w:val="00A40AC7"/>
    <w:rsid w:val="00B073E8"/>
    <w:rsid w:val="00B804C2"/>
    <w:rsid w:val="00C13F3E"/>
    <w:rsid w:val="00CA7384"/>
    <w:rsid w:val="00CD6B1E"/>
    <w:rsid w:val="00D71561"/>
    <w:rsid w:val="00DD3939"/>
    <w:rsid w:val="00E836AB"/>
    <w:rsid w:val="00EB4D59"/>
    <w:rsid w:val="00EE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0382113B"/>
  <w15:chartTrackingRefBased/>
  <w15:docId w15:val="{9947E8B3-8497-48ED-8B9A-6D0580A97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405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0559"/>
  </w:style>
  <w:style w:type="paragraph" w:styleId="Piedepgina">
    <w:name w:val="footer"/>
    <w:basedOn w:val="Normal"/>
    <w:link w:val="PiedepginaCar"/>
    <w:uiPriority w:val="99"/>
    <w:unhideWhenUsed/>
    <w:rsid w:val="001405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0559"/>
  </w:style>
  <w:style w:type="paragraph" w:styleId="Sinespaciado">
    <w:name w:val="No Spacing"/>
    <w:uiPriority w:val="1"/>
    <w:qFormat/>
    <w:rsid w:val="00693105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693105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93105"/>
    <w:rPr>
      <w:color w:val="605E5C"/>
      <w:shd w:val="clear" w:color="auto" w:fill="E1DFDD"/>
    </w:r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54587A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lang w:val="x-none" w:eastAsia="ar-SA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54587A"/>
    <w:rPr>
      <w:rFonts w:ascii="Calibri" w:eastAsia="Calibri" w:hAnsi="Calibri" w:cs="Times New Roman"/>
      <w:lang w:val="x-none" w:eastAsia="ar-SA"/>
    </w:rPr>
  </w:style>
  <w:style w:type="table" w:styleId="Tablaconcuadrcula">
    <w:name w:val="Table Grid"/>
    <w:basedOn w:val="Tablanormal"/>
    <w:uiPriority w:val="39"/>
    <w:rsid w:val="00EE7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E40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40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514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 Martínez</dc:creator>
  <cp:keywords/>
  <dc:description/>
  <cp:lastModifiedBy>María_Nole</cp:lastModifiedBy>
  <cp:revision>7</cp:revision>
  <dcterms:created xsi:type="dcterms:W3CDTF">2023-06-14T19:00:00Z</dcterms:created>
  <dcterms:modified xsi:type="dcterms:W3CDTF">2023-10-02T17:22:00Z</dcterms:modified>
</cp:coreProperties>
</file>