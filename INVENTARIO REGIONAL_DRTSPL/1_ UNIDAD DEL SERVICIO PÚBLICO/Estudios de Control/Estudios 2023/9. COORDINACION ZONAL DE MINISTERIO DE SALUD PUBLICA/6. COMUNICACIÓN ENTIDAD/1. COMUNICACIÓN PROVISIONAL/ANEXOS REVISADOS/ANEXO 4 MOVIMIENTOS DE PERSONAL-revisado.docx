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0"/>
        <w:gridCol w:w="6102"/>
      </w:tblGrid>
      <w:tr w:rsidR="008D234C" w14:paraId="575BB5DF" w14:textId="77777777" w:rsidTr="008D234C">
        <w:trPr>
          <w:trHeight w:hRule="exact" w:val="406"/>
        </w:trPr>
        <w:tc>
          <w:tcPr>
            <w:tcW w:w="1581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  <w:shd w:val="clear" w:color="auto" w:fill="DAEDF3"/>
          </w:tcPr>
          <w:p w14:paraId="07F5D4E4" w14:textId="77777777" w:rsidR="008D234C" w:rsidRDefault="008D234C" w:rsidP="00CB509C">
            <w:pPr>
              <w:spacing w:before="78"/>
              <w:ind w:left="91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4"/>
              </w:rPr>
              <w:t>V</w:t>
            </w:r>
            <w:r>
              <w:rPr>
                <w:rFonts w:ascii="Arial" w:eastAsia="Arial" w:hAnsi="Arial" w:cs="Arial"/>
                <w:b/>
                <w:spacing w:val="-5"/>
              </w:rPr>
              <w:t>A</w:t>
            </w:r>
            <w:r>
              <w:rPr>
                <w:rFonts w:ascii="Arial" w:eastAsia="Arial" w:hAnsi="Arial" w:cs="Arial"/>
                <w:b/>
              </w:rPr>
              <w:t>R</w:t>
            </w:r>
            <w:r>
              <w:rPr>
                <w:rFonts w:ascii="Arial" w:eastAsia="Arial" w:hAnsi="Arial" w:cs="Arial"/>
                <w:b/>
                <w:spacing w:val="5"/>
              </w:rPr>
              <w:t>I</w:t>
            </w:r>
            <w:r>
              <w:rPr>
                <w:rFonts w:ascii="Arial" w:eastAsia="Arial" w:hAnsi="Arial" w:cs="Arial"/>
                <w:b/>
                <w:spacing w:val="-5"/>
              </w:rPr>
              <w:t>A</w:t>
            </w:r>
            <w:r>
              <w:rPr>
                <w:rFonts w:ascii="Arial" w:eastAsia="Arial" w:hAnsi="Arial" w:cs="Arial"/>
                <w:b/>
              </w:rPr>
              <w:t>B</w:t>
            </w:r>
            <w:r>
              <w:rPr>
                <w:rFonts w:ascii="Arial" w:eastAsia="Arial" w:hAnsi="Arial" w:cs="Arial"/>
                <w:b/>
                <w:spacing w:val="3"/>
              </w:rPr>
              <w:t>L</w:t>
            </w:r>
            <w:r>
              <w:rPr>
                <w:rFonts w:ascii="Arial" w:eastAsia="Arial" w:hAnsi="Arial" w:cs="Arial"/>
                <w:b/>
              </w:rPr>
              <w:t>E</w:t>
            </w:r>
          </w:p>
        </w:tc>
        <w:tc>
          <w:tcPr>
            <w:tcW w:w="3419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  <w:shd w:val="clear" w:color="auto" w:fill="DAEDF3"/>
          </w:tcPr>
          <w:p w14:paraId="7CF4D351" w14:textId="77777777" w:rsidR="008D234C" w:rsidRDefault="008D234C" w:rsidP="00CB509C">
            <w:pPr>
              <w:spacing w:before="78"/>
              <w:ind w:left="2302" w:right="231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1"/>
                <w:w w:val="99"/>
              </w:rPr>
              <w:t>O</w:t>
            </w:r>
            <w:r>
              <w:rPr>
                <w:rFonts w:ascii="Arial" w:eastAsia="Arial" w:hAnsi="Arial" w:cs="Arial"/>
                <w:b/>
                <w:w w:val="99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w w:val="99"/>
              </w:rPr>
              <w:t>SE</w:t>
            </w:r>
            <w:r>
              <w:rPr>
                <w:rFonts w:ascii="Arial" w:eastAsia="Arial" w:hAnsi="Arial" w:cs="Arial"/>
                <w:b/>
                <w:spacing w:val="2"/>
                <w:w w:val="99"/>
              </w:rPr>
              <w:t>R</w:t>
            </w:r>
            <w:r>
              <w:rPr>
                <w:rFonts w:ascii="Arial" w:eastAsia="Arial" w:hAnsi="Arial" w:cs="Arial"/>
                <w:b/>
                <w:spacing w:val="4"/>
                <w:w w:val="99"/>
              </w:rPr>
              <w:t>V</w:t>
            </w:r>
            <w:r>
              <w:rPr>
                <w:rFonts w:ascii="Arial" w:eastAsia="Arial" w:hAnsi="Arial" w:cs="Arial"/>
                <w:b/>
                <w:spacing w:val="-5"/>
                <w:w w:val="99"/>
              </w:rPr>
              <w:t>A</w:t>
            </w:r>
            <w:r>
              <w:rPr>
                <w:rFonts w:ascii="Arial" w:eastAsia="Arial" w:hAnsi="Arial" w:cs="Arial"/>
                <w:b/>
                <w:w w:val="99"/>
              </w:rPr>
              <w:t>CI</w:t>
            </w:r>
            <w:r>
              <w:rPr>
                <w:rFonts w:ascii="Arial" w:eastAsia="Arial" w:hAnsi="Arial" w:cs="Arial"/>
                <w:b/>
                <w:spacing w:val="1"/>
                <w:w w:val="99"/>
              </w:rPr>
              <w:t>Ó</w:t>
            </w:r>
            <w:r>
              <w:rPr>
                <w:rFonts w:ascii="Arial" w:eastAsia="Arial" w:hAnsi="Arial" w:cs="Arial"/>
                <w:b/>
                <w:w w:val="99"/>
              </w:rPr>
              <w:t>N</w:t>
            </w:r>
          </w:p>
        </w:tc>
      </w:tr>
      <w:tr w:rsidR="008D234C" w14:paraId="08DF42FF" w14:textId="77777777" w:rsidTr="00CF7D28">
        <w:trPr>
          <w:trHeight w:hRule="exact" w:val="10101"/>
        </w:trPr>
        <w:tc>
          <w:tcPr>
            <w:tcW w:w="1581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</w:tcPr>
          <w:p w14:paraId="745D1821" w14:textId="77777777" w:rsidR="008D234C" w:rsidRDefault="008D234C" w:rsidP="00CB509C">
            <w:pPr>
              <w:spacing w:before="3" w:line="180" w:lineRule="exact"/>
              <w:rPr>
                <w:sz w:val="18"/>
                <w:szCs w:val="18"/>
              </w:rPr>
            </w:pPr>
          </w:p>
          <w:p w14:paraId="7A595301" w14:textId="77777777" w:rsidR="008D234C" w:rsidRDefault="008D234C" w:rsidP="00CB509C">
            <w:pPr>
              <w:spacing w:before="2" w:line="200" w:lineRule="exact"/>
              <w:ind w:left="255" w:right="2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4FD2525C" w14:textId="77777777" w:rsidR="008D234C" w:rsidRDefault="008D234C" w:rsidP="00CB509C">
            <w:pPr>
              <w:spacing w:before="2" w:line="200" w:lineRule="exact"/>
              <w:ind w:left="255" w:right="2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52AE7D25" w14:textId="77777777" w:rsidR="008D234C" w:rsidRDefault="008D234C" w:rsidP="00CB509C">
            <w:pPr>
              <w:spacing w:before="2" w:line="200" w:lineRule="exact"/>
              <w:ind w:left="255" w:right="2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0B03D999" w14:textId="77777777" w:rsidR="008D234C" w:rsidRDefault="008D234C" w:rsidP="00CB509C">
            <w:pPr>
              <w:spacing w:before="2" w:line="200" w:lineRule="exact"/>
              <w:ind w:left="255" w:right="2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DBF7E4D" w14:textId="77777777" w:rsidR="008D234C" w:rsidRDefault="008D234C" w:rsidP="00CB509C">
            <w:pPr>
              <w:spacing w:before="2" w:line="200" w:lineRule="exact"/>
              <w:ind w:left="255" w:right="257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  <w:p w14:paraId="265D20E6" w14:textId="77777777" w:rsidR="008D234C" w:rsidRPr="00D57535" w:rsidRDefault="008D234C" w:rsidP="00CB509C">
            <w:pPr>
              <w:spacing w:before="2" w:line="200" w:lineRule="exact"/>
              <w:ind w:left="255" w:right="257"/>
              <w:jc w:val="center"/>
              <w:rPr>
                <w:rFonts w:ascii="Arial" w:eastAsia="Arial" w:hAnsi="Arial" w:cs="Arial"/>
                <w:rPrChange w:id="0" w:author="María_Nole" w:date="2023-06-14T14:17:00Z">
                  <w:rPr>
                    <w:rFonts w:ascii="Arial" w:eastAsia="Arial" w:hAnsi="Arial" w:cs="Arial"/>
                    <w:sz w:val="18"/>
                    <w:szCs w:val="18"/>
                  </w:rPr>
                </w:rPrChange>
              </w:rPr>
            </w:pPr>
          </w:p>
          <w:p w14:paraId="53BAE57D" w14:textId="6758A6BE" w:rsidR="008D234C" w:rsidRPr="00D57535" w:rsidRDefault="008D234C" w:rsidP="00CB509C">
            <w:pPr>
              <w:spacing w:before="2" w:line="200" w:lineRule="exact"/>
              <w:ind w:left="255" w:right="257"/>
              <w:jc w:val="center"/>
              <w:rPr>
                <w:rFonts w:ascii="Arial" w:eastAsia="Arial" w:hAnsi="Arial" w:cs="Arial"/>
                <w:sz w:val="18"/>
                <w:szCs w:val="18"/>
                <w:lang w:val="es-MX"/>
                <w:rPrChange w:id="1" w:author="María_Nole" w:date="2023-06-14T14:16:00Z">
                  <w:rPr>
                    <w:rFonts w:ascii="Arial" w:eastAsia="Arial" w:hAnsi="Arial" w:cs="Arial"/>
                    <w:sz w:val="18"/>
                    <w:szCs w:val="18"/>
                  </w:rPr>
                </w:rPrChange>
              </w:rPr>
            </w:pPr>
            <w:r w:rsidRPr="00D57535">
              <w:rPr>
                <w:rFonts w:ascii="Arial" w:eastAsia="Arial" w:hAnsi="Arial" w:cs="Arial"/>
                <w:lang w:val="es-MX"/>
                <w:rPrChange w:id="2" w:author="María_Nole" w:date="2023-06-14T14:17:00Z">
                  <w:rPr>
                    <w:rFonts w:ascii="Arial" w:eastAsia="Arial" w:hAnsi="Arial" w:cs="Arial"/>
                    <w:sz w:val="18"/>
                    <w:szCs w:val="18"/>
                  </w:rPr>
                </w:rPrChange>
              </w:rPr>
              <w:t>Cumplimiento de requisitos y aplicación de la normativa vigente respecto a la ejecución de los movimientos de personal de traslados, traspasos cambios administrativos y comisiones con y sin remuneración</w:t>
            </w:r>
          </w:p>
        </w:tc>
        <w:tc>
          <w:tcPr>
            <w:tcW w:w="3419" w:type="pct"/>
            <w:tcBorders>
              <w:top w:val="single" w:sz="5" w:space="0" w:color="538DD3"/>
              <w:left w:val="single" w:sz="5" w:space="0" w:color="538DD3"/>
              <w:bottom w:val="single" w:sz="5" w:space="0" w:color="538DD3"/>
              <w:right w:val="single" w:sz="5" w:space="0" w:color="538DD3"/>
            </w:tcBorders>
          </w:tcPr>
          <w:p w14:paraId="4402DD7A" w14:textId="77777777" w:rsidR="008D234C" w:rsidRDefault="008D234C" w:rsidP="00CB509C">
            <w:pPr>
              <w:spacing w:before="6" w:line="180" w:lineRule="exact"/>
              <w:rPr>
                <w:sz w:val="19"/>
                <w:szCs w:val="19"/>
              </w:rPr>
            </w:pPr>
          </w:p>
          <w:p w14:paraId="3CF76ED5" w14:textId="77777777" w:rsidR="008D234C" w:rsidRDefault="008D234C" w:rsidP="00CB509C">
            <w:pPr>
              <w:spacing w:line="200" w:lineRule="exact"/>
            </w:pPr>
          </w:p>
          <w:p w14:paraId="3CD90328" w14:textId="6C45E39A" w:rsidR="008D234C" w:rsidRPr="00D57535" w:rsidRDefault="008D234C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color w:val="000000"/>
                <w:lang w:val="es-EC"/>
                <w:rPrChange w:id="3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</w:pPr>
            <w:r w:rsidRPr="00D57535">
              <w:rPr>
                <w:rFonts w:ascii="Arial" w:hAnsi="Arial" w:cs="Arial"/>
                <w:color w:val="000000"/>
                <w:lang w:val="es-EC"/>
                <w:rPrChange w:id="4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 xml:space="preserve">La institución remite el listado de 93 movimientos de personal, de los cuales 75 son cambios administrativos, 7 traspasos administrativos, 9 comisiones de servicios sin remuneración, y 2 </w:t>
            </w:r>
            <w:r w:rsidR="00171415" w:rsidRPr="00D57535">
              <w:rPr>
                <w:rFonts w:ascii="Arial" w:hAnsi="Arial" w:cs="Arial"/>
                <w:color w:val="000000"/>
                <w:lang w:val="es-EC"/>
                <w:rPrChange w:id="5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>s</w:t>
            </w:r>
            <w:r w:rsidRPr="00D57535">
              <w:rPr>
                <w:rFonts w:ascii="Arial" w:hAnsi="Arial" w:cs="Arial"/>
                <w:color w:val="000000"/>
                <w:lang w:val="es-EC"/>
                <w:rPrChange w:id="6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>ubrogac</w:t>
            </w:r>
            <w:r w:rsidR="00171415" w:rsidRPr="00D57535">
              <w:rPr>
                <w:rFonts w:ascii="Arial" w:hAnsi="Arial" w:cs="Arial"/>
                <w:color w:val="000000"/>
                <w:lang w:val="es-EC"/>
                <w:rPrChange w:id="7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>iones</w:t>
            </w:r>
            <w:r w:rsidRPr="00D57535">
              <w:rPr>
                <w:rFonts w:ascii="Arial" w:hAnsi="Arial" w:cs="Arial"/>
                <w:color w:val="000000"/>
                <w:lang w:val="es-EC"/>
                <w:rPrChange w:id="8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>.</w:t>
            </w:r>
          </w:p>
          <w:p w14:paraId="77DFFE35" w14:textId="77777777" w:rsidR="008D234C" w:rsidRPr="00D57535" w:rsidRDefault="008D234C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color w:val="000000"/>
                <w:lang w:val="es-EC"/>
                <w:rPrChange w:id="9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</w:pPr>
          </w:p>
          <w:p w14:paraId="67282506" w14:textId="79ACDB60" w:rsidR="008D234C" w:rsidRPr="00D57535" w:rsidRDefault="00171415" w:rsidP="008D234C">
            <w:pPr>
              <w:pStyle w:val="Prrafodelista"/>
              <w:tabs>
                <w:tab w:val="left" w:pos="2622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es-EC"/>
                <w:rPrChange w:id="10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</w:pPr>
            <w:r w:rsidRPr="00D57535">
              <w:rPr>
                <w:rFonts w:ascii="Arial" w:hAnsi="Arial" w:cs="Arial"/>
                <w:sz w:val="20"/>
                <w:szCs w:val="20"/>
                <w:lang w:val="es-EC"/>
                <w:rPrChange w:id="11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  <w:t xml:space="preserve">Para la verificación del cumplimiento de la documentación habilitante, se consideró una muestra de tres expedientes por movimiento administrativo. </w:t>
            </w:r>
          </w:p>
          <w:p w14:paraId="7768DC0C" w14:textId="0CCEA10A" w:rsidR="00171415" w:rsidRPr="00D57535" w:rsidRDefault="00171415" w:rsidP="008D234C">
            <w:pPr>
              <w:pStyle w:val="Prrafodelista"/>
              <w:tabs>
                <w:tab w:val="left" w:pos="2622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es-EC"/>
                <w:rPrChange w:id="12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</w:pPr>
          </w:p>
          <w:p w14:paraId="1A66D50B" w14:textId="50398C02" w:rsidR="00171415" w:rsidRPr="00D57535" w:rsidRDefault="00171415">
            <w:pPr>
              <w:pStyle w:val="Prrafodelista"/>
              <w:tabs>
                <w:tab w:val="left" w:pos="2622"/>
              </w:tabs>
              <w:spacing w:after="0" w:line="240" w:lineRule="auto"/>
              <w:ind w:left="0"/>
              <w:jc w:val="both"/>
              <w:rPr>
                <w:ins w:id="13" w:author="María_Nole" w:date="2023-06-14T14:16:00Z"/>
                <w:rFonts w:ascii="Arial" w:hAnsi="Arial" w:cs="Arial"/>
                <w:sz w:val="20"/>
                <w:szCs w:val="20"/>
                <w:lang w:val="es-EC"/>
                <w:rPrChange w:id="14" w:author="María_Nole" w:date="2023-06-14T14:17:00Z">
                  <w:rPr>
                    <w:ins w:id="15" w:author="María_Nole" w:date="2023-06-14T14:16:00Z"/>
                    <w:rFonts w:asciiTheme="minorHAnsi" w:hAnsiTheme="minorHAnsi" w:cstheme="minorHAnsi"/>
                    <w:lang w:val="es-EC"/>
                  </w:rPr>
                </w:rPrChange>
              </w:rPr>
            </w:pPr>
            <w:r w:rsidRPr="00D57535">
              <w:rPr>
                <w:rFonts w:ascii="Arial" w:hAnsi="Arial" w:cs="Arial"/>
                <w:sz w:val="20"/>
                <w:szCs w:val="20"/>
                <w:lang w:val="es-EC"/>
                <w:rPrChange w:id="16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  <w:t xml:space="preserve">Los traspasos cumplen con los requisitos establecidos para este movimiento administrativo como son: requerimiento, informe UATH, autorización, reforma al distributivo, aceptación previa, acción de personal. </w:t>
            </w:r>
          </w:p>
          <w:p w14:paraId="2BB3DF50" w14:textId="77777777" w:rsidR="00D57535" w:rsidRPr="00D57535" w:rsidRDefault="00D57535">
            <w:pPr>
              <w:pStyle w:val="Prrafodelista"/>
              <w:tabs>
                <w:tab w:val="left" w:pos="2622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20"/>
                <w:szCs w:val="20"/>
                <w:lang w:val="es-EC"/>
                <w:rPrChange w:id="17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</w:pPr>
          </w:p>
          <w:p w14:paraId="6CAC9B3C" w14:textId="6F098207" w:rsidR="00171415" w:rsidRPr="00D57535" w:rsidRDefault="00171415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lang w:val="es-EC"/>
                <w:rPrChange w:id="18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</w:pPr>
            <w:r w:rsidRPr="00D57535">
              <w:rPr>
                <w:rFonts w:ascii="Arial" w:hAnsi="Arial" w:cs="Arial"/>
                <w:lang w:val="es-EC"/>
                <w:rPrChange w:id="19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  <w:t xml:space="preserve">De los tres expedientes revisados en los cambios </w:t>
            </w:r>
            <w:r w:rsidR="008A51D6" w:rsidRPr="00D57535">
              <w:rPr>
                <w:rFonts w:ascii="Arial" w:hAnsi="Arial" w:cs="Arial"/>
                <w:lang w:val="es-EC"/>
                <w:rPrChange w:id="20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  <w:t>administrativos, se</w:t>
            </w:r>
            <w:r w:rsidRPr="00D57535">
              <w:rPr>
                <w:rFonts w:ascii="Arial" w:hAnsi="Arial" w:cs="Arial"/>
                <w:lang w:val="es-EC"/>
                <w:rPrChange w:id="21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  <w:t xml:space="preserve"> verifica que uno (1) no tiene requerimiento; </w:t>
            </w:r>
            <w:r w:rsidR="008A51D6" w:rsidRPr="00D57535">
              <w:rPr>
                <w:rFonts w:ascii="Arial" w:hAnsi="Arial" w:cs="Arial"/>
                <w:lang w:val="es-EC"/>
                <w:rPrChange w:id="22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  <w:t>dos (2) no tienen la acción de personal de reintegro; y uno (1) expediente no contiene la asignación de funciones.</w:t>
            </w:r>
          </w:p>
          <w:p w14:paraId="667072D2" w14:textId="02F1CA4B" w:rsidR="008A51D6" w:rsidRPr="00D57535" w:rsidRDefault="008A51D6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lang w:val="es-EC"/>
                <w:rPrChange w:id="23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</w:pPr>
          </w:p>
          <w:p w14:paraId="2E35B513" w14:textId="77777777" w:rsidR="008D234C" w:rsidRPr="00D57535" w:rsidRDefault="008D234C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color w:val="000000"/>
                <w:lang w:val="es-EC"/>
                <w:rPrChange w:id="24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</w:pPr>
          </w:p>
          <w:p w14:paraId="5D707158" w14:textId="5FABDC82" w:rsidR="008D234C" w:rsidRPr="00D57535" w:rsidRDefault="008D234C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color w:val="000000"/>
                <w:lang w:val="es-EC"/>
                <w:rPrChange w:id="25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</w:pPr>
            <w:r w:rsidRPr="00D57535">
              <w:rPr>
                <w:rFonts w:ascii="Arial" w:hAnsi="Arial" w:cs="Arial"/>
                <w:color w:val="000000"/>
                <w:lang w:val="es-EC"/>
                <w:rPrChange w:id="26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 xml:space="preserve">En los expedientes de Subrogación, no se evidencia el requerimiento y/o motivación, </w:t>
            </w:r>
            <w:r w:rsidR="008A51D6" w:rsidRPr="00D57535">
              <w:rPr>
                <w:rFonts w:ascii="Arial" w:hAnsi="Arial" w:cs="Arial"/>
                <w:color w:val="000000"/>
                <w:lang w:val="es-EC"/>
                <w:rPrChange w:id="27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 xml:space="preserve">e </w:t>
            </w:r>
            <w:r w:rsidRPr="00D57535">
              <w:rPr>
                <w:rFonts w:ascii="Arial" w:hAnsi="Arial" w:cs="Arial"/>
                <w:color w:val="000000"/>
                <w:lang w:val="es-EC"/>
                <w:rPrChange w:id="28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 xml:space="preserve">informe favorable, </w:t>
            </w:r>
            <w:r w:rsidR="008A51D6" w:rsidRPr="00D57535">
              <w:rPr>
                <w:rFonts w:ascii="Arial" w:hAnsi="Arial" w:cs="Arial"/>
                <w:color w:val="000000"/>
                <w:lang w:val="es-EC"/>
                <w:rPrChange w:id="29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 xml:space="preserve">y </w:t>
            </w:r>
            <w:r w:rsidRPr="00D57535">
              <w:rPr>
                <w:rFonts w:ascii="Arial" w:hAnsi="Arial" w:cs="Arial"/>
                <w:color w:val="000000"/>
                <w:lang w:val="es-EC"/>
                <w:rPrChange w:id="30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 xml:space="preserve">registro de novedad en el IESS, así como tampoco el pago de la diferencia </w:t>
            </w:r>
            <w:r w:rsidR="001460F0" w:rsidRPr="00D57535">
              <w:rPr>
                <w:rFonts w:ascii="Arial" w:hAnsi="Arial" w:cs="Arial"/>
                <w:color w:val="000000"/>
                <w:lang w:val="es-EC"/>
                <w:rPrChange w:id="31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>remunerativ</w:t>
            </w:r>
            <w:r w:rsidR="008A51D6" w:rsidRPr="00D57535">
              <w:rPr>
                <w:rFonts w:ascii="Arial" w:hAnsi="Arial" w:cs="Arial"/>
                <w:color w:val="000000"/>
                <w:lang w:val="es-EC"/>
                <w:rPrChange w:id="32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>a</w:t>
            </w:r>
            <w:r w:rsidR="001460F0" w:rsidRPr="00D57535">
              <w:rPr>
                <w:rFonts w:ascii="Arial" w:hAnsi="Arial" w:cs="Arial"/>
                <w:color w:val="000000"/>
                <w:lang w:val="es-EC"/>
                <w:rPrChange w:id="33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  <w:t>.</w:t>
            </w:r>
          </w:p>
          <w:p w14:paraId="6AC9D423" w14:textId="77777777" w:rsidR="001460F0" w:rsidRPr="00D57535" w:rsidRDefault="001460F0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color w:val="000000"/>
                <w:lang w:val="es-EC"/>
                <w:rPrChange w:id="34" w:author="María_Nole" w:date="2023-06-14T14:17:00Z">
                  <w:rPr>
                    <w:rFonts w:ascii="Arial" w:hAnsi="Arial" w:cs="Arial"/>
                    <w:color w:val="000000"/>
                    <w:lang w:val="es-EC"/>
                  </w:rPr>
                </w:rPrChange>
              </w:rPr>
            </w:pPr>
          </w:p>
          <w:p w14:paraId="119837BE" w14:textId="77777777" w:rsidR="008D234C" w:rsidRPr="00D57535" w:rsidRDefault="008D234C" w:rsidP="00CB509C">
            <w:pPr>
              <w:spacing w:before="2"/>
              <w:ind w:left="133" w:right="105"/>
              <w:jc w:val="both"/>
              <w:rPr>
                <w:rFonts w:ascii="Arial" w:hAnsi="Arial" w:cs="Arial"/>
                <w:color w:val="000000"/>
                <w:rPrChange w:id="35" w:author="María_Nole" w:date="2023-06-14T14:17:00Z">
                  <w:rPr>
                    <w:rFonts w:ascii="Arial" w:hAnsi="Arial" w:cs="Arial"/>
                    <w:color w:val="000000"/>
                  </w:rPr>
                </w:rPrChange>
              </w:rPr>
            </w:pPr>
          </w:p>
          <w:p w14:paraId="455C6409" w14:textId="77777777" w:rsidR="008A51D6" w:rsidRPr="00D57535" w:rsidRDefault="008A51D6" w:rsidP="008A51D6">
            <w:pPr>
              <w:spacing w:before="2"/>
              <w:ind w:left="133" w:right="105"/>
              <w:jc w:val="both"/>
              <w:rPr>
                <w:rFonts w:ascii="Arial" w:eastAsia="Calibri" w:hAnsi="Arial" w:cs="Arial"/>
                <w:lang w:val="es-EC" w:eastAsia="ar-SA"/>
                <w:rPrChange w:id="36" w:author="María_Nole" w:date="2023-06-14T14:17:00Z">
                  <w:rPr>
                    <w:rFonts w:asciiTheme="minorHAnsi" w:eastAsia="Calibri" w:hAnsiTheme="minorHAnsi" w:cstheme="minorHAnsi"/>
                    <w:sz w:val="22"/>
                    <w:szCs w:val="22"/>
                    <w:lang w:val="es-EC" w:eastAsia="ar-SA"/>
                  </w:rPr>
                </w:rPrChange>
              </w:rPr>
            </w:pPr>
            <w:r w:rsidRPr="00D57535">
              <w:rPr>
                <w:rFonts w:ascii="Arial" w:hAnsi="Arial" w:cs="Arial"/>
                <w:lang w:val="es-EC"/>
                <w:rPrChange w:id="37" w:author="María_Nole" w:date="2023-06-14T14:17:00Z">
                  <w:rPr>
                    <w:rFonts w:asciiTheme="minorHAnsi" w:hAnsiTheme="minorHAnsi" w:cstheme="minorHAnsi"/>
                    <w:lang w:val="es-EC"/>
                  </w:rPr>
                </w:rPrChange>
              </w:rPr>
              <w:t xml:space="preserve">La entidad no facilitó los expedientes para la revisión de la documentación habilitante en las comisiones de servicio sin remuneración. </w:t>
            </w:r>
          </w:p>
          <w:p w14:paraId="04769280" w14:textId="77777777" w:rsidR="008A51D6" w:rsidRPr="00D57535" w:rsidRDefault="008A51D6" w:rsidP="008A51D6">
            <w:pPr>
              <w:spacing w:before="2"/>
              <w:ind w:left="133" w:right="105"/>
              <w:jc w:val="both"/>
              <w:rPr>
                <w:rFonts w:ascii="Arial" w:eastAsia="Calibri" w:hAnsi="Arial" w:cs="Arial"/>
                <w:lang w:val="es-EC" w:eastAsia="ar-SA"/>
                <w:rPrChange w:id="38" w:author="María_Nole" w:date="2023-06-14T14:17:00Z">
                  <w:rPr>
                    <w:rFonts w:asciiTheme="minorHAnsi" w:eastAsia="Calibri" w:hAnsiTheme="minorHAnsi" w:cstheme="minorHAnsi"/>
                    <w:sz w:val="22"/>
                    <w:szCs w:val="22"/>
                    <w:lang w:val="es-EC" w:eastAsia="ar-SA"/>
                  </w:rPr>
                </w:rPrChange>
              </w:rPr>
            </w:pPr>
          </w:p>
          <w:p w14:paraId="3320B57D" w14:textId="4133C4B5" w:rsidR="008D234C" w:rsidRDefault="008D234C" w:rsidP="00CB509C">
            <w:pPr>
              <w:spacing w:before="2"/>
              <w:ind w:left="133" w:right="105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AB89353" w14:textId="0ADE6A14" w:rsidR="007700A2" w:rsidRDefault="00693105"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A3C9C1" wp14:editId="03B40196">
                <wp:simplePos x="0" y="0"/>
                <wp:positionH relativeFrom="column">
                  <wp:posOffset>-631190</wp:posOffset>
                </wp:positionH>
                <wp:positionV relativeFrom="paragraph">
                  <wp:posOffset>9015359</wp:posOffset>
                </wp:positionV>
                <wp:extent cx="4199466" cy="524934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9466" cy="524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ECF8D0" w14:textId="0E9B01C8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Dirección: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Bolívar y Rocafuerte (Edif. GEOMIL)</w:t>
                            </w:r>
                          </w:p>
                          <w:p w14:paraId="64BA5264" w14:textId="53995214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Código Postal: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110108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/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Loja-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Ecuador </w:t>
                            </w:r>
                            <w:r w:rsidRPr="00693105">
                              <w:rPr>
                                <w:rFonts w:ascii="Arial" w:hAnsi="Arial" w:cs="Arial"/>
                                <w:b/>
                                <w:bCs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Teléfono:</w:t>
                            </w: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C13F3E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072571503</w:t>
                            </w:r>
                          </w:p>
                          <w:p w14:paraId="6C9EF50A" w14:textId="0738A93F" w:rsidR="00693105" w:rsidRPr="00693105" w:rsidRDefault="00693105" w:rsidP="00693105">
                            <w:pPr>
                              <w:pStyle w:val="Sinespaciado"/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693105">
                              <w:rPr>
                                <w:rFonts w:ascii="Arial" w:hAnsi="Arial" w:cs="Arial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www.trabajo.gob.ec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2DA3C9C1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9.7pt;margin-top:709.85pt;width:330.65pt;height:4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" filled="f" stroked="f" strokeweight=".5pt">
                <v:textbox>
                  <w:txbxContent>
                    <w:p w14:paraId="2DECF8D0" w14:textId="0E9B01C8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Dirección: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Bolívar y Rocafuerte (Edif. GEOMIL)</w:t>
                      </w:r>
                    </w:p>
                    <w:p w14:paraId="64BA5264" w14:textId="53995214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Código Postal: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110108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/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Loja-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Ecuador </w:t>
                      </w:r>
                      <w:r w:rsidRPr="00693105">
                        <w:rPr>
                          <w:rFonts w:ascii="Arial" w:hAnsi="Arial" w:cs="Arial"/>
                          <w:b/>
                          <w:bCs/>
                          <w:color w:val="767171" w:themeColor="background2" w:themeShade="80"/>
                          <w:sz w:val="18"/>
                          <w:szCs w:val="18"/>
                        </w:rPr>
                        <w:t>Teléfono:</w:t>
                      </w: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 xml:space="preserve"> </w:t>
                      </w:r>
                      <w:r w:rsidR="00C13F3E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072571503</w:t>
                      </w:r>
                    </w:p>
                    <w:p w14:paraId="6C9EF50A" w14:textId="0738A93F" w:rsidR="00693105" w:rsidRPr="00693105" w:rsidRDefault="00693105" w:rsidP="00693105">
                      <w:pPr>
                        <w:pStyle w:val="Sinespaciado"/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693105">
                        <w:rPr>
                          <w:rFonts w:ascii="Arial" w:hAnsi="Arial" w:cs="Arial"/>
                          <w:color w:val="767171" w:themeColor="background2" w:themeShade="80"/>
                          <w:sz w:val="18"/>
                          <w:szCs w:val="18"/>
                        </w:rPr>
                        <w:t>www.trabajo.gob.ec</w:t>
                      </w:r>
                    </w:p>
                  </w:txbxContent>
                </v:textbox>
              </v:shape>
            </w:pict>
          </mc:Fallback>
        </mc:AlternateContent>
      </w:r>
      <w:r w:rsidR="00C13F3E">
        <w:t xml:space="preserve"> </w:t>
      </w:r>
    </w:p>
    <w:p w14:paraId="1339DF94" w14:textId="77777777" w:rsidR="001460F0" w:rsidRDefault="001460F0"/>
    <w:p w14:paraId="56DC1476" w14:textId="77777777" w:rsidR="001460F0" w:rsidRDefault="001460F0"/>
    <w:p w14:paraId="5409E129" w14:textId="77777777" w:rsidR="001460F0" w:rsidRDefault="001460F0"/>
    <w:p w14:paraId="755513EC" w14:textId="77777777" w:rsidR="001460F0" w:rsidRDefault="001460F0"/>
    <w:p w14:paraId="76634698" w14:textId="77777777" w:rsidR="001460F0" w:rsidRDefault="001460F0">
      <w:pPr>
        <w:sectPr w:rsidR="001460F0" w:rsidSect="00B804C2">
          <w:headerReference w:type="even" r:id="rId6"/>
          <w:headerReference w:type="default" r:id="rId7"/>
          <w:headerReference w:type="first" r:id="rId8"/>
          <w:pgSz w:w="11906" w:h="16838"/>
          <w:pgMar w:top="1701" w:right="1701" w:bottom="1417" w:left="1701" w:header="708" w:footer="708" w:gutter="0"/>
          <w:cols w:space="708"/>
          <w:docGrid w:linePitch="360"/>
        </w:sectPr>
      </w:pPr>
    </w:p>
    <w:p w14:paraId="76057053" w14:textId="19017497" w:rsidR="001460F0" w:rsidRDefault="001460F0" w:rsidP="001460F0">
      <w:pPr>
        <w:jc w:val="center"/>
        <w:rPr>
          <w:b/>
        </w:rPr>
      </w:pPr>
      <w:r w:rsidRPr="001460F0">
        <w:rPr>
          <w:b/>
        </w:rPr>
        <w:lastRenderedPageBreak/>
        <w:t>CUMPLIMIENTO DE REQUISITOS MOVIMIENTOS DE PERSONAL - CAMBIO ADMINISTRATIVO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9"/>
        <w:gridCol w:w="609"/>
        <w:gridCol w:w="749"/>
        <w:gridCol w:w="815"/>
        <w:gridCol w:w="1050"/>
        <w:gridCol w:w="1291"/>
        <w:gridCol w:w="979"/>
        <w:gridCol w:w="1374"/>
        <w:gridCol w:w="737"/>
        <w:gridCol w:w="917"/>
        <w:gridCol w:w="1015"/>
        <w:gridCol w:w="855"/>
        <w:gridCol w:w="671"/>
        <w:gridCol w:w="721"/>
        <w:gridCol w:w="659"/>
        <w:gridCol w:w="659"/>
        <w:tblGridChange w:id="39">
          <w:tblGrid>
            <w:gridCol w:w="609"/>
            <w:gridCol w:w="591"/>
            <w:gridCol w:w="18"/>
            <w:gridCol w:w="749"/>
            <w:gridCol w:w="433"/>
            <w:gridCol w:w="382"/>
            <w:gridCol w:w="818"/>
            <w:gridCol w:w="232"/>
            <w:gridCol w:w="968"/>
            <w:gridCol w:w="323"/>
            <w:gridCol w:w="979"/>
            <w:gridCol w:w="658"/>
            <w:gridCol w:w="716"/>
            <w:gridCol w:w="737"/>
            <w:gridCol w:w="917"/>
            <w:gridCol w:w="10"/>
            <w:gridCol w:w="1005"/>
            <w:gridCol w:w="315"/>
            <w:gridCol w:w="540"/>
            <w:gridCol w:w="671"/>
            <w:gridCol w:w="721"/>
            <w:gridCol w:w="588"/>
            <w:gridCol w:w="71"/>
            <w:gridCol w:w="659"/>
            <w:gridCol w:w="470"/>
            <w:gridCol w:w="1200"/>
            <w:gridCol w:w="1900"/>
            <w:gridCol w:w="1620"/>
            <w:gridCol w:w="1200"/>
            <w:gridCol w:w="1200"/>
            <w:gridCol w:w="1200"/>
            <w:gridCol w:w="1200"/>
          </w:tblGrid>
        </w:tblGridChange>
      </w:tblGrid>
      <w:tr w:rsidR="00F24E58" w:rsidRPr="00F24E58" w14:paraId="5CCBFF50" w14:textId="77777777" w:rsidTr="00F24E58">
        <w:trPr>
          <w:trHeight w:val="1200"/>
          <w:ins w:id="40" w:author="María_Nole" w:date="2023-06-14T14:17:00Z"/>
        </w:trPr>
        <w:tc>
          <w:tcPr>
            <w:tcW w:w="2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ACB1430" w14:textId="77777777" w:rsidR="00F24E58" w:rsidRPr="00F24E58" w:rsidRDefault="00F24E58" w:rsidP="00F24E58">
            <w:pPr>
              <w:jc w:val="center"/>
              <w:rPr>
                <w:ins w:id="4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2" w:author="María_Nole" w:date="2023-06-14T14:18:00Z">
                  <w:rPr>
                    <w:ins w:id="4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44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45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AÑO</w:t>
              </w:r>
            </w:ins>
          </w:p>
        </w:tc>
        <w:tc>
          <w:tcPr>
            <w:tcW w:w="2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5BD27809" w14:textId="77777777" w:rsidR="00F24E58" w:rsidRPr="00F24E58" w:rsidRDefault="00F24E58" w:rsidP="00F24E58">
            <w:pPr>
              <w:jc w:val="center"/>
              <w:rPr>
                <w:ins w:id="46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7" w:author="María_Nole" w:date="2023-06-14T14:18:00Z">
                  <w:rPr>
                    <w:ins w:id="48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49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50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NO.</w:t>
              </w:r>
            </w:ins>
          </w:p>
        </w:tc>
        <w:tc>
          <w:tcPr>
            <w:tcW w:w="2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3453E230" w14:textId="77777777" w:rsidR="00F24E58" w:rsidRPr="00F24E58" w:rsidRDefault="00F24E58" w:rsidP="00F24E58">
            <w:pPr>
              <w:jc w:val="center"/>
              <w:rPr>
                <w:ins w:id="5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52" w:author="María_Nole" w:date="2023-06-14T14:18:00Z">
                  <w:rPr>
                    <w:ins w:id="5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54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55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CÉDULA</w:t>
              </w:r>
            </w:ins>
          </w:p>
        </w:tc>
        <w:tc>
          <w:tcPr>
            <w:tcW w:w="2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11191B04" w14:textId="77777777" w:rsidR="00F24E58" w:rsidRPr="00F24E58" w:rsidRDefault="00F24E58" w:rsidP="00F24E58">
            <w:pPr>
              <w:jc w:val="center"/>
              <w:rPr>
                <w:ins w:id="56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57" w:author="María_Nole" w:date="2023-06-14T14:18:00Z">
                  <w:rPr>
                    <w:ins w:id="58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59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60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APELLIDOS Y NOMBRES</w:t>
              </w:r>
            </w:ins>
          </w:p>
        </w:tc>
        <w:tc>
          <w:tcPr>
            <w:tcW w:w="41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0B2E1830" w14:textId="77777777" w:rsidR="00F24E58" w:rsidRPr="00F24E58" w:rsidRDefault="00F24E58" w:rsidP="00F24E58">
            <w:pPr>
              <w:jc w:val="center"/>
              <w:rPr>
                <w:ins w:id="6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62" w:author="María_Nole" w:date="2023-06-14T14:18:00Z">
                  <w:rPr>
                    <w:ins w:id="6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64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65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MODALIDAD LABORAL</w:t>
              </w:r>
            </w:ins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0262919A" w14:textId="77777777" w:rsidR="00F24E58" w:rsidRPr="00F24E58" w:rsidRDefault="00F24E58" w:rsidP="00F24E58">
            <w:pPr>
              <w:jc w:val="center"/>
              <w:rPr>
                <w:ins w:id="66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67" w:author="María_Nole" w:date="2023-06-14T14:18:00Z">
                  <w:rPr>
                    <w:ins w:id="68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69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70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GRUPO OCUPACIONAL</w:t>
              </w:r>
            </w:ins>
          </w:p>
        </w:tc>
        <w:tc>
          <w:tcPr>
            <w:tcW w:w="2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1A788236" w14:textId="77777777" w:rsidR="00F24E58" w:rsidRPr="00F24E58" w:rsidRDefault="00F24E58" w:rsidP="00F24E58">
            <w:pPr>
              <w:jc w:val="center"/>
              <w:rPr>
                <w:ins w:id="7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72" w:author="María_Nole" w:date="2023-06-14T14:18:00Z">
                  <w:rPr>
                    <w:ins w:id="7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74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75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DENOMINACIÓN DEL PUESTO</w:t>
              </w:r>
            </w:ins>
          </w:p>
        </w:tc>
        <w:tc>
          <w:tcPr>
            <w:tcW w:w="2287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noWrap/>
            <w:vAlign w:val="center"/>
            <w:hideMark/>
          </w:tcPr>
          <w:p w14:paraId="1C280D1D" w14:textId="77777777" w:rsidR="00F24E58" w:rsidRPr="00F24E58" w:rsidRDefault="00F24E58" w:rsidP="00F24E58">
            <w:pPr>
              <w:jc w:val="center"/>
              <w:rPr>
                <w:ins w:id="76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77" w:author="María_Nole" w:date="2023-06-14T14:18:00Z">
                  <w:rPr>
                    <w:ins w:id="78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79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80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DOCUMENTOS HABILITANTES - INSTITUCIÓN</w:t>
              </w:r>
            </w:ins>
          </w:p>
        </w:tc>
        <w:tc>
          <w:tcPr>
            <w:tcW w:w="50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478BE48E" w14:textId="77777777" w:rsidR="00F24E58" w:rsidRPr="00F24E58" w:rsidRDefault="00F24E58" w:rsidP="00F24E58">
            <w:pPr>
              <w:jc w:val="center"/>
              <w:rPr>
                <w:ins w:id="8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82" w:author="María_Nole" w:date="2023-06-14T14:18:00Z">
                  <w:rPr>
                    <w:ins w:id="8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84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85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FECHAS DE DURACIÓN</w:t>
              </w:r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86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br/>
                <w:t>(MÁX 10 MESES EN UN AÑO)</w:t>
              </w:r>
            </w:ins>
          </w:p>
        </w:tc>
      </w:tr>
      <w:tr w:rsidR="00F24E58" w:rsidRPr="00F24E58" w14:paraId="0CDA8EDA" w14:textId="77777777" w:rsidTr="00F24E58">
        <w:tblPrEx>
          <w:tblW w:w="5000" w:type="pct"/>
          <w:tblCellMar>
            <w:left w:w="70" w:type="dxa"/>
            <w:right w:w="70" w:type="dxa"/>
          </w:tblCellMar>
          <w:tblPrExChange w:id="87" w:author="María_Nole" w:date="2023-06-14T14:17:00Z">
            <w:tblPrEx>
              <w:tblW w:w="23700" w:type="dxa"/>
              <w:tblCellMar>
                <w:left w:w="70" w:type="dxa"/>
                <w:right w:w="70" w:type="dxa"/>
              </w:tblCellMar>
            </w:tblPrEx>
          </w:tblPrExChange>
        </w:tblPrEx>
        <w:trPr>
          <w:trHeight w:val="1125"/>
          <w:ins w:id="88" w:author="María_Nole" w:date="2023-06-14T14:17:00Z"/>
          <w:trPrChange w:id="89" w:author="María_Nole" w:date="2023-06-14T14:17:00Z">
            <w:trPr>
              <w:trHeight w:val="1125"/>
            </w:trPr>
          </w:trPrChange>
        </w:trPr>
        <w:tc>
          <w:tcPr>
            <w:tcW w:w="2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0" w:author="María_Nole" w:date="2023-06-14T14:17:00Z">
              <w:tcPr>
                <w:tcW w:w="1200" w:type="dxa"/>
                <w:gridSpan w:val="2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90E9734" w14:textId="77777777" w:rsidR="00F24E58" w:rsidRPr="00F24E58" w:rsidRDefault="00F24E58" w:rsidP="00F24E58">
            <w:pPr>
              <w:rPr>
                <w:ins w:id="9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92" w:author="María_Nole" w:date="2023-06-14T14:18:00Z">
                  <w:rPr>
                    <w:ins w:id="9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2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4" w:author="María_Nole" w:date="2023-06-14T14:17:00Z">
              <w:tcPr>
                <w:tcW w:w="1200" w:type="dxa"/>
                <w:gridSpan w:val="3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5FCB5206" w14:textId="77777777" w:rsidR="00F24E58" w:rsidRPr="00F24E58" w:rsidRDefault="00F24E58" w:rsidP="00F24E58">
            <w:pPr>
              <w:rPr>
                <w:ins w:id="95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96" w:author="María_Nole" w:date="2023-06-14T14:18:00Z">
                  <w:rPr>
                    <w:ins w:id="97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2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98" w:author="María_Nole" w:date="2023-06-14T14:17:00Z">
              <w:tcPr>
                <w:tcW w:w="1200" w:type="dxa"/>
                <w:gridSpan w:val="2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1616897F" w14:textId="77777777" w:rsidR="00F24E58" w:rsidRPr="00F24E58" w:rsidRDefault="00F24E58" w:rsidP="00F24E58">
            <w:pPr>
              <w:rPr>
                <w:ins w:id="99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00" w:author="María_Nole" w:date="2023-06-14T14:18:00Z">
                  <w:rPr>
                    <w:ins w:id="101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25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2" w:author="María_Nole" w:date="2023-06-14T14:17:00Z">
              <w:tcPr>
                <w:tcW w:w="1200" w:type="dxa"/>
                <w:gridSpan w:val="2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79A59464" w14:textId="77777777" w:rsidR="00F24E58" w:rsidRPr="00F24E58" w:rsidRDefault="00F24E58" w:rsidP="00F24E58">
            <w:pPr>
              <w:rPr>
                <w:ins w:id="103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04" w:author="María_Nole" w:date="2023-06-14T14:18:00Z">
                  <w:rPr>
                    <w:ins w:id="105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41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06" w:author="María_Nole" w:date="2023-06-14T14:17:00Z">
              <w:tcPr>
                <w:tcW w:w="1960" w:type="dxa"/>
                <w:gridSpan w:val="3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603AB690" w14:textId="77777777" w:rsidR="00F24E58" w:rsidRPr="00F24E58" w:rsidRDefault="00F24E58" w:rsidP="00F24E58">
            <w:pPr>
              <w:rPr>
                <w:ins w:id="107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08" w:author="María_Nole" w:date="2023-06-14T14:18:00Z">
                  <w:rPr>
                    <w:ins w:id="109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10" w:author="María_Nole" w:date="2023-06-14T14:17:00Z">
              <w:tcPr>
                <w:tcW w:w="2380" w:type="dxa"/>
                <w:gridSpan w:val="4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77AA46E" w14:textId="77777777" w:rsidR="00F24E58" w:rsidRPr="00F24E58" w:rsidRDefault="00F24E58" w:rsidP="00F24E58">
            <w:pPr>
              <w:rPr>
                <w:ins w:id="11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12" w:author="María_Nole" w:date="2023-06-14T14:18:00Z">
                  <w:rPr>
                    <w:ins w:id="11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2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  <w:tcPrChange w:id="114" w:author="María_Nole" w:date="2023-06-14T14:17:00Z">
              <w:tcPr>
                <w:tcW w:w="1320" w:type="dxa"/>
                <w:gridSpan w:val="2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</w:tcPrChange>
          </w:tcPr>
          <w:p w14:paraId="4702DBF0" w14:textId="77777777" w:rsidR="00F24E58" w:rsidRPr="00F24E58" w:rsidRDefault="00F24E58" w:rsidP="00F24E58">
            <w:pPr>
              <w:rPr>
                <w:ins w:id="115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16" w:author="María_Nole" w:date="2023-06-14T14:18:00Z">
                  <w:rPr>
                    <w:ins w:id="117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18" w:author="María_Nole" w:date="2023-06-14T14:17:00Z">
              <w:tcPr>
                <w:tcW w:w="2520" w:type="dxa"/>
                <w:gridSpan w:val="4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53BC6712" w14:textId="77777777" w:rsidR="00F24E58" w:rsidRPr="00F24E58" w:rsidRDefault="00F24E58" w:rsidP="00F24E58">
            <w:pPr>
              <w:jc w:val="center"/>
              <w:rPr>
                <w:ins w:id="119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20" w:author="María_Nole" w:date="2023-06-14T14:18:00Z">
                  <w:rPr>
                    <w:ins w:id="121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22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23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REQUERIMIENTO</w:t>
              </w:r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24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br/>
                <w:t>(SI/NO)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25" w:author="María_Nole" w:date="2023-06-14T14:17:00Z">
              <w:tcPr>
                <w:tcW w:w="120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7DCAF20E" w14:textId="77777777" w:rsidR="00F24E58" w:rsidRPr="00F24E58" w:rsidRDefault="00F24E58" w:rsidP="00F24E58">
            <w:pPr>
              <w:jc w:val="center"/>
              <w:rPr>
                <w:ins w:id="126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27" w:author="María_Nole" w:date="2023-06-14T14:18:00Z">
                  <w:rPr>
                    <w:ins w:id="128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29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30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INFORME FAVORABLE DE LA UATH</w:t>
              </w:r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31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br/>
                <w:t>(SI/NO)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32" w:author="María_Nole" w:date="2023-06-14T14:17:00Z">
              <w:tcPr>
                <w:tcW w:w="1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6DB4FF17" w14:textId="77777777" w:rsidR="00F24E58" w:rsidRPr="00F24E58" w:rsidRDefault="00F24E58" w:rsidP="00F24E58">
            <w:pPr>
              <w:jc w:val="center"/>
              <w:rPr>
                <w:ins w:id="133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34" w:author="María_Nole" w:date="2023-06-14T14:18:00Z">
                  <w:rPr>
                    <w:ins w:id="135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36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37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AUTORIZACIÓN DE LA AUTORIDAD NOMINADORA</w:t>
              </w:r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38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br/>
                <w:t>(SI/NO)</w:t>
              </w:r>
            </w:ins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39" w:author="María_Nole" w:date="2023-06-14T14:17:00Z">
              <w:tcPr>
                <w:tcW w:w="19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53AB06DF" w14:textId="77777777" w:rsidR="00F24E58" w:rsidRPr="00F24E58" w:rsidRDefault="00F24E58" w:rsidP="00F24E58">
            <w:pPr>
              <w:jc w:val="center"/>
              <w:rPr>
                <w:ins w:id="140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41" w:author="María_Nole" w:date="2023-06-14T14:18:00Z">
                  <w:rPr>
                    <w:ins w:id="142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43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44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ACEPTACIÓN PREVIA DEL SERVIDOR</w:t>
              </w:r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45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br/>
                <w:t xml:space="preserve"> (CUANDO ES A UN LUGAR DISTINTO AL DOMICILIO )</w:t>
              </w:r>
            </w:ins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46" w:author="María_Nole" w:date="2023-06-14T14:17:00Z">
              <w:tcPr>
                <w:tcW w:w="162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63337A0B" w14:textId="77777777" w:rsidR="00F24E58" w:rsidRPr="00F24E58" w:rsidRDefault="00F24E58" w:rsidP="00F24E58">
            <w:pPr>
              <w:jc w:val="center"/>
              <w:rPr>
                <w:ins w:id="147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48" w:author="María_Nole" w:date="2023-06-14T14:18:00Z">
                  <w:rPr>
                    <w:ins w:id="149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50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51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ASIGNACIÓN DE FUNCIONES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52" w:author="María_Nole" w:date="2023-06-14T14:17:00Z">
              <w:tcPr>
                <w:tcW w:w="1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48DDDA74" w14:textId="77777777" w:rsidR="00F24E58" w:rsidRPr="00F24E58" w:rsidRDefault="00F24E58" w:rsidP="00F24E58">
            <w:pPr>
              <w:jc w:val="center"/>
              <w:rPr>
                <w:ins w:id="153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54" w:author="María_Nole" w:date="2023-06-14T14:18:00Z">
                  <w:rPr>
                    <w:ins w:id="155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56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57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ACCIÓN DE PERSONAL DE INICIO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58" w:author="María_Nole" w:date="2023-06-14T14:17:00Z">
              <w:tcPr>
                <w:tcW w:w="1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0212618C" w14:textId="77777777" w:rsidR="00F24E58" w:rsidRPr="00F24E58" w:rsidRDefault="00F24E58" w:rsidP="00F24E58">
            <w:pPr>
              <w:jc w:val="center"/>
              <w:rPr>
                <w:ins w:id="159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60" w:author="María_Nole" w:date="2023-06-14T14:18:00Z">
                  <w:rPr>
                    <w:ins w:id="161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62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63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ACCIÓN DE PERSONAL REINTEGRO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64" w:author="María_Nole" w:date="2023-06-14T14:17:00Z">
              <w:tcPr>
                <w:tcW w:w="1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1634DD54" w14:textId="77777777" w:rsidR="00F24E58" w:rsidRPr="00F24E58" w:rsidRDefault="00F24E58" w:rsidP="00F24E58">
            <w:pPr>
              <w:jc w:val="center"/>
              <w:rPr>
                <w:ins w:id="165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66" w:author="María_Nole" w:date="2023-06-14T14:18:00Z">
                  <w:rPr>
                    <w:ins w:id="167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68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69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DESDE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  <w:tcPrChange w:id="170" w:author="María_Nole" w:date="2023-06-14T14:17:00Z">
              <w:tcPr>
                <w:tcW w:w="120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FFFFFF" w:fill="D9D9D9"/>
                <w:vAlign w:val="center"/>
                <w:hideMark/>
              </w:tcPr>
            </w:tcPrChange>
          </w:tcPr>
          <w:p w14:paraId="051B8C1B" w14:textId="77777777" w:rsidR="00F24E58" w:rsidRPr="00F24E58" w:rsidRDefault="00F24E58" w:rsidP="00F24E58">
            <w:pPr>
              <w:jc w:val="center"/>
              <w:rPr>
                <w:ins w:id="171" w:author="María_Nole" w:date="2023-06-14T14:17:00Z"/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172" w:author="María_Nole" w:date="2023-06-14T14:18:00Z">
                  <w:rPr>
                    <w:ins w:id="173" w:author="María_Nole" w:date="2023-06-14T14:17:00Z"/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74" w:author="María_Nole" w:date="2023-06-14T14:17:00Z">
              <w:r w:rsidRPr="00F24E58">
                <w:rPr>
                  <w:rFonts w:asciiTheme="minorHAnsi" w:hAnsiTheme="minorHAnsi" w:cstheme="minorHAnsi"/>
                  <w:b/>
                  <w:bCs/>
                  <w:color w:val="000000"/>
                  <w:sz w:val="12"/>
                  <w:szCs w:val="12"/>
                  <w:lang w:val="es-EC" w:eastAsia="es-EC"/>
                  <w:rPrChange w:id="175" w:author="María_Nole" w:date="2023-06-14T14:18:00Z">
                    <w:rPr>
                      <w:rFonts w:ascii="Calibri" w:hAnsi="Calibri" w:cs="Calibri"/>
                      <w:b/>
                      <w:bCs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HASTA</w:t>
              </w:r>
            </w:ins>
          </w:p>
        </w:tc>
      </w:tr>
      <w:tr w:rsidR="00F24E58" w:rsidRPr="00F24E58" w14:paraId="7183F949" w14:textId="77777777" w:rsidTr="00F24E58">
        <w:trPr>
          <w:trHeight w:val="1500"/>
          <w:ins w:id="176" w:author="María_Nole" w:date="2023-06-14T14:17:00Z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6E6A9" w14:textId="77777777" w:rsidR="00F24E58" w:rsidRPr="00F24E58" w:rsidRDefault="00F24E58" w:rsidP="00F24E58">
            <w:pPr>
              <w:jc w:val="right"/>
              <w:rPr>
                <w:ins w:id="17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178" w:author="María_Nole" w:date="2023-06-14T14:18:00Z">
                  <w:rPr>
                    <w:ins w:id="179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18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181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2021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BB458" w14:textId="77777777" w:rsidR="00F24E58" w:rsidRPr="00F24E58" w:rsidRDefault="00F24E58" w:rsidP="00F24E58">
            <w:pPr>
              <w:jc w:val="right"/>
              <w:rPr>
                <w:ins w:id="18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183" w:author="María_Nole" w:date="2023-06-14T14:18:00Z">
                  <w:rPr>
                    <w:ins w:id="184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18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186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1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24A5E" w14:textId="77777777" w:rsidR="00F24E58" w:rsidRPr="00F24E58" w:rsidRDefault="00F24E58" w:rsidP="00F24E58">
            <w:pPr>
              <w:rPr>
                <w:ins w:id="18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188" w:author="María_Nole" w:date="2023-06-14T14:18:00Z">
                  <w:rPr>
                    <w:ins w:id="189" w:author="María_Nole" w:date="2023-06-14T14:17:00Z"/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9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191" w:author="María_Nole" w:date="2023-06-14T14:18:00Z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1900327600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BCD0B" w14:textId="77777777" w:rsidR="00F24E58" w:rsidRPr="00F24E58" w:rsidRDefault="00F24E58" w:rsidP="00F24E58">
            <w:pPr>
              <w:jc w:val="center"/>
              <w:rPr>
                <w:ins w:id="19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193" w:author="María_Nole" w:date="2023-06-14T14:18:00Z">
                  <w:rPr>
                    <w:ins w:id="194" w:author="María_Nole" w:date="2023-06-14T14:17:00Z"/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19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196" w:author="María_Nole" w:date="2023-06-14T14:18:00Z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CASTILLO TORRES ROSA ISABEL</w:t>
              </w:r>
            </w:ins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F11D" w14:textId="77777777" w:rsidR="00F24E58" w:rsidRPr="00F24E58" w:rsidRDefault="00F24E58" w:rsidP="00F24E58">
            <w:pPr>
              <w:rPr>
                <w:ins w:id="19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198" w:author="María_Nole" w:date="2023-06-14T14:18:00Z">
                  <w:rPr>
                    <w:ins w:id="199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0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01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 xml:space="preserve">NOMBRAMIENTO </w:t>
              </w:r>
            </w:ins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4CFE8BD" w14:textId="77777777" w:rsidR="00F24E58" w:rsidRPr="00F24E58" w:rsidRDefault="00F24E58" w:rsidP="00F24E58">
            <w:pPr>
              <w:jc w:val="center"/>
              <w:rPr>
                <w:ins w:id="20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03" w:author="María_Nole" w:date="2023-06-14T14:18:00Z">
                  <w:rPr>
                    <w:ins w:id="204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0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06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SERVIDOR PUBLICO 5 DE LA SALUD</w:t>
              </w:r>
            </w:ins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20503D" w14:textId="77777777" w:rsidR="00F24E58" w:rsidRPr="00F24E58" w:rsidRDefault="00F24E58" w:rsidP="00F24E58">
            <w:pPr>
              <w:jc w:val="center"/>
              <w:rPr>
                <w:ins w:id="20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08" w:author="María_Nole" w:date="2023-06-14T14:18:00Z">
                  <w:rPr>
                    <w:ins w:id="209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1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11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ENFERMERO 3</w:t>
              </w:r>
            </w:ins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2E2C3" w14:textId="77777777" w:rsidR="00F24E58" w:rsidRPr="00F24E58" w:rsidRDefault="00F24E58" w:rsidP="00F24E58">
            <w:pPr>
              <w:rPr>
                <w:ins w:id="21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13" w:author="María_Nole" w:date="2023-06-14T14:18:00Z">
                  <w:rPr>
                    <w:ins w:id="214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1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16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2524B" w14:textId="77777777" w:rsidR="00F24E58" w:rsidRPr="00F24E58" w:rsidRDefault="00F24E58" w:rsidP="00F24E58">
            <w:pPr>
              <w:rPr>
                <w:ins w:id="21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18" w:author="María_Nole" w:date="2023-06-14T14:18:00Z">
                  <w:rPr>
                    <w:ins w:id="219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2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21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BE00A" w14:textId="77777777" w:rsidR="00F24E58" w:rsidRPr="00F24E58" w:rsidRDefault="00F24E58" w:rsidP="00F24E58">
            <w:pPr>
              <w:rPr>
                <w:ins w:id="22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23" w:author="María_Nole" w:date="2023-06-14T14:18:00Z">
                  <w:rPr>
                    <w:ins w:id="224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2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26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9C79" w14:textId="77777777" w:rsidR="00F24E58" w:rsidRPr="00F24E58" w:rsidRDefault="00F24E58" w:rsidP="00F24E58">
            <w:pPr>
              <w:rPr>
                <w:ins w:id="22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28" w:author="María_Nole" w:date="2023-06-14T14:18:00Z">
                  <w:rPr>
                    <w:ins w:id="229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3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31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N/A</w:t>
              </w:r>
            </w:ins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5BAAF" w14:textId="77777777" w:rsidR="00F24E58" w:rsidRPr="00F24E58" w:rsidRDefault="00F24E58" w:rsidP="00F24E58">
            <w:pPr>
              <w:rPr>
                <w:ins w:id="23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33" w:author="María_Nole" w:date="2023-06-14T14:18:00Z">
                  <w:rPr>
                    <w:ins w:id="234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3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36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6E32" w14:textId="77777777" w:rsidR="00F24E58" w:rsidRPr="00F24E58" w:rsidRDefault="00F24E58" w:rsidP="00F24E58">
            <w:pPr>
              <w:rPr>
                <w:ins w:id="23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38" w:author="María_Nole" w:date="2023-06-14T14:18:00Z">
                  <w:rPr>
                    <w:ins w:id="239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4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41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247E" w14:textId="77777777" w:rsidR="00F24E58" w:rsidRPr="00F24E58" w:rsidRDefault="00F24E58" w:rsidP="00F24E58">
            <w:pPr>
              <w:rPr>
                <w:ins w:id="24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43" w:author="María_Nole" w:date="2023-06-14T14:18:00Z">
                  <w:rPr>
                    <w:ins w:id="244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4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46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NO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3D5B0" w14:textId="77777777" w:rsidR="00F24E58" w:rsidRPr="00F24E58" w:rsidRDefault="00F24E58" w:rsidP="00F24E58">
            <w:pPr>
              <w:jc w:val="right"/>
              <w:rPr>
                <w:ins w:id="247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48" w:author="María_Nole" w:date="2023-06-14T14:18:00Z">
                  <w:rPr>
                    <w:ins w:id="249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50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51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1/1/2021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9613A" w14:textId="77777777" w:rsidR="00F24E58" w:rsidRPr="00F24E58" w:rsidRDefault="00F24E58" w:rsidP="00F24E58">
            <w:pPr>
              <w:rPr>
                <w:ins w:id="252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53" w:author="María_Nole" w:date="2023-06-14T14:18:00Z">
                  <w:rPr>
                    <w:ins w:id="254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55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56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 </w:t>
              </w:r>
            </w:ins>
          </w:p>
        </w:tc>
      </w:tr>
      <w:tr w:rsidR="00F24E58" w:rsidRPr="00F24E58" w14:paraId="02F5A025" w14:textId="77777777" w:rsidTr="00F24E58">
        <w:trPr>
          <w:trHeight w:val="1500"/>
          <w:ins w:id="257" w:author="María_Nole" w:date="2023-06-14T14:17:00Z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523D" w14:textId="77777777" w:rsidR="00F24E58" w:rsidRPr="00F24E58" w:rsidRDefault="00F24E58" w:rsidP="00F24E58">
            <w:pPr>
              <w:jc w:val="right"/>
              <w:rPr>
                <w:ins w:id="25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59" w:author="María_Nole" w:date="2023-06-14T14:18:00Z">
                  <w:rPr>
                    <w:ins w:id="260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6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62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2021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2DD94" w14:textId="77777777" w:rsidR="00F24E58" w:rsidRPr="00F24E58" w:rsidRDefault="00F24E58" w:rsidP="00F24E58">
            <w:pPr>
              <w:jc w:val="right"/>
              <w:rPr>
                <w:ins w:id="26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64" w:author="María_Nole" w:date="2023-06-14T14:18:00Z">
                  <w:rPr>
                    <w:ins w:id="265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6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67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2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B5481" w14:textId="77777777" w:rsidR="00F24E58" w:rsidRPr="00F24E58" w:rsidRDefault="00F24E58" w:rsidP="00F24E58">
            <w:pPr>
              <w:jc w:val="right"/>
              <w:rPr>
                <w:ins w:id="26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69" w:author="María_Nole" w:date="2023-06-14T14:18:00Z">
                  <w:rPr>
                    <w:ins w:id="270" w:author="María_Nole" w:date="2023-06-14T14:17:00Z"/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27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72" w:author="María_Nole" w:date="2023-06-14T14:18:00Z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1102626254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E59542" w14:textId="77777777" w:rsidR="00F24E58" w:rsidRPr="00F24E58" w:rsidRDefault="00F24E58" w:rsidP="00F24E58">
            <w:pPr>
              <w:jc w:val="center"/>
              <w:rPr>
                <w:ins w:id="27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74" w:author="María_Nole" w:date="2023-06-14T14:18:00Z">
                  <w:rPr>
                    <w:ins w:id="275" w:author="María_Nole" w:date="2023-06-14T14:17:00Z"/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27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77" w:author="María_Nole" w:date="2023-06-14T14:18:00Z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CORDOVA MONTESINOS JOSE ANTONIO</w:t>
              </w:r>
            </w:ins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BC7E4" w14:textId="77777777" w:rsidR="00F24E58" w:rsidRPr="00F24E58" w:rsidRDefault="00F24E58" w:rsidP="00F24E58">
            <w:pPr>
              <w:rPr>
                <w:ins w:id="27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79" w:author="María_Nole" w:date="2023-06-14T14:18:00Z">
                  <w:rPr>
                    <w:ins w:id="280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8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82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 xml:space="preserve">NOMBRAMIENTO </w:t>
              </w:r>
            </w:ins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D50312C" w14:textId="77777777" w:rsidR="00F24E58" w:rsidRPr="00F24E58" w:rsidRDefault="00F24E58" w:rsidP="00F24E58">
            <w:pPr>
              <w:jc w:val="center"/>
              <w:rPr>
                <w:ins w:id="28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84" w:author="María_Nole" w:date="2023-06-14T14:18:00Z">
                  <w:rPr>
                    <w:ins w:id="285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8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87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SERVIDOR PUBLICO 9 DE LA SALUD</w:t>
              </w:r>
            </w:ins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7B396E" w14:textId="77777777" w:rsidR="00F24E58" w:rsidRPr="00F24E58" w:rsidRDefault="00F24E58" w:rsidP="00F24E58">
            <w:pPr>
              <w:jc w:val="center"/>
              <w:rPr>
                <w:ins w:id="28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89" w:author="María_Nole" w:date="2023-06-14T14:18:00Z">
                  <w:rPr>
                    <w:ins w:id="290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9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92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MEDICO GENERAL  DE PRIMER NIVEL DE ATENCIÓN 2</w:t>
              </w:r>
            </w:ins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6FFA3" w14:textId="77777777" w:rsidR="00F24E58" w:rsidRPr="00F24E58" w:rsidRDefault="00F24E58" w:rsidP="00F24E58">
            <w:pPr>
              <w:rPr>
                <w:ins w:id="29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94" w:author="María_Nole" w:date="2023-06-14T14:18:00Z">
                  <w:rPr>
                    <w:ins w:id="295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29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297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 xml:space="preserve">SI 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9DF6B" w14:textId="77777777" w:rsidR="00F24E58" w:rsidRPr="00F24E58" w:rsidRDefault="00F24E58" w:rsidP="00F24E58">
            <w:pPr>
              <w:rPr>
                <w:ins w:id="29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299" w:author="María_Nole" w:date="2023-06-14T14:18:00Z">
                  <w:rPr>
                    <w:ins w:id="300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0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02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BF1F" w14:textId="77777777" w:rsidR="00F24E58" w:rsidRPr="00F24E58" w:rsidRDefault="00F24E58" w:rsidP="00F24E58">
            <w:pPr>
              <w:rPr>
                <w:ins w:id="30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04" w:author="María_Nole" w:date="2023-06-14T14:18:00Z">
                  <w:rPr>
                    <w:ins w:id="305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0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07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EB64" w14:textId="77777777" w:rsidR="00F24E58" w:rsidRPr="00F24E58" w:rsidRDefault="00F24E58" w:rsidP="00F24E58">
            <w:pPr>
              <w:rPr>
                <w:ins w:id="30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09" w:author="María_Nole" w:date="2023-06-14T14:18:00Z">
                  <w:rPr>
                    <w:ins w:id="310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1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12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 xml:space="preserve">N/A </w:t>
              </w:r>
            </w:ins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4114" w14:textId="77777777" w:rsidR="00F24E58" w:rsidRPr="00F24E58" w:rsidRDefault="00F24E58" w:rsidP="00F24E58">
            <w:pPr>
              <w:rPr>
                <w:ins w:id="31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14" w:author="María_Nole" w:date="2023-06-14T14:18:00Z">
                  <w:rPr>
                    <w:ins w:id="315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1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17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08FBB" w14:textId="77777777" w:rsidR="00F24E58" w:rsidRPr="00F24E58" w:rsidRDefault="00F24E58" w:rsidP="00F24E58">
            <w:pPr>
              <w:rPr>
                <w:ins w:id="31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19" w:author="María_Nole" w:date="2023-06-14T14:18:00Z">
                  <w:rPr>
                    <w:ins w:id="320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2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22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6CF53" w14:textId="77777777" w:rsidR="00F24E58" w:rsidRPr="00F24E58" w:rsidRDefault="00F24E58" w:rsidP="00F24E58">
            <w:pPr>
              <w:rPr>
                <w:ins w:id="32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24" w:author="María_Nole" w:date="2023-06-14T14:18:00Z">
                  <w:rPr>
                    <w:ins w:id="325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2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27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NO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C8D8D" w14:textId="77777777" w:rsidR="00F24E58" w:rsidRPr="00F24E58" w:rsidRDefault="00F24E58" w:rsidP="00F24E58">
            <w:pPr>
              <w:jc w:val="right"/>
              <w:rPr>
                <w:ins w:id="328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29" w:author="María_Nole" w:date="2023-06-14T14:18:00Z">
                  <w:rPr>
                    <w:ins w:id="330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31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32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21/9/2021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F315D" w14:textId="77777777" w:rsidR="00F24E58" w:rsidRPr="00F24E58" w:rsidRDefault="00F24E58" w:rsidP="00F24E58">
            <w:pPr>
              <w:rPr>
                <w:ins w:id="333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34" w:author="María_Nole" w:date="2023-06-14T14:18:00Z">
                  <w:rPr>
                    <w:ins w:id="335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36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37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 </w:t>
              </w:r>
            </w:ins>
          </w:p>
        </w:tc>
      </w:tr>
      <w:tr w:rsidR="00F24E58" w:rsidRPr="00F24E58" w14:paraId="3E876295" w14:textId="77777777" w:rsidTr="00F24E58">
        <w:trPr>
          <w:trHeight w:val="1500"/>
          <w:ins w:id="338" w:author="María_Nole" w:date="2023-06-14T14:17:00Z"/>
        </w:trPr>
        <w:tc>
          <w:tcPr>
            <w:tcW w:w="25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D5986" w14:textId="77777777" w:rsidR="00F24E58" w:rsidRPr="00F24E58" w:rsidRDefault="00F24E58" w:rsidP="00F24E58">
            <w:pPr>
              <w:jc w:val="right"/>
              <w:rPr>
                <w:ins w:id="33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40" w:author="María_Nole" w:date="2023-06-14T14:18:00Z">
                  <w:rPr>
                    <w:ins w:id="341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4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43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2022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0385C" w14:textId="77777777" w:rsidR="00F24E58" w:rsidRPr="00F24E58" w:rsidRDefault="00F24E58" w:rsidP="00F24E58">
            <w:pPr>
              <w:jc w:val="right"/>
              <w:rPr>
                <w:ins w:id="34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45" w:author="María_Nole" w:date="2023-06-14T14:18:00Z">
                  <w:rPr>
                    <w:ins w:id="346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4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48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3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EE142" w14:textId="77777777" w:rsidR="00F24E58" w:rsidRPr="00F24E58" w:rsidRDefault="00F24E58" w:rsidP="00F24E58">
            <w:pPr>
              <w:jc w:val="right"/>
              <w:rPr>
                <w:ins w:id="34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50" w:author="María_Nole" w:date="2023-06-14T14:18:00Z">
                  <w:rPr>
                    <w:ins w:id="351" w:author="María_Nole" w:date="2023-06-14T14:17:00Z"/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35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53" w:author="María_Nole" w:date="2023-06-14T14:18:00Z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1103351068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497E3" w14:textId="77777777" w:rsidR="00F24E58" w:rsidRPr="00F24E58" w:rsidRDefault="00F24E58" w:rsidP="00F24E58">
            <w:pPr>
              <w:rPr>
                <w:ins w:id="35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55" w:author="María_Nole" w:date="2023-06-14T14:18:00Z">
                  <w:rPr>
                    <w:ins w:id="356" w:author="María_Nole" w:date="2023-06-14T14:17:00Z"/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ins w:id="35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58" w:author="María_Nole" w:date="2023-06-14T14:18:00Z">
                    <w:rPr>
                      <w:rFonts w:ascii="Calibri" w:hAnsi="Calibri" w:cs="Calibri"/>
                      <w:color w:val="000000"/>
                      <w:sz w:val="16"/>
                      <w:szCs w:val="16"/>
                      <w:lang w:val="es-EC" w:eastAsia="es-EC"/>
                    </w:rPr>
                  </w:rPrChange>
                </w:rPr>
                <w:t>CHAMBA LOJA LIDIA ROCIO</w:t>
              </w:r>
            </w:ins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C36C" w14:textId="77777777" w:rsidR="00F24E58" w:rsidRPr="00F24E58" w:rsidRDefault="00F24E58" w:rsidP="00F24E58">
            <w:pPr>
              <w:rPr>
                <w:ins w:id="35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60" w:author="María_Nole" w:date="2023-06-14T14:18:00Z">
                  <w:rPr>
                    <w:ins w:id="361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6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63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 xml:space="preserve">NOMBRAMIENTO </w:t>
              </w:r>
            </w:ins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5ECC58C" w14:textId="77777777" w:rsidR="00F24E58" w:rsidRPr="00F24E58" w:rsidRDefault="00F24E58" w:rsidP="00F24E58">
            <w:pPr>
              <w:jc w:val="center"/>
              <w:rPr>
                <w:ins w:id="36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65" w:author="María_Nole" w:date="2023-06-14T14:18:00Z">
                  <w:rPr>
                    <w:ins w:id="366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6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68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SERVIDOR PUBLICO 9 DE LA SALUD</w:t>
              </w:r>
            </w:ins>
          </w:p>
        </w:tc>
        <w:tc>
          <w:tcPr>
            <w:tcW w:w="2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63785A" w14:textId="77777777" w:rsidR="00F24E58" w:rsidRPr="00F24E58" w:rsidRDefault="00F24E58" w:rsidP="00F24E58">
            <w:pPr>
              <w:jc w:val="center"/>
              <w:rPr>
                <w:ins w:id="36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70" w:author="María_Nole" w:date="2023-06-14T14:18:00Z">
                  <w:rPr>
                    <w:ins w:id="371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7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73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MEDICO GENERAL  DE PRIMER NIVEL DE ATENCIÓN 2</w:t>
              </w:r>
            </w:ins>
          </w:p>
        </w:tc>
        <w:tc>
          <w:tcPr>
            <w:tcW w:w="53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D157F" w14:textId="77777777" w:rsidR="00F24E58" w:rsidRPr="00F24E58" w:rsidRDefault="00F24E58" w:rsidP="00F24E58">
            <w:pPr>
              <w:rPr>
                <w:ins w:id="37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75" w:author="María_Nole" w:date="2023-06-14T14:18:00Z">
                  <w:rPr>
                    <w:ins w:id="376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7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78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NO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E8C45" w14:textId="77777777" w:rsidR="00F24E58" w:rsidRPr="00F24E58" w:rsidRDefault="00F24E58" w:rsidP="00F24E58">
            <w:pPr>
              <w:rPr>
                <w:ins w:id="37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80" w:author="María_Nole" w:date="2023-06-14T14:18:00Z">
                  <w:rPr>
                    <w:ins w:id="381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8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83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7F275" w14:textId="77777777" w:rsidR="00F24E58" w:rsidRPr="00F24E58" w:rsidRDefault="00F24E58" w:rsidP="00F24E58">
            <w:pPr>
              <w:rPr>
                <w:ins w:id="38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85" w:author="María_Nole" w:date="2023-06-14T14:18:00Z">
                  <w:rPr>
                    <w:ins w:id="386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8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88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D3F9B" w14:textId="77777777" w:rsidR="00F24E58" w:rsidRPr="00F24E58" w:rsidRDefault="00F24E58" w:rsidP="00F24E58">
            <w:pPr>
              <w:rPr>
                <w:ins w:id="38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90" w:author="María_Nole" w:date="2023-06-14T14:18:00Z">
                  <w:rPr>
                    <w:ins w:id="391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9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93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N/A</w:t>
              </w:r>
            </w:ins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F3A0" w14:textId="77777777" w:rsidR="00F24E58" w:rsidRPr="00F24E58" w:rsidRDefault="00F24E58" w:rsidP="00F24E58">
            <w:pPr>
              <w:rPr>
                <w:ins w:id="39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395" w:author="María_Nole" w:date="2023-06-14T14:18:00Z">
                  <w:rPr>
                    <w:ins w:id="396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39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398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NO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248E" w14:textId="77777777" w:rsidR="00F24E58" w:rsidRPr="00F24E58" w:rsidRDefault="00F24E58" w:rsidP="00F24E58">
            <w:pPr>
              <w:rPr>
                <w:ins w:id="39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00" w:author="María_Nole" w:date="2023-06-14T14:18:00Z">
                  <w:rPr>
                    <w:ins w:id="401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40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403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36DA" w14:textId="77777777" w:rsidR="00F24E58" w:rsidRPr="00F24E58" w:rsidRDefault="00F24E58" w:rsidP="00F24E58">
            <w:pPr>
              <w:rPr>
                <w:ins w:id="40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05" w:author="María_Nole" w:date="2023-06-14T14:18:00Z">
                  <w:rPr>
                    <w:ins w:id="406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40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408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SI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05D1" w14:textId="77777777" w:rsidR="00F24E58" w:rsidRPr="00F24E58" w:rsidRDefault="00F24E58" w:rsidP="00F24E58">
            <w:pPr>
              <w:jc w:val="right"/>
              <w:rPr>
                <w:ins w:id="409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10" w:author="María_Nole" w:date="2023-06-14T14:18:00Z">
                  <w:rPr>
                    <w:ins w:id="411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412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413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1/10/2022</w:t>
              </w:r>
            </w:ins>
          </w:p>
        </w:tc>
        <w:tc>
          <w:tcPr>
            <w:tcW w:w="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3D461" w14:textId="77777777" w:rsidR="00F24E58" w:rsidRPr="00F24E58" w:rsidRDefault="00F24E58" w:rsidP="00F24E58">
            <w:pPr>
              <w:jc w:val="right"/>
              <w:rPr>
                <w:ins w:id="414" w:author="María_Nole" w:date="2023-06-14T14:17:00Z"/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15" w:author="María_Nole" w:date="2023-06-14T14:18:00Z">
                  <w:rPr>
                    <w:ins w:id="416" w:author="María_Nole" w:date="2023-06-14T14:17:00Z"/>
                    <w:rFonts w:ascii="Calibri" w:hAnsi="Calibri" w:cs="Calibri"/>
                    <w:color w:val="000000"/>
                    <w:sz w:val="22"/>
                    <w:szCs w:val="22"/>
                    <w:lang w:val="es-EC" w:eastAsia="es-EC"/>
                  </w:rPr>
                </w:rPrChange>
              </w:rPr>
            </w:pPr>
            <w:ins w:id="417" w:author="María_Nole" w:date="2023-06-14T14:17:00Z">
              <w:r w:rsidRPr="00F24E58">
                <w:rPr>
                  <w:rFonts w:asciiTheme="minorHAnsi" w:hAnsiTheme="minorHAnsi" w:cstheme="minorHAnsi"/>
                  <w:color w:val="000000"/>
                  <w:sz w:val="12"/>
                  <w:szCs w:val="12"/>
                  <w:lang w:val="es-EC" w:eastAsia="es-EC"/>
                  <w:rPrChange w:id="418" w:author="María_Nole" w:date="2023-06-14T14:18:00Z"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EC" w:eastAsia="es-EC"/>
                    </w:rPr>
                  </w:rPrChange>
                </w:rPr>
                <w:t>31/7/2023</w:t>
              </w:r>
            </w:ins>
          </w:p>
        </w:tc>
      </w:tr>
    </w:tbl>
    <w:p w14:paraId="67E27196" w14:textId="77777777" w:rsidR="001460F0" w:rsidRDefault="001460F0" w:rsidP="001460F0">
      <w:pPr>
        <w:jc w:val="center"/>
        <w:rPr>
          <w:b/>
        </w:rPr>
      </w:pPr>
    </w:p>
    <w:p w14:paraId="752C7230" w14:textId="77777777" w:rsidR="001460F0" w:rsidRDefault="001460F0" w:rsidP="001460F0">
      <w:pPr>
        <w:jc w:val="center"/>
        <w:rPr>
          <w:b/>
        </w:rPr>
      </w:pPr>
    </w:p>
    <w:p w14:paraId="1F2AC116" w14:textId="77777777" w:rsidR="001460F0" w:rsidRPr="00B43D51" w:rsidRDefault="001460F0" w:rsidP="001460F0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sz w:val="14"/>
          <w:szCs w:val="14"/>
        </w:rPr>
        <w:t>FUENTE:</w:t>
      </w:r>
      <w:r>
        <w:rPr>
          <w:rFonts w:asciiTheme="minorHAnsi" w:hAnsiTheme="minorHAnsi" w:cstheme="minorHAnsi"/>
          <w:b/>
          <w:sz w:val="14"/>
          <w:szCs w:val="14"/>
          <w:lang w:val="es-EC"/>
        </w:rPr>
        <w:t xml:space="preserve"> Coordinación Zonal 7 Salud</w:t>
      </w:r>
    </w:p>
    <w:p w14:paraId="463E38A4" w14:textId="77777777" w:rsidR="001460F0" w:rsidRPr="00B43D51" w:rsidRDefault="001460F0" w:rsidP="001460F0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ELABORADO POR: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 xml:space="preserve">Dirección de  Gestión de Control del Servicio Público </w:t>
      </w:r>
    </w:p>
    <w:p w14:paraId="5C0FC8A3" w14:textId="77777777" w:rsidR="001460F0" w:rsidRPr="00B43D51" w:rsidRDefault="001460F0" w:rsidP="001460F0">
      <w:pPr>
        <w:pStyle w:val="Prrafodelista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Theme="minorHAnsi" w:hAnsiTheme="minorHAnsi" w:cstheme="minorHAnsi"/>
          <w:bCs/>
          <w:color w:val="000000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FECHA DE CORTE: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>Marzo 2023</w:t>
      </w:r>
    </w:p>
    <w:p w14:paraId="37324917" w14:textId="77777777" w:rsidR="001460F0" w:rsidRDefault="001460F0" w:rsidP="001460F0">
      <w:pPr>
        <w:jc w:val="center"/>
        <w:rPr>
          <w:b/>
        </w:rPr>
      </w:pPr>
    </w:p>
    <w:p w14:paraId="1B3009B1" w14:textId="77777777" w:rsidR="006C67CE" w:rsidRDefault="006C67CE" w:rsidP="001460F0">
      <w:pPr>
        <w:jc w:val="center"/>
        <w:rPr>
          <w:b/>
        </w:rPr>
      </w:pPr>
    </w:p>
    <w:p w14:paraId="1CF07C9B" w14:textId="77777777" w:rsidR="006C67CE" w:rsidRDefault="006C67CE" w:rsidP="001460F0">
      <w:pPr>
        <w:jc w:val="center"/>
        <w:rPr>
          <w:b/>
        </w:rPr>
      </w:pPr>
    </w:p>
    <w:p w14:paraId="50E90DB7" w14:textId="77777777" w:rsidR="006C67CE" w:rsidRDefault="006C67CE" w:rsidP="001460F0">
      <w:pPr>
        <w:jc w:val="center"/>
        <w:rPr>
          <w:b/>
        </w:rPr>
      </w:pPr>
    </w:p>
    <w:p w14:paraId="17C0034B" w14:textId="77777777" w:rsidR="006C67CE" w:rsidRDefault="006C67CE" w:rsidP="001460F0">
      <w:pPr>
        <w:jc w:val="center"/>
        <w:rPr>
          <w:b/>
        </w:rPr>
      </w:pPr>
    </w:p>
    <w:p w14:paraId="3C4B179B" w14:textId="77777777" w:rsidR="006C67CE" w:rsidRDefault="006C67CE" w:rsidP="001460F0">
      <w:pPr>
        <w:jc w:val="center"/>
        <w:rPr>
          <w:b/>
        </w:rPr>
      </w:pPr>
    </w:p>
    <w:p w14:paraId="27D57A77" w14:textId="77777777" w:rsidR="006C67CE" w:rsidRDefault="006C67CE" w:rsidP="001460F0">
      <w:pPr>
        <w:jc w:val="center"/>
        <w:rPr>
          <w:b/>
        </w:rPr>
      </w:pPr>
    </w:p>
    <w:p w14:paraId="43C7E2F3" w14:textId="77777777" w:rsidR="006C67CE" w:rsidRDefault="006C67CE" w:rsidP="001460F0">
      <w:pPr>
        <w:jc w:val="center"/>
        <w:rPr>
          <w:b/>
        </w:rPr>
      </w:pPr>
    </w:p>
    <w:p w14:paraId="665A5533" w14:textId="77777777" w:rsidR="006C67CE" w:rsidRDefault="006C67CE" w:rsidP="001460F0">
      <w:pPr>
        <w:jc w:val="center"/>
        <w:rPr>
          <w:b/>
        </w:rPr>
      </w:pPr>
    </w:p>
    <w:p w14:paraId="328365F6" w14:textId="77777777" w:rsidR="006C67CE" w:rsidRDefault="006C67CE" w:rsidP="001460F0">
      <w:pPr>
        <w:jc w:val="center"/>
        <w:rPr>
          <w:b/>
        </w:rPr>
      </w:pPr>
    </w:p>
    <w:p w14:paraId="75EB5F70" w14:textId="77777777" w:rsidR="006C67CE" w:rsidRDefault="006C67CE" w:rsidP="001460F0">
      <w:pPr>
        <w:jc w:val="center"/>
        <w:rPr>
          <w:b/>
        </w:rPr>
      </w:pPr>
    </w:p>
    <w:p w14:paraId="19F51A5B" w14:textId="1C55B0B0" w:rsidR="006C67CE" w:rsidRDefault="006C67CE" w:rsidP="001460F0">
      <w:pPr>
        <w:jc w:val="center"/>
        <w:rPr>
          <w:b/>
        </w:rPr>
      </w:pPr>
      <w:r w:rsidRPr="006C67CE">
        <w:rPr>
          <w:b/>
        </w:rPr>
        <w:t>CUMPLIMIENTO DE REQUISITOS MOVIMIENTOS DE PERSONAL - COMISIONES DE SERVICIOS CON REMUNERACIÓN</w:t>
      </w:r>
    </w:p>
    <w:p w14:paraId="1E68164C" w14:textId="77777777" w:rsidR="006C67CE" w:rsidRDefault="006C67CE" w:rsidP="001460F0">
      <w:pPr>
        <w:jc w:val="center"/>
        <w:rPr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9"/>
        <w:gridCol w:w="314"/>
        <w:gridCol w:w="685"/>
        <w:gridCol w:w="1893"/>
        <w:gridCol w:w="891"/>
        <w:gridCol w:w="802"/>
        <w:gridCol w:w="715"/>
        <w:gridCol w:w="910"/>
        <w:gridCol w:w="675"/>
        <w:gridCol w:w="719"/>
        <w:gridCol w:w="836"/>
        <w:gridCol w:w="771"/>
        <w:gridCol w:w="660"/>
        <w:gridCol w:w="658"/>
        <w:gridCol w:w="661"/>
        <w:gridCol w:w="588"/>
        <w:gridCol w:w="778"/>
        <w:gridCol w:w="795"/>
      </w:tblGrid>
      <w:tr w:rsidR="006C67CE" w:rsidRPr="006C67CE" w14:paraId="665D8D23" w14:textId="77777777" w:rsidTr="006C67CE">
        <w:trPr>
          <w:trHeight w:val="300"/>
        </w:trPr>
        <w:tc>
          <w:tcPr>
            <w:tcW w:w="5000" w:type="pct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203764"/>
            <w:noWrap/>
            <w:vAlign w:val="center"/>
            <w:hideMark/>
          </w:tcPr>
          <w:p w14:paraId="068CE5EE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FFFFFF"/>
                <w:sz w:val="12"/>
                <w:szCs w:val="12"/>
                <w:lang w:val="es-EC" w:eastAsia="es-EC"/>
              </w:rPr>
              <w:t>INFORMACIÓN DE LA MUESTRA DE LAS COMISIONES DE SERVICIOS SIN REMUNERACIÓN</w:t>
            </w:r>
          </w:p>
        </w:tc>
      </w:tr>
      <w:tr w:rsidR="006C67CE" w:rsidRPr="006C67CE" w14:paraId="21123364" w14:textId="77777777" w:rsidTr="006C67CE">
        <w:trPr>
          <w:trHeight w:val="300"/>
        </w:trPr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2DFC61F7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AÑO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464709E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NO.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2E55016C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CÉDULA</w:t>
            </w:r>
          </w:p>
        </w:tc>
        <w:tc>
          <w:tcPr>
            <w:tcW w:w="57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0E245FC8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APELLIDOS Y NOMBRE</w:t>
            </w:r>
          </w:p>
        </w:tc>
        <w:tc>
          <w:tcPr>
            <w:tcW w:w="30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247B4371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DENOMINACIÓN DEL PUESTO</w:t>
            </w:r>
          </w:p>
        </w:tc>
        <w:tc>
          <w:tcPr>
            <w:tcW w:w="26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27D6F9FA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GRUPO OCUPACIONAL</w:t>
            </w:r>
          </w:p>
        </w:tc>
        <w:tc>
          <w:tcPr>
            <w:tcW w:w="44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D40C0E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MODALIDAD LABORAL</w:t>
            </w:r>
          </w:p>
        </w:tc>
        <w:tc>
          <w:tcPr>
            <w:tcW w:w="1659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38369E37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DOCUMENTOS HABILITANTES - INSTITUCIÓN</w:t>
            </w:r>
          </w:p>
        </w:tc>
        <w:tc>
          <w:tcPr>
            <w:tcW w:w="4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noWrap/>
            <w:vAlign w:val="center"/>
            <w:hideMark/>
          </w:tcPr>
          <w:p w14:paraId="22607488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DURACIÓN (MÁX 6 AÑOS)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696342F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LA UATH LLEVA UN REGISTRO DE LAS CSSR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200E1651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REGISTRO EN EL DISTRIBUTIVO</w:t>
            </w: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br/>
              <w:t>(SI/NO)</w:t>
            </w:r>
          </w:p>
        </w:tc>
        <w:tc>
          <w:tcPr>
            <w:tcW w:w="21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noWrap/>
            <w:vAlign w:val="center"/>
            <w:hideMark/>
          </w:tcPr>
          <w:p w14:paraId="577AE78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OBSERVACIÓN</w:t>
            </w:r>
          </w:p>
        </w:tc>
      </w:tr>
      <w:tr w:rsidR="006C67CE" w:rsidRPr="006C67CE" w14:paraId="39E70DE1" w14:textId="77777777" w:rsidTr="006C67CE">
        <w:trPr>
          <w:trHeight w:val="1125"/>
        </w:trPr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A4005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DE9B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8B2B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57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5C690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30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F6943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26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61F35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44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81570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67B33B7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REQUERIMIENTO O MOTIVACIÓN</w:t>
            </w: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br/>
              <w:t>(SI/NO)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6F7BDF00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INFORME FAVORABLE DE LA UATH</w:t>
            </w: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br/>
              <w:t>(SI/NO)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E26F603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ACEPTACIÓN POR ESCRITO DEL SERVIDOR</w:t>
            </w: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br/>
              <w:t>(SI/NO)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37B8CA66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AUTORIZACIÓN DE LA AUTORIDAD NOMINADORA</w:t>
            </w: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br/>
              <w:t xml:space="preserve">(SI/NO) 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473987E4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ACCIÓN DE PERSONAL DEL MOVIMIENTO</w:t>
            </w: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br/>
              <w:t>(SI/NO)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051F11B2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ACCIÓN DE PERSONAL DE REINTEGRO</w:t>
            </w: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br/>
              <w:t>(SI/NO)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13F6814E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DESDE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2CB442E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  <w:t>HASTA</w:t>
            </w:r>
          </w:p>
        </w:tc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039769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D49D57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  <w:tc>
          <w:tcPr>
            <w:tcW w:w="21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4F8BC" w14:textId="77777777" w:rsidR="006C67CE" w:rsidRPr="006C67CE" w:rsidRDefault="006C67CE" w:rsidP="006C67CE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</w:rPr>
            </w:pPr>
          </w:p>
        </w:tc>
      </w:tr>
      <w:tr w:rsidR="006C67CE" w:rsidRPr="006C67CE" w14:paraId="078191E8" w14:textId="77777777" w:rsidTr="006C67CE">
        <w:trPr>
          <w:trHeight w:val="645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00C3273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2022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1EF84B15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1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52E49" w14:textId="77777777" w:rsidR="006C67CE" w:rsidRPr="006C67CE" w:rsidRDefault="006C67CE" w:rsidP="006C67CE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1105009896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D6F33" w14:textId="77777777" w:rsidR="006C67CE" w:rsidRPr="006C67CE" w:rsidRDefault="006C67CE" w:rsidP="006C67CE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BUELE BANEGAS GIOVANNI ANDRES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328FD8B6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53798825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868DEF6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6A3E764E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94D80C0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2D512D9A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1E4F3D7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60F6EEBA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C313B3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07BACC63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243FA60B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38D1B0B0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auto"/>
            <w:noWrap/>
            <w:vAlign w:val="center"/>
            <w:hideMark/>
          </w:tcPr>
          <w:p w14:paraId="5F742EB8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vAlign w:val="center"/>
            <w:hideMark/>
          </w:tcPr>
          <w:p w14:paraId="0731406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La institución no remite los expedientes para la verificación de los movimientos.</w:t>
            </w:r>
          </w:p>
        </w:tc>
      </w:tr>
      <w:tr w:rsidR="006C67CE" w:rsidRPr="006C67CE" w14:paraId="312921A6" w14:textId="77777777" w:rsidTr="006C67CE">
        <w:trPr>
          <w:trHeight w:val="630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10C731D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2023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44D10184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2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40610" w14:textId="77777777" w:rsidR="006C67CE" w:rsidRPr="006C67CE" w:rsidRDefault="006C67CE" w:rsidP="006C67CE">
            <w:pPr>
              <w:rPr>
                <w:rFonts w:asciiTheme="minorHAnsi" w:hAnsiTheme="minorHAnsi" w:cstheme="minorHAnsi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sz w:val="12"/>
                <w:szCs w:val="12"/>
                <w:lang w:val="es-EC" w:eastAsia="es-EC"/>
              </w:rPr>
              <w:t>1205159088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956DF" w14:textId="77777777" w:rsidR="006C67CE" w:rsidRPr="006C67CE" w:rsidRDefault="006C67CE" w:rsidP="006C67CE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ESPARZA RIVERA VICENTE XAVIER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23E698A8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607B313B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11C9A38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15544DC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6F3FA920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8481E8B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01C8A652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09A159F4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0E04A808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63AF02D4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4C0C57FE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10988CAF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auto"/>
            <w:noWrap/>
            <w:vAlign w:val="center"/>
            <w:hideMark/>
          </w:tcPr>
          <w:p w14:paraId="4759CE25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64099" w14:textId="77777777" w:rsidR="006C67CE" w:rsidRPr="006C67CE" w:rsidRDefault="006C67CE" w:rsidP="006C67CE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</w:p>
        </w:tc>
      </w:tr>
      <w:tr w:rsidR="006C67CE" w:rsidRPr="006C67CE" w14:paraId="60CB823F" w14:textId="77777777" w:rsidTr="006C67CE">
        <w:trPr>
          <w:trHeight w:val="825"/>
        </w:trPr>
        <w:tc>
          <w:tcPr>
            <w:tcW w:w="2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11FC9EA5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2022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235EE268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3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067AE" w14:textId="77777777" w:rsidR="006C67CE" w:rsidRPr="006C67CE" w:rsidRDefault="006C67CE" w:rsidP="006C67CE">
            <w:pPr>
              <w:rPr>
                <w:rFonts w:asciiTheme="minorHAnsi" w:hAnsiTheme="minorHAnsi" w:cstheme="minorHAnsi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sz w:val="12"/>
                <w:szCs w:val="12"/>
                <w:lang w:val="es-EC" w:eastAsia="es-EC"/>
              </w:rPr>
              <w:t>706252137</w:t>
            </w:r>
          </w:p>
        </w:tc>
        <w:tc>
          <w:tcPr>
            <w:tcW w:w="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64505" w14:textId="77777777" w:rsidR="006C67CE" w:rsidRPr="006C67CE" w:rsidRDefault="006C67CE" w:rsidP="006C67CE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ESPINOZA ORDOÑEZ GENESIS JOHANNA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5029D3E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005737DB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2D06886E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6EAC9C75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6EFB1B14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324AC1BB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78F6F953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35C7CF8D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4D722B5D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2FF67224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1C85A360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auto"/>
            <w:noWrap/>
            <w:vAlign w:val="center"/>
            <w:hideMark/>
          </w:tcPr>
          <w:p w14:paraId="4DD95A9D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FFFFFF" w:fill="auto"/>
            <w:noWrap/>
            <w:vAlign w:val="center"/>
            <w:hideMark/>
          </w:tcPr>
          <w:p w14:paraId="2676107A" w14:textId="77777777" w:rsidR="006C67CE" w:rsidRPr="006C67CE" w:rsidRDefault="006C67CE" w:rsidP="006C67CE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  <w:r w:rsidRPr="006C67CE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  <w:t> </w:t>
            </w:r>
          </w:p>
        </w:tc>
        <w:tc>
          <w:tcPr>
            <w:tcW w:w="2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2F130" w14:textId="77777777" w:rsidR="006C67CE" w:rsidRPr="006C67CE" w:rsidRDefault="006C67CE" w:rsidP="006C67CE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</w:rPr>
            </w:pPr>
          </w:p>
        </w:tc>
      </w:tr>
    </w:tbl>
    <w:p w14:paraId="1A2C2A98" w14:textId="77777777" w:rsidR="006C67CE" w:rsidRDefault="006C67CE" w:rsidP="001460F0">
      <w:pPr>
        <w:jc w:val="center"/>
        <w:rPr>
          <w:b/>
        </w:rPr>
      </w:pPr>
    </w:p>
    <w:p w14:paraId="28913F37" w14:textId="77777777" w:rsidR="006C67CE" w:rsidRPr="00B43D51" w:rsidRDefault="006C67CE" w:rsidP="006C67CE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sz w:val="14"/>
          <w:szCs w:val="14"/>
        </w:rPr>
        <w:t>FUENTE:</w:t>
      </w:r>
      <w:r>
        <w:rPr>
          <w:rFonts w:asciiTheme="minorHAnsi" w:hAnsiTheme="minorHAnsi" w:cstheme="minorHAnsi"/>
          <w:b/>
          <w:sz w:val="14"/>
          <w:szCs w:val="14"/>
          <w:lang w:val="es-EC"/>
        </w:rPr>
        <w:t xml:space="preserve"> Coordinación Zonal 7 Salud</w:t>
      </w:r>
    </w:p>
    <w:p w14:paraId="6732F25A" w14:textId="77777777" w:rsidR="006C67CE" w:rsidRPr="00B43D51" w:rsidRDefault="006C67CE" w:rsidP="006C67CE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ELABORADO POR: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 xml:space="preserve">Dirección de  Gestión de Control del Servicio Público </w:t>
      </w:r>
    </w:p>
    <w:p w14:paraId="28884A94" w14:textId="77777777" w:rsidR="006C67CE" w:rsidRPr="00B43D51" w:rsidRDefault="006C67CE" w:rsidP="006C67CE">
      <w:pPr>
        <w:pStyle w:val="Prrafodelista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Theme="minorHAnsi" w:hAnsiTheme="minorHAnsi" w:cstheme="minorHAnsi"/>
          <w:bCs/>
          <w:color w:val="000000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FECHA DE CORTE: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>Marzo 2023</w:t>
      </w:r>
    </w:p>
    <w:p w14:paraId="2964FD08" w14:textId="77777777" w:rsidR="007B3C6B" w:rsidRDefault="007B3C6B" w:rsidP="001460F0">
      <w:pPr>
        <w:jc w:val="center"/>
        <w:rPr>
          <w:b/>
        </w:rPr>
      </w:pPr>
    </w:p>
    <w:p w14:paraId="224BD9B9" w14:textId="77777777" w:rsidR="007B3C6B" w:rsidRDefault="007B3C6B" w:rsidP="001460F0">
      <w:pPr>
        <w:jc w:val="center"/>
        <w:rPr>
          <w:b/>
        </w:rPr>
      </w:pPr>
    </w:p>
    <w:p w14:paraId="52EC626D" w14:textId="77777777" w:rsidR="007B3C6B" w:rsidRDefault="007B3C6B" w:rsidP="001460F0">
      <w:pPr>
        <w:jc w:val="center"/>
        <w:rPr>
          <w:b/>
        </w:rPr>
      </w:pPr>
    </w:p>
    <w:p w14:paraId="5188CFBB" w14:textId="77777777" w:rsidR="007B3C6B" w:rsidRDefault="007B3C6B" w:rsidP="001460F0">
      <w:pPr>
        <w:jc w:val="center"/>
        <w:rPr>
          <w:b/>
        </w:rPr>
      </w:pPr>
    </w:p>
    <w:p w14:paraId="08961480" w14:textId="77777777" w:rsidR="007B3C6B" w:rsidRDefault="007B3C6B" w:rsidP="001460F0">
      <w:pPr>
        <w:jc w:val="center"/>
        <w:rPr>
          <w:b/>
        </w:rPr>
      </w:pPr>
    </w:p>
    <w:p w14:paraId="009D24A2" w14:textId="77777777" w:rsidR="007B3C6B" w:rsidRDefault="007B3C6B" w:rsidP="001460F0">
      <w:pPr>
        <w:jc w:val="center"/>
        <w:rPr>
          <w:b/>
        </w:rPr>
      </w:pPr>
    </w:p>
    <w:p w14:paraId="2792FBD2" w14:textId="77777777" w:rsidR="007B3C6B" w:rsidDel="003D670A" w:rsidRDefault="007B3C6B" w:rsidP="001460F0">
      <w:pPr>
        <w:jc w:val="center"/>
        <w:rPr>
          <w:del w:id="419" w:author="María_Nole" w:date="2023-06-14T14:18:00Z"/>
          <w:b/>
        </w:rPr>
      </w:pPr>
      <w:bookmarkStart w:id="420" w:name="_GoBack"/>
      <w:bookmarkEnd w:id="420"/>
    </w:p>
    <w:p w14:paraId="4CD37E22" w14:textId="77777777" w:rsidR="007B3C6B" w:rsidDel="003D670A" w:rsidRDefault="007B3C6B" w:rsidP="001460F0">
      <w:pPr>
        <w:jc w:val="center"/>
        <w:rPr>
          <w:del w:id="421" w:author="María_Nole" w:date="2023-06-14T14:18:00Z"/>
          <w:b/>
        </w:rPr>
      </w:pPr>
    </w:p>
    <w:p w14:paraId="689AB155" w14:textId="77777777" w:rsidR="007B3C6B" w:rsidDel="003D670A" w:rsidRDefault="007B3C6B" w:rsidP="001460F0">
      <w:pPr>
        <w:jc w:val="center"/>
        <w:rPr>
          <w:del w:id="422" w:author="María_Nole" w:date="2023-06-14T14:18:00Z"/>
          <w:b/>
        </w:rPr>
      </w:pPr>
    </w:p>
    <w:p w14:paraId="1191FD46" w14:textId="77777777" w:rsidR="007B3C6B" w:rsidDel="003D670A" w:rsidRDefault="007B3C6B" w:rsidP="001460F0">
      <w:pPr>
        <w:jc w:val="center"/>
        <w:rPr>
          <w:del w:id="423" w:author="María_Nole" w:date="2023-06-14T14:18:00Z"/>
          <w:b/>
        </w:rPr>
      </w:pPr>
    </w:p>
    <w:p w14:paraId="28AE0F6B" w14:textId="77777777" w:rsidR="007B3C6B" w:rsidRDefault="007B3C6B" w:rsidP="003D670A">
      <w:pPr>
        <w:rPr>
          <w:b/>
        </w:rPr>
        <w:pPrChange w:id="424" w:author="María_Nole" w:date="2023-06-14T14:18:00Z">
          <w:pPr>
            <w:jc w:val="center"/>
          </w:pPr>
        </w:pPrChange>
      </w:pPr>
    </w:p>
    <w:p w14:paraId="38923D0F" w14:textId="77777777" w:rsidR="007B3C6B" w:rsidRDefault="007B3C6B" w:rsidP="001460F0">
      <w:pPr>
        <w:jc w:val="center"/>
        <w:rPr>
          <w:b/>
        </w:rPr>
      </w:pPr>
    </w:p>
    <w:p w14:paraId="5D3D4356" w14:textId="77777777" w:rsidR="007B3C6B" w:rsidRDefault="007B3C6B" w:rsidP="001460F0">
      <w:pPr>
        <w:jc w:val="center"/>
        <w:rPr>
          <w:b/>
        </w:rPr>
      </w:pPr>
    </w:p>
    <w:p w14:paraId="4D53B9E2" w14:textId="77777777" w:rsidR="007B3C6B" w:rsidRDefault="007B3C6B" w:rsidP="001460F0">
      <w:pPr>
        <w:jc w:val="center"/>
        <w:rPr>
          <w:b/>
        </w:rPr>
      </w:pPr>
    </w:p>
    <w:p w14:paraId="55FF9173" w14:textId="3AE23A23" w:rsidR="006C67CE" w:rsidRDefault="007B3C6B" w:rsidP="001460F0">
      <w:pPr>
        <w:jc w:val="center"/>
        <w:rPr>
          <w:b/>
        </w:rPr>
      </w:pPr>
      <w:r w:rsidRPr="007B3C6B">
        <w:rPr>
          <w:b/>
        </w:rPr>
        <w:t xml:space="preserve">INFORMACIÓN DE LA MUESTRA </w:t>
      </w:r>
      <w:r>
        <w:rPr>
          <w:b/>
        </w:rPr>
        <w:t>–</w:t>
      </w:r>
      <w:r w:rsidRPr="007B3C6B">
        <w:rPr>
          <w:b/>
        </w:rPr>
        <w:t xml:space="preserve"> SUBROGACIÓN</w:t>
      </w:r>
    </w:p>
    <w:p w14:paraId="0149382C" w14:textId="77777777" w:rsidR="007B3C6B" w:rsidRDefault="007B3C6B" w:rsidP="001460F0">
      <w:pPr>
        <w:jc w:val="center"/>
        <w:rPr>
          <w:b/>
        </w:rPr>
      </w:pPr>
    </w:p>
    <w:p w14:paraId="70FCB2D1" w14:textId="77777777" w:rsidR="007B3C6B" w:rsidRDefault="007B3C6B" w:rsidP="001460F0">
      <w:pPr>
        <w:jc w:val="center"/>
        <w:rPr>
          <w:b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8"/>
        <w:gridCol w:w="779"/>
        <w:gridCol w:w="951"/>
        <w:gridCol w:w="864"/>
        <w:gridCol w:w="1294"/>
        <w:gridCol w:w="1259"/>
        <w:gridCol w:w="1286"/>
        <w:gridCol w:w="858"/>
        <w:gridCol w:w="935"/>
        <w:gridCol w:w="1289"/>
        <w:gridCol w:w="825"/>
        <w:gridCol w:w="1237"/>
        <w:gridCol w:w="1355"/>
      </w:tblGrid>
      <w:tr w:rsidR="007B3C6B" w:rsidRPr="00F24E58" w14:paraId="482E20A7" w14:textId="77777777" w:rsidTr="007B3C6B">
        <w:trPr>
          <w:trHeight w:val="300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203764"/>
            <w:noWrap/>
            <w:vAlign w:val="center"/>
            <w:hideMark/>
          </w:tcPr>
          <w:p w14:paraId="6C4FB05F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12"/>
                <w:szCs w:val="12"/>
                <w:lang w:val="es-EC" w:eastAsia="es-EC"/>
                <w:rPrChange w:id="425" w:author="María_Nole" w:date="2023-06-14T14:18:00Z">
                  <w:rPr>
                    <w:rFonts w:ascii="Calibri" w:hAnsi="Calibri" w:cs="Calibri"/>
                    <w:b/>
                    <w:bCs/>
                    <w:color w:val="FFFFFF"/>
                    <w:sz w:val="22"/>
                    <w:szCs w:val="22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FFFFFF"/>
                <w:sz w:val="12"/>
                <w:szCs w:val="12"/>
                <w:lang w:val="es-EC" w:eastAsia="es-EC"/>
                <w:rPrChange w:id="426" w:author="María_Nole" w:date="2023-06-14T14:18:00Z">
                  <w:rPr>
                    <w:rFonts w:ascii="Calibri" w:hAnsi="Calibri" w:cs="Calibri"/>
                    <w:b/>
                    <w:bCs/>
                    <w:color w:val="FFFFFF"/>
                    <w:sz w:val="22"/>
                    <w:szCs w:val="22"/>
                    <w:lang w:val="es-EC" w:eastAsia="es-EC"/>
                  </w:rPr>
                </w:rPrChange>
              </w:rPr>
              <w:t>INFORMACIÓN DE LA MUESTRA - SUBROGACIÓN</w:t>
            </w:r>
          </w:p>
        </w:tc>
      </w:tr>
      <w:tr w:rsidR="007B3C6B" w:rsidRPr="00F24E58" w14:paraId="3EFBE006" w14:textId="77777777" w:rsidTr="007B3C6B">
        <w:trPr>
          <w:trHeight w:val="300"/>
        </w:trPr>
        <w:tc>
          <w:tcPr>
            <w:tcW w:w="2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2CA76F20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27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28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AÑO</w:t>
            </w:r>
          </w:p>
        </w:tc>
        <w:tc>
          <w:tcPr>
            <w:tcW w:w="28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2E5EEAE7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29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0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NO.</w:t>
            </w:r>
          </w:p>
        </w:tc>
        <w:tc>
          <w:tcPr>
            <w:tcW w:w="347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0A667650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1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2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CÉDULA</w:t>
            </w:r>
          </w:p>
        </w:tc>
        <w:tc>
          <w:tcPr>
            <w:tcW w:w="3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17D59F1A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3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4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APELLIDOS Y NOMBRES</w:t>
            </w:r>
          </w:p>
        </w:tc>
        <w:tc>
          <w:tcPr>
            <w:tcW w:w="472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9455938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5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6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MODALIDAD LABORAL</w:t>
            </w:r>
          </w:p>
        </w:tc>
        <w:tc>
          <w:tcPr>
            <w:tcW w:w="459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47CC30F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7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8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DENOMINACIÓN DEL PUESTO</w:t>
            </w:r>
          </w:p>
        </w:tc>
        <w:tc>
          <w:tcPr>
            <w:tcW w:w="1593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D9D9D9"/>
            <w:vAlign w:val="center"/>
            <w:hideMark/>
          </w:tcPr>
          <w:p w14:paraId="71541141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39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0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DOCUMENTOS HABILITANTES - INSTITUCIÓN</w:t>
            </w:r>
          </w:p>
        </w:tc>
        <w:tc>
          <w:tcPr>
            <w:tcW w:w="7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D9D9D9"/>
            <w:vAlign w:val="center"/>
            <w:hideMark/>
          </w:tcPr>
          <w:p w14:paraId="4126DFBA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1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2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REMUNERACIÓN</w:t>
            </w:r>
          </w:p>
        </w:tc>
        <w:tc>
          <w:tcPr>
            <w:tcW w:w="4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0B61B8D1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3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4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OBSERVACIÓN</w:t>
            </w:r>
          </w:p>
        </w:tc>
      </w:tr>
      <w:tr w:rsidR="007B3C6B" w:rsidRPr="00F24E58" w14:paraId="45DFBC5C" w14:textId="77777777" w:rsidTr="007B3C6B">
        <w:trPr>
          <w:trHeight w:val="1800"/>
        </w:trPr>
        <w:tc>
          <w:tcPr>
            <w:tcW w:w="2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E2590" w14:textId="77777777" w:rsidR="007B3C6B" w:rsidRPr="00F24E58" w:rsidRDefault="007B3C6B" w:rsidP="007B3C6B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5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28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3E7EC" w14:textId="77777777" w:rsidR="007B3C6B" w:rsidRPr="00F24E58" w:rsidRDefault="007B3C6B" w:rsidP="007B3C6B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6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347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4FDB6" w14:textId="77777777" w:rsidR="007B3C6B" w:rsidRPr="00F24E58" w:rsidRDefault="007B3C6B" w:rsidP="007B3C6B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7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3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5F2B4" w14:textId="77777777" w:rsidR="007B3C6B" w:rsidRPr="00F24E58" w:rsidRDefault="007B3C6B" w:rsidP="007B3C6B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8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472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CCE17" w14:textId="77777777" w:rsidR="007B3C6B" w:rsidRPr="00F24E58" w:rsidRDefault="007B3C6B" w:rsidP="007B3C6B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49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459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1B1501" w14:textId="77777777" w:rsidR="007B3C6B" w:rsidRPr="00F24E58" w:rsidRDefault="007B3C6B" w:rsidP="007B3C6B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0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7201C098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1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2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MOTIVACIÓN O REQUERIMIENTO</w:t>
            </w: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3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br/>
              <w:t>(SI/NO)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48468360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4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5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MOTIVO DE LA AUSENCIA DEL TT DE LA PARTIDA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542AD2F7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6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7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INFORME FAVORABLE DE LA UATH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09EC2673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8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59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ACCIÓN DE PERSONAL DE SUBROGACIÓN</w:t>
            </w: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60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br/>
              <w:t>MOTIVACIÓN O REQUERIMIENTO</w:t>
            </w: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61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br/>
              <w:t>(SI/NO)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438BBFA7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62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63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REGISTRO NOVEDAD IESS (SI/NO)</w:t>
            </w:r>
          </w:p>
        </w:tc>
        <w:tc>
          <w:tcPr>
            <w:tcW w:w="451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FFFFFF" w:fill="D9D9D9"/>
            <w:vAlign w:val="center"/>
            <w:hideMark/>
          </w:tcPr>
          <w:p w14:paraId="63443425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64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65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PAGO DE DIFERENCIA REMUNERATIVA (SI/NO)</w:t>
            </w:r>
          </w:p>
        </w:tc>
        <w:tc>
          <w:tcPr>
            <w:tcW w:w="4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15E69" w14:textId="77777777" w:rsidR="007B3C6B" w:rsidRPr="00F24E58" w:rsidRDefault="007B3C6B" w:rsidP="007B3C6B">
            <w:pPr>
              <w:rPr>
                <w:rFonts w:asciiTheme="minorHAnsi" w:hAnsiTheme="minorHAnsi" w:cstheme="minorHAnsi"/>
                <w:b/>
                <w:bCs/>
                <w:color w:val="000000"/>
                <w:sz w:val="12"/>
                <w:szCs w:val="12"/>
                <w:lang w:val="es-EC" w:eastAsia="es-EC"/>
                <w:rPrChange w:id="466" w:author="María_Nole" w:date="2023-06-14T14:18:00Z">
                  <w:rPr>
                    <w:rFonts w:ascii="Calibri" w:hAnsi="Calibr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</w:tr>
      <w:tr w:rsidR="007B3C6B" w:rsidRPr="00F24E58" w14:paraId="2E301171" w14:textId="77777777" w:rsidTr="007B3C6B">
        <w:trPr>
          <w:trHeight w:val="1800"/>
        </w:trPr>
        <w:tc>
          <w:tcPr>
            <w:tcW w:w="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49E393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67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68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2021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C4330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69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0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1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A5889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1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2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1103213227</w:t>
            </w: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36046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3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4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CUEVA TUTILLO JHULIANA ELIZABETH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06D15BD6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5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6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NOMBRAMIENTO DE PROVICIONAL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8BCE4B4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7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8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ESPECIALISTA ZONAL DE CONTROL TECNICO MEDICO 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9E9D90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79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0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NO TIENE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0F84C9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1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2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660D62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3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4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11C0D8A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5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6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SI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405606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7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8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4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311DCA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89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0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493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1650A0A8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1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2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En el expediente remitido por la Institución no se puede verificar los documentos habilitantes como lo son Motivación, </w:t>
            </w:r>
            <w:proofErr w:type="spellStart"/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3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requetimiento</w:t>
            </w:r>
            <w:proofErr w:type="spellEnd"/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4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, informe favorable, ni cambio de remuneraciones en el </w:t>
            </w:r>
            <w:proofErr w:type="spellStart"/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5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Iess</w:t>
            </w:r>
            <w:proofErr w:type="spellEnd"/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6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.</w:t>
            </w:r>
          </w:p>
        </w:tc>
      </w:tr>
      <w:tr w:rsidR="007B3C6B" w:rsidRPr="00F24E58" w14:paraId="3A7A4F83" w14:textId="77777777" w:rsidTr="007B3C6B">
        <w:trPr>
          <w:trHeight w:val="675"/>
        </w:trPr>
        <w:tc>
          <w:tcPr>
            <w:tcW w:w="28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19EFAD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7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8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2022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C683C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499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0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2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79BF7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1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2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1103213227</w:t>
            </w:r>
          </w:p>
        </w:tc>
        <w:tc>
          <w:tcPr>
            <w:tcW w:w="3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7283A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3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4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CUEVA TUTILLO JHULIANA ELIZABETH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4CEF637" w14:textId="77777777" w:rsidR="007B3C6B" w:rsidRPr="00F24E58" w:rsidRDefault="007B3C6B" w:rsidP="007B3C6B">
            <w:pPr>
              <w:jc w:val="center"/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5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6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NOMBRAMIENTO DE PROVICIONAL</w:t>
            </w:r>
          </w:p>
        </w:tc>
        <w:tc>
          <w:tcPr>
            <w:tcW w:w="4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32C857DA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7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8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ESPECIALISTA ZONAL DE CONTROL TECNICO MEDICO 1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DF0A31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09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0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NO TIENE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96E0A3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1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2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34C5D9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3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4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4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97009A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5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6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>SI</w:t>
            </w:r>
          </w:p>
        </w:tc>
        <w:tc>
          <w:tcPr>
            <w:tcW w:w="3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EFF0DEF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7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8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4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C63235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19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  <w:r w:rsidRPr="00F24E58"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20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  <w:t xml:space="preserve">NO TIENE </w:t>
            </w:r>
          </w:p>
        </w:tc>
        <w:tc>
          <w:tcPr>
            <w:tcW w:w="493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117C8" w14:textId="77777777" w:rsidR="007B3C6B" w:rsidRPr="00F24E58" w:rsidRDefault="007B3C6B" w:rsidP="007B3C6B">
            <w:pPr>
              <w:rPr>
                <w:rFonts w:asciiTheme="minorHAnsi" w:hAnsiTheme="minorHAnsi" w:cstheme="minorHAnsi"/>
                <w:color w:val="000000"/>
                <w:sz w:val="12"/>
                <w:szCs w:val="12"/>
                <w:lang w:val="es-EC" w:eastAsia="es-EC"/>
                <w:rPrChange w:id="521" w:author="María_Nole" w:date="2023-06-14T14:18:00Z">
                  <w:rPr>
                    <w:rFonts w:ascii="Calibri" w:hAnsi="Calibri" w:cs="Calibri"/>
                    <w:color w:val="000000"/>
                    <w:sz w:val="16"/>
                    <w:szCs w:val="16"/>
                    <w:lang w:val="es-EC" w:eastAsia="es-EC"/>
                  </w:rPr>
                </w:rPrChange>
              </w:rPr>
            </w:pPr>
          </w:p>
        </w:tc>
      </w:tr>
    </w:tbl>
    <w:p w14:paraId="0146E87B" w14:textId="77777777" w:rsidR="007B3C6B" w:rsidRPr="00B43D51" w:rsidRDefault="007B3C6B" w:rsidP="007B3C6B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sz w:val="14"/>
          <w:szCs w:val="14"/>
        </w:rPr>
        <w:t>FUENTE:</w:t>
      </w:r>
      <w:r>
        <w:rPr>
          <w:rFonts w:asciiTheme="minorHAnsi" w:hAnsiTheme="minorHAnsi" w:cstheme="minorHAnsi"/>
          <w:b/>
          <w:sz w:val="14"/>
          <w:szCs w:val="14"/>
          <w:lang w:val="es-EC"/>
        </w:rPr>
        <w:t xml:space="preserve"> Coordinación Zonal 7 Salud</w:t>
      </w:r>
    </w:p>
    <w:p w14:paraId="18515602" w14:textId="77777777" w:rsidR="007B3C6B" w:rsidRPr="00B43D51" w:rsidRDefault="007B3C6B" w:rsidP="007B3C6B">
      <w:pPr>
        <w:pStyle w:val="Prrafodelista"/>
        <w:tabs>
          <w:tab w:val="left" w:pos="284"/>
          <w:tab w:val="left" w:pos="426"/>
        </w:tabs>
        <w:spacing w:after="0" w:line="240" w:lineRule="auto"/>
        <w:ind w:left="0"/>
        <w:jc w:val="both"/>
        <w:rPr>
          <w:rFonts w:asciiTheme="minorHAnsi" w:hAnsiTheme="minorHAnsi" w:cstheme="minorHAnsi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ELABORADO POR: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 xml:space="preserve">Dirección de  Gestión de Control del Servicio Público </w:t>
      </w:r>
    </w:p>
    <w:p w14:paraId="035D3B5C" w14:textId="77777777" w:rsidR="007B3C6B" w:rsidRPr="00B43D51" w:rsidRDefault="007B3C6B" w:rsidP="007B3C6B">
      <w:pPr>
        <w:pStyle w:val="Prrafodelista"/>
        <w:tabs>
          <w:tab w:val="left" w:pos="284"/>
          <w:tab w:val="left" w:pos="426"/>
          <w:tab w:val="left" w:pos="567"/>
        </w:tabs>
        <w:spacing w:after="0" w:line="240" w:lineRule="auto"/>
        <w:ind w:left="0"/>
        <w:jc w:val="both"/>
        <w:rPr>
          <w:rFonts w:asciiTheme="minorHAnsi" w:hAnsiTheme="minorHAnsi" w:cstheme="minorHAnsi"/>
          <w:bCs/>
          <w:color w:val="000000"/>
          <w:sz w:val="14"/>
          <w:szCs w:val="14"/>
          <w:lang w:val="es-EC"/>
        </w:rPr>
      </w:pPr>
      <w:r w:rsidRPr="00AC1E75">
        <w:rPr>
          <w:rFonts w:asciiTheme="minorHAnsi" w:hAnsiTheme="minorHAnsi" w:cstheme="minorHAnsi"/>
          <w:b/>
          <w:bCs/>
          <w:color w:val="000000"/>
          <w:sz w:val="14"/>
          <w:szCs w:val="14"/>
        </w:rPr>
        <w:t xml:space="preserve">FECHA DE CORTE: </w:t>
      </w:r>
      <w:r>
        <w:rPr>
          <w:rFonts w:asciiTheme="minorHAnsi" w:hAnsiTheme="minorHAnsi" w:cstheme="minorHAnsi"/>
          <w:b/>
          <w:bCs/>
          <w:color w:val="000000"/>
          <w:sz w:val="14"/>
          <w:szCs w:val="14"/>
          <w:lang w:val="es-EC"/>
        </w:rPr>
        <w:t>Marzo 2023</w:t>
      </w:r>
    </w:p>
    <w:p w14:paraId="7E7E7E4A" w14:textId="77777777" w:rsidR="007B3C6B" w:rsidRPr="001460F0" w:rsidRDefault="007B3C6B" w:rsidP="001460F0">
      <w:pPr>
        <w:jc w:val="center"/>
        <w:rPr>
          <w:b/>
        </w:rPr>
      </w:pPr>
    </w:p>
    <w:sectPr w:rsidR="007B3C6B" w:rsidRPr="001460F0" w:rsidSect="001460F0">
      <w:pgSz w:w="16838" w:h="11906" w:orient="landscape"/>
      <w:pgMar w:top="1701" w:right="1701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813539" w14:textId="77777777" w:rsidR="00131E91" w:rsidRDefault="00131E91" w:rsidP="00140559">
      <w:r>
        <w:separator/>
      </w:r>
    </w:p>
  </w:endnote>
  <w:endnote w:type="continuationSeparator" w:id="0">
    <w:p w14:paraId="697BD545" w14:textId="77777777" w:rsidR="00131E91" w:rsidRDefault="00131E91" w:rsidP="00140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9DEDA3" w14:textId="77777777" w:rsidR="00131E91" w:rsidRDefault="00131E91" w:rsidP="00140559">
      <w:r>
        <w:separator/>
      </w:r>
    </w:p>
  </w:footnote>
  <w:footnote w:type="continuationSeparator" w:id="0">
    <w:p w14:paraId="5E831A97" w14:textId="77777777" w:rsidR="00131E91" w:rsidRDefault="00131E91" w:rsidP="001405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F08F7A" w14:textId="67C50C1E" w:rsidR="00140559" w:rsidRDefault="00131E91">
    <w:pPr>
      <w:pStyle w:val="Encabezado"/>
    </w:pPr>
    <w:r>
      <w:rPr>
        <w:noProof/>
      </w:rPr>
      <w:pict w14:anchorId="0D6ED3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4" o:spid="_x0000_s2056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364FE6" w14:textId="6FAA73B2" w:rsidR="00140559" w:rsidRDefault="00131E91">
    <w:pPr>
      <w:pStyle w:val="Encabezado"/>
    </w:pPr>
    <w:r>
      <w:rPr>
        <w:noProof/>
      </w:rPr>
      <w:pict w14:anchorId="792557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5" o:spid="_x0000_s2057" type="#_x0000_t75" style="position:absolute;margin-left:-85.25pt;margin-top:-85.2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A8364A" w14:textId="58D1D9DE" w:rsidR="00140559" w:rsidRDefault="00131E91">
    <w:pPr>
      <w:pStyle w:val="Encabezado"/>
    </w:pPr>
    <w:r>
      <w:rPr>
        <w:noProof/>
      </w:rPr>
      <w:pict w14:anchorId="05A00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678343" o:spid="_x0000_s2055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ría_Nole">
    <w15:presenceInfo w15:providerId="None" w15:userId="María_Nol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trackRevisions/>
  <w:defaultTabStop w:val="708"/>
  <w:hyphenationZone w:val="425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559"/>
    <w:rsid w:val="00084375"/>
    <w:rsid w:val="00131E91"/>
    <w:rsid w:val="00140559"/>
    <w:rsid w:val="001460F0"/>
    <w:rsid w:val="00171415"/>
    <w:rsid w:val="003D670A"/>
    <w:rsid w:val="004E018E"/>
    <w:rsid w:val="00693105"/>
    <w:rsid w:val="006C67CE"/>
    <w:rsid w:val="007700A2"/>
    <w:rsid w:val="007B3C6B"/>
    <w:rsid w:val="00834430"/>
    <w:rsid w:val="008A51D6"/>
    <w:rsid w:val="008D234C"/>
    <w:rsid w:val="00B804C2"/>
    <w:rsid w:val="00BC3F34"/>
    <w:rsid w:val="00C13F3E"/>
    <w:rsid w:val="00CA7384"/>
    <w:rsid w:val="00CF7D28"/>
    <w:rsid w:val="00D57535"/>
    <w:rsid w:val="00EB4D59"/>
    <w:rsid w:val="00F24E58"/>
    <w:rsid w:val="00F6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,"/>
  <w:listSeparator w:val=";"/>
  <w14:docId w14:val="0382113B"/>
  <w15:chartTrackingRefBased/>
  <w15:docId w15:val="{9947E8B3-8497-48ED-8B9A-6D0580A97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3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055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140559"/>
  </w:style>
  <w:style w:type="paragraph" w:styleId="Piedepgina">
    <w:name w:val="footer"/>
    <w:basedOn w:val="Normal"/>
    <w:link w:val="PiedepginaCar"/>
    <w:uiPriority w:val="99"/>
    <w:unhideWhenUsed/>
    <w:rsid w:val="0014055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40559"/>
  </w:style>
  <w:style w:type="paragraph" w:styleId="Sinespaciado">
    <w:name w:val="No Spacing"/>
    <w:uiPriority w:val="1"/>
    <w:qFormat/>
    <w:rsid w:val="0069310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693105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693105"/>
    <w:rPr>
      <w:color w:val="605E5C"/>
      <w:shd w:val="clear" w:color="auto" w:fill="E1DFDD"/>
    </w:r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8D234C"/>
    <w:pPr>
      <w:suppressAutoHyphens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x-none" w:eastAsia="ar-SA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8D234C"/>
    <w:rPr>
      <w:rFonts w:ascii="Calibri" w:eastAsia="Calibri" w:hAnsi="Calibri" w:cs="Times New Roman"/>
      <w:lang w:val="x-none" w:eastAsia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7D2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7D2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746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 Martínez</dc:creator>
  <cp:keywords/>
  <dc:description/>
  <cp:lastModifiedBy>María_Nole</cp:lastModifiedBy>
  <cp:revision>5</cp:revision>
  <dcterms:created xsi:type="dcterms:W3CDTF">2023-06-14T19:14:00Z</dcterms:created>
  <dcterms:modified xsi:type="dcterms:W3CDTF">2023-06-14T19:18:00Z</dcterms:modified>
</cp:coreProperties>
</file>